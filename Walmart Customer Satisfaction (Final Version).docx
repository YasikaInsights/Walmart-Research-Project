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64F1D" w14:textId="77777777" w:rsidR="00C1572E" w:rsidRPr="00EB42BE" w:rsidRDefault="00C1572E" w:rsidP="00C1572E">
      <w:pPr>
        <w:spacing w:line="240" w:lineRule="auto"/>
        <w:jc w:val="center"/>
        <w:rPr>
          <w:rFonts w:ascii="Arial" w:eastAsia="Arial" w:hAnsi="Arial" w:cs="Arial"/>
          <w:b/>
        </w:rPr>
      </w:pPr>
    </w:p>
    <w:p w14:paraId="37E5C143" w14:textId="77777777" w:rsidR="00C1572E" w:rsidRPr="00EB42BE" w:rsidRDefault="00C1572E" w:rsidP="00C1572E">
      <w:pPr>
        <w:spacing w:line="240" w:lineRule="auto"/>
        <w:jc w:val="center"/>
        <w:rPr>
          <w:rFonts w:ascii="Arial" w:eastAsia="Arial" w:hAnsi="Arial" w:cs="Arial"/>
        </w:rPr>
      </w:pPr>
    </w:p>
    <w:p w14:paraId="0433FAE1" w14:textId="77777777" w:rsidR="00C1572E" w:rsidRPr="00EB42BE" w:rsidRDefault="00C1572E" w:rsidP="00C1572E">
      <w:pPr>
        <w:spacing w:line="240" w:lineRule="auto"/>
        <w:rPr>
          <w:rFonts w:ascii="Arial" w:eastAsia="Arial" w:hAnsi="Arial" w:cs="Arial"/>
        </w:rPr>
      </w:pPr>
    </w:p>
    <w:p w14:paraId="592C423C" w14:textId="77777777" w:rsidR="00C1572E" w:rsidRPr="00EB42BE" w:rsidRDefault="00C1572E" w:rsidP="00C1572E">
      <w:pPr>
        <w:pStyle w:val="Heading2"/>
        <w:spacing w:line="240" w:lineRule="auto"/>
        <w:rPr>
          <w:rFonts w:ascii="Arial" w:eastAsia="Arial" w:hAnsi="Arial" w:cs="Arial"/>
          <w:b/>
          <w:sz w:val="22"/>
          <w:szCs w:val="22"/>
        </w:rPr>
      </w:pPr>
    </w:p>
    <w:p w14:paraId="11F5CFFE" w14:textId="77777777" w:rsidR="00C1572E" w:rsidRPr="00EB42BE" w:rsidRDefault="00C1572E" w:rsidP="00C1572E">
      <w:pPr>
        <w:pStyle w:val="Heading2"/>
        <w:spacing w:line="240" w:lineRule="auto"/>
        <w:rPr>
          <w:rFonts w:ascii="Arial" w:eastAsia="Arial" w:hAnsi="Arial" w:cs="Arial"/>
          <w:b/>
          <w:sz w:val="22"/>
          <w:szCs w:val="22"/>
        </w:rPr>
      </w:pPr>
    </w:p>
    <w:p w14:paraId="1E38EEBC" w14:textId="77777777" w:rsidR="00C1572E" w:rsidRPr="00EB42BE" w:rsidRDefault="00C1572E" w:rsidP="00C1572E">
      <w:pPr>
        <w:pStyle w:val="Heading2"/>
        <w:spacing w:line="240" w:lineRule="auto"/>
        <w:rPr>
          <w:rFonts w:ascii="Arial" w:eastAsia="Arial" w:hAnsi="Arial" w:cs="Arial"/>
          <w:b/>
          <w:sz w:val="22"/>
          <w:szCs w:val="22"/>
        </w:rPr>
      </w:pPr>
    </w:p>
    <w:p w14:paraId="092B6343" w14:textId="77777777" w:rsidR="00C1572E" w:rsidRPr="00EB42BE" w:rsidRDefault="00C1572E" w:rsidP="00C1572E">
      <w:pPr>
        <w:pStyle w:val="Heading2"/>
        <w:spacing w:line="240" w:lineRule="auto"/>
        <w:rPr>
          <w:rFonts w:ascii="Arial" w:eastAsia="Arial" w:hAnsi="Arial" w:cs="Arial"/>
          <w:b/>
          <w:sz w:val="28"/>
          <w:szCs w:val="28"/>
        </w:rPr>
      </w:pPr>
      <w:r w:rsidRPr="00EB42BE">
        <w:rPr>
          <w:rFonts w:ascii="Arial" w:eastAsia="Arial" w:hAnsi="Arial" w:cs="Arial"/>
          <w:b/>
          <w:sz w:val="28"/>
          <w:szCs w:val="28"/>
        </w:rPr>
        <w:t>Walmart's Overall Customer Satisfaction</w:t>
      </w:r>
    </w:p>
    <w:p w14:paraId="608BC752" w14:textId="77777777" w:rsidR="00C1572E" w:rsidRPr="00EB42BE" w:rsidRDefault="00C1572E" w:rsidP="00C1572E">
      <w:pPr>
        <w:spacing w:line="240" w:lineRule="auto"/>
        <w:jc w:val="center"/>
        <w:rPr>
          <w:rFonts w:ascii="Arial" w:eastAsia="Arial" w:hAnsi="Arial" w:cs="Arial"/>
        </w:rPr>
      </w:pPr>
    </w:p>
    <w:p w14:paraId="6D6A87A7" w14:textId="77777777" w:rsidR="00C1572E" w:rsidRPr="00EB42BE" w:rsidRDefault="00C1572E" w:rsidP="00C1572E">
      <w:pPr>
        <w:spacing w:line="240" w:lineRule="auto"/>
        <w:rPr>
          <w:rFonts w:ascii="Arial" w:eastAsia="Arial" w:hAnsi="Arial" w:cs="Arial"/>
        </w:rPr>
      </w:pPr>
    </w:p>
    <w:p w14:paraId="2AE2FCF8" w14:textId="77777777" w:rsidR="00C1572E" w:rsidRPr="00EB42BE" w:rsidRDefault="00C1572E" w:rsidP="00C1572E">
      <w:pPr>
        <w:spacing w:line="240" w:lineRule="auto"/>
        <w:jc w:val="center"/>
        <w:rPr>
          <w:rFonts w:ascii="Arial" w:eastAsia="Arial" w:hAnsi="Arial" w:cs="Arial"/>
        </w:rPr>
      </w:pPr>
    </w:p>
    <w:p w14:paraId="610F6DC4" w14:textId="77777777" w:rsidR="00C1572E" w:rsidRPr="00EB42BE" w:rsidRDefault="00C1572E" w:rsidP="00C1572E">
      <w:pPr>
        <w:spacing w:line="240" w:lineRule="auto"/>
        <w:jc w:val="center"/>
        <w:rPr>
          <w:rFonts w:ascii="Arial" w:eastAsia="Arial" w:hAnsi="Arial" w:cs="Arial"/>
        </w:rPr>
      </w:pPr>
      <w:r w:rsidRPr="00EB42BE">
        <w:rPr>
          <w:rFonts w:ascii="Arial" w:eastAsia="Arial" w:hAnsi="Arial" w:cs="Arial"/>
        </w:rPr>
        <w:t>Alyssa Bennett</w:t>
      </w:r>
    </w:p>
    <w:p w14:paraId="27F2D078" w14:textId="77777777" w:rsidR="00C1572E" w:rsidRPr="00EB42BE" w:rsidRDefault="00C1572E" w:rsidP="00C1572E">
      <w:pPr>
        <w:spacing w:line="240" w:lineRule="auto"/>
        <w:jc w:val="center"/>
        <w:rPr>
          <w:rFonts w:ascii="Arial" w:eastAsia="Arial" w:hAnsi="Arial" w:cs="Arial"/>
        </w:rPr>
      </w:pPr>
      <w:r w:rsidRPr="00EB42BE">
        <w:rPr>
          <w:rFonts w:ascii="Arial" w:eastAsia="Arial" w:hAnsi="Arial" w:cs="Arial"/>
        </w:rPr>
        <w:t>Phoenix Nguyen</w:t>
      </w:r>
    </w:p>
    <w:p w14:paraId="29346463" w14:textId="77777777" w:rsidR="00C1572E" w:rsidRPr="00EB42BE" w:rsidRDefault="00C1572E" w:rsidP="00C1572E">
      <w:pPr>
        <w:spacing w:line="240" w:lineRule="auto"/>
        <w:jc w:val="center"/>
        <w:rPr>
          <w:rFonts w:ascii="Arial" w:eastAsia="Arial" w:hAnsi="Arial" w:cs="Arial"/>
        </w:rPr>
      </w:pPr>
      <w:r w:rsidRPr="00EB42BE">
        <w:rPr>
          <w:rFonts w:ascii="Arial" w:eastAsia="Arial" w:hAnsi="Arial" w:cs="Arial"/>
        </w:rPr>
        <w:t>Zainab Olaowo</w:t>
      </w:r>
    </w:p>
    <w:p w14:paraId="59FBE6CE" w14:textId="77777777" w:rsidR="00C1572E" w:rsidRPr="00EB42BE" w:rsidRDefault="00C1572E" w:rsidP="00C1572E">
      <w:pPr>
        <w:spacing w:line="240" w:lineRule="auto"/>
        <w:jc w:val="center"/>
        <w:rPr>
          <w:rFonts w:ascii="Arial" w:eastAsia="Arial" w:hAnsi="Arial" w:cs="Arial"/>
        </w:rPr>
      </w:pPr>
      <w:r w:rsidRPr="00EB42BE">
        <w:rPr>
          <w:rFonts w:ascii="Arial" w:eastAsia="Arial" w:hAnsi="Arial" w:cs="Arial"/>
        </w:rPr>
        <w:t>Paul Taiwo Onyekwuluje</w:t>
      </w:r>
    </w:p>
    <w:p w14:paraId="2FD2598F" w14:textId="77777777" w:rsidR="00C1572E" w:rsidRPr="00EB42BE" w:rsidRDefault="00C1572E" w:rsidP="00C1572E">
      <w:pPr>
        <w:spacing w:line="240" w:lineRule="auto"/>
        <w:jc w:val="center"/>
        <w:rPr>
          <w:rFonts w:ascii="Arial" w:eastAsia="Arial" w:hAnsi="Arial" w:cs="Arial"/>
        </w:rPr>
      </w:pPr>
      <w:r w:rsidRPr="00EB42BE">
        <w:rPr>
          <w:rFonts w:ascii="Arial" w:eastAsia="Arial" w:hAnsi="Arial" w:cs="Arial"/>
        </w:rPr>
        <w:t>Michael Oppong</w:t>
      </w:r>
    </w:p>
    <w:p w14:paraId="33C28BEE" w14:textId="77777777" w:rsidR="00C1572E" w:rsidRPr="00EB42BE" w:rsidRDefault="00C1572E" w:rsidP="00C1572E">
      <w:pPr>
        <w:spacing w:line="240" w:lineRule="auto"/>
        <w:jc w:val="center"/>
        <w:rPr>
          <w:rFonts w:ascii="Arial" w:eastAsia="Arial" w:hAnsi="Arial" w:cs="Arial"/>
        </w:rPr>
      </w:pPr>
      <w:r w:rsidRPr="00EB42BE">
        <w:rPr>
          <w:rFonts w:ascii="Arial" w:eastAsia="Arial" w:hAnsi="Arial" w:cs="Arial"/>
        </w:rPr>
        <w:t>Caitlin Pirkle</w:t>
      </w:r>
    </w:p>
    <w:p w14:paraId="497F0027" w14:textId="77777777" w:rsidR="00C1572E" w:rsidRPr="00EB42BE" w:rsidRDefault="00C1572E" w:rsidP="00C1572E">
      <w:pPr>
        <w:spacing w:line="240" w:lineRule="auto"/>
        <w:jc w:val="center"/>
        <w:rPr>
          <w:rFonts w:ascii="Arial" w:eastAsia="Arial" w:hAnsi="Arial" w:cs="Arial"/>
        </w:rPr>
      </w:pPr>
      <w:r w:rsidRPr="00EB42BE">
        <w:rPr>
          <w:rFonts w:ascii="Arial" w:eastAsia="Arial" w:hAnsi="Arial" w:cs="Arial"/>
        </w:rPr>
        <w:t>Nathan Powell</w:t>
      </w:r>
    </w:p>
    <w:p w14:paraId="2835B814" w14:textId="77777777" w:rsidR="00C1572E" w:rsidRPr="00EB42BE" w:rsidRDefault="00C1572E" w:rsidP="00C1572E">
      <w:pPr>
        <w:spacing w:line="240" w:lineRule="auto"/>
        <w:jc w:val="center"/>
        <w:rPr>
          <w:rFonts w:ascii="Arial" w:eastAsia="Arial" w:hAnsi="Arial" w:cs="Arial"/>
        </w:rPr>
      </w:pPr>
      <w:r w:rsidRPr="00EB42BE">
        <w:rPr>
          <w:rFonts w:ascii="Arial" w:eastAsia="Arial" w:hAnsi="Arial" w:cs="Arial"/>
        </w:rPr>
        <w:t>Keino Robinson II</w:t>
      </w:r>
    </w:p>
    <w:p w14:paraId="2FE39DED" w14:textId="77777777" w:rsidR="00C1572E" w:rsidRPr="00EB42BE" w:rsidRDefault="00C1572E" w:rsidP="00C1572E">
      <w:pPr>
        <w:spacing w:line="240" w:lineRule="auto"/>
        <w:jc w:val="center"/>
        <w:rPr>
          <w:rFonts w:ascii="Arial" w:eastAsia="Arial" w:hAnsi="Arial" w:cs="Arial"/>
        </w:rPr>
      </w:pPr>
      <w:r w:rsidRPr="00EB42BE">
        <w:rPr>
          <w:rFonts w:ascii="Arial" w:eastAsia="Arial" w:hAnsi="Arial" w:cs="Arial"/>
        </w:rPr>
        <w:t>Ryan Sammon</w:t>
      </w:r>
    </w:p>
    <w:p w14:paraId="4A2E4B96" w14:textId="77777777" w:rsidR="00C1572E" w:rsidRPr="00EB42BE" w:rsidRDefault="00C1572E" w:rsidP="00C1572E">
      <w:pPr>
        <w:spacing w:line="240" w:lineRule="auto"/>
        <w:jc w:val="center"/>
        <w:rPr>
          <w:rFonts w:ascii="Arial" w:eastAsia="Arial" w:hAnsi="Arial" w:cs="Arial"/>
        </w:rPr>
      </w:pPr>
      <w:r w:rsidRPr="00EB42BE">
        <w:rPr>
          <w:rFonts w:ascii="Arial" w:eastAsia="Arial" w:hAnsi="Arial" w:cs="Arial"/>
        </w:rPr>
        <w:t>Yasika Sawant</w:t>
      </w:r>
    </w:p>
    <w:p w14:paraId="6D16A610" w14:textId="77777777" w:rsidR="00C1572E" w:rsidRPr="00EB42BE" w:rsidRDefault="00C1572E" w:rsidP="00C1572E">
      <w:pPr>
        <w:spacing w:line="240" w:lineRule="auto"/>
        <w:jc w:val="center"/>
        <w:rPr>
          <w:rFonts w:ascii="Arial" w:eastAsia="Arial" w:hAnsi="Arial" w:cs="Arial"/>
        </w:rPr>
      </w:pPr>
      <w:r w:rsidRPr="00EB42BE">
        <w:rPr>
          <w:rFonts w:ascii="Arial" w:eastAsia="Arial" w:hAnsi="Arial" w:cs="Arial"/>
        </w:rPr>
        <w:t>Victoria Schmer</w:t>
      </w:r>
    </w:p>
    <w:p w14:paraId="18ED9539" w14:textId="77777777" w:rsidR="00C1572E" w:rsidRPr="00EB42BE" w:rsidRDefault="00C1572E" w:rsidP="00C1572E">
      <w:pPr>
        <w:spacing w:line="240" w:lineRule="auto"/>
        <w:jc w:val="center"/>
        <w:rPr>
          <w:rFonts w:ascii="Arial" w:eastAsia="Arial" w:hAnsi="Arial" w:cs="Arial"/>
        </w:rPr>
      </w:pPr>
      <w:r w:rsidRPr="00EB42BE">
        <w:rPr>
          <w:rFonts w:ascii="Arial" w:eastAsia="Arial" w:hAnsi="Arial" w:cs="Arial"/>
        </w:rPr>
        <w:t>Oliwer Persson Toiminen</w:t>
      </w:r>
    </w:p>
    <w:p w14:paraId="6D826447" w14:textId="77777777" w:rsidR="00C1572E" w:rsidRPr="00EB42BE" w:rsidRDefault="00C1572E" w:rsidP="00C1572E">
      <w:pPr>
        <w:spacing w:line="240" w:lineRule="auto"/>
        <w:jc w:val="center"/>
        <w:rPr>
          <w:rFonts w:ascii="Arial" w:eastAsia="Arial" w:hAnsi="Arial" w:cs="Arial"/>
        </w:rPr>
      </w:pPr>
      <w:r w:rsidRPr="00EB42BE">
        <w:rPr>
          <w:rFonts w:ascii="Arial" w:eastAsia="Arial" w:hAnsi="Arial" w:cs="Arial"/>
        </w:rPr>
        <w:t>Zoie Whitestone</w:t>
      </w:r>
    </w:p>
    <w:p w14:paraId="3E4DD6F4" w14:textId="77777777" w:rsidR="00C1572E" w:rsidRPr="00EB42BE" w:rsidRDefault="00C1572E" w:rsidP="00C1572E">
      <w:pPr>
        <w:spacing w:line="240" w:lineRule="auto"/>
        <w:jc w:val="center"/>
        <w:rPr>
          <w:rFonts w:ascii="Arial" w:eastAsia="Arial" w:hAnsi="Arial" w:cs="Arial"/>
        </w:rPr>
      </w:pPr>
      <w:r w:rsidRPr="00EB42BE">
        <w:rPr>
          <w:rFonts w:ascii="Arial" w:eastAsia="Arial" w:hAnsi="Arial" w:cs="Arial"/>
        </w:rPr>
        <w:t>Tonze Yare</w:t>
      </w:r>
    </w:p>
    <w:p w14:paraId="4B3C1C7E" w14:textId="77777777" w:rsidR="00C1572E" w:rsidRPr="00EB42BE" w:rsidRDefault="00C1572E" w:rsidP="00C1572E">
      <w:pPr>
        <w:spacing w:line="240" w:lineRule="auto"/>
        <w:jc w:val="center"/>
        <w:rPr>
          <w:rFonts w:ascii="Arial" w:eastAsia="Arial" w:hAnsi="Arial" w:cs="Arial"/>
        </w:rPr>
      </w:pPr>
    </w:p>
    <w:p w14:paraId="5C1DDD0C" w14:textId="77777777" w:rsidR="00C1572E" w:rsidRPr="00EB42BE" w:rsidRDefault="00C1572E" w:rsidP="00C1572E">
      <w:pPr>
        <w:spacing w:line="240" w:lineRule="auto"/>
        <w:jc w:val="center"/>
        <w:rPr>
          <w:rFonts w:ascii="Arial" w:eastAsia="Arial" w:hAnsi="Arial" w:cs="Arial"/>
        </w:rPr>
      </w:pPr>
      <w:r w:rsidRPr="00EB42BE">
        <w:rPr>
          <w:rFonts w:ascii="Arial" w:eastAsia="Arial" w:hAnsi="Arial" w:cs="Arial"/>
          <w:i/>
        </w:rPr>
        <w:t>Date</w:t>
      </w:r>
      <w:r w:rsidRPr="00EB42BE">
        <w:rPr>
          <w:rFonts w:ascii="Arial" w:eastAsia="Arial" w:hAnsi="Arial" w:cs="Arial"/>
        </w:rPr>
        <w:t>: April 14</w:t>
      </w:r>
      <w:r w:rsidRPr="00EB42BE">
        <w:rPr>
          <w:rFonts w:ascii="Arial" w:eastAsia="Arial" w:hAnsi="Arial" w:cs="Arial"/>
          <w:vertAlign w:val="superscript"/>
        </w:rPr>
        <w:t>th</w:t>
      </w:r>
      <w:r w:rsidRPr="00EB42BE">
        <w:rPr>
          <w:rFonts w:ascii="Arial" w:eastAsia="Arial" w:hAnsi="Arial" w:cs="Arial"/>
        </w:rPr>
        <w:t>, 2024</w:t>
      </w:r>
    </w:p>
    <w:p w14:paraId="00B5F5F2" w14:textId="77777777" w:rsidR="00C1572E" w:rsidRPr="00EB42BE" w:rsidRDefault="00C1572E" w:rsidP="00C1572E">
      <w:pPr>
        <w:pStyle w:val="Heading3"/>
        <w:spacing w:line="240" w:lineRule="auto"/>
        <w:rPr>
          <w:rFonts w:ascii="Arial" w:eastAsia="Arial" w:hAnsi="Arial" w:cs="Arial"/>
          <w:b/>
          <w:sz w:val="28"/>
          <w:szCs w:val="28"/>
        </w:rPr>
      </w:pPr>
      <w:r w:rsidRPr="00EB42BE">
        <w:rPr>
          <w:rFonts w:ascii="Arial" w:hAnsi="Arial" w:cs="Arial"/>
        </w:rPr>
        <w:br w:type="page"/>
      </w:r>
      <w:r w:rsidRPr="00EB42BE">
        <w:rPr>
          <w:rFonts w:ascii="Arial" w:eastAsia="Arial" w:hAnsi="Arial" w:cs="Arial"/>
          <w:b/>
          <w:sz w:val="28"/>
          <w:szCs w:val="28"/>
        </w:rPr>
        <w:lastRenderedPageBreak/>
        <w:t>Abstract</w:t>
      </w:r>
    </w:p>
    <w:p w14:paraId="5FA8FD8F" w14:textId="7BF143C0" w:rsidR="00C1572E" w:rsidRPr="00EB42BE" w:rsidRDefault="0029666D" w:rsidP="007B48A7">
      <w:pPr>
        <w:spacing w:before="240" w:after="0"/>
        <w:jc w:val="both"/>
        <w:rPr>
          <w:rFonts w:ascii="Arial" w:eastAsia="Arial" w:hAnsi="Arial" w:cs="Arial"/>
        </w:rPr>
      </w:pPr>
      <w:r>
        <w:rPr>
          <w:rFonts w:ascii="Arial" w:eastAsia="Arial" w:hAnsi="Arial" w:cs="Arial"/>
        </w:rPr>
        <w:t>Our</w:t>
      </w:r>
      <w:r w:rsidR="00C1572E" w:rsidRPr="00EB42BE">
        <w:rPr>
          <w:rFonts w:ascii="Arial" w:eastAsia="Arial" w:hAnsi="Arial" w:cs="Arial"/>
        </w:rPr>
        <w:t xml:space="preserve"> research focuses on enhancing customer satisfaction for Walmart Incorporated, a leading retailer, to maintain its competitive advantage in the market. A questionnaire was administered using Likert scales and demographic questions to gather insight into consumers’ perceptions of </w:t>
      </w:r>
      <w:r w:rsidR="001910CA">
        <w:rPr>
          <w:rFonts w:ascii="Arial" w:eastAsia="Arial" w:hAnsi="Arial" w:cs="Arial"/>
        </w:rPr>
        <w:t>their</w:t>
      </w:r>
      <w:r w:rsidR="00C1572E" w:rsidRPr="00EB42BE">
        <w:rPr>
          <w:rFonts w:ascii="Arial" w:eastAsia="Arial" w:hAnsi="Arial" w:cs="Arial"/>
        </w:rPr>
        <w:t xml:space="preserve"> Walmart shopping experience.  </w:t>
      </w:r>
    </w:p>
    <w:p w14:paraId="71143D13" w14:textId="106A835D" w:rsidR="00C1572E" w:rsidRPr="00EB42BE" w:rsidRDefault="00C1572E" w:rsidP="007B48A7">
      <w:pPr>
        <w:spacing w:before="240" w:after="0"/>
        <w:jc w:val="both"/>
        <w:rPr>
          <w:rFonts w:ascii="Arial" w:eastAsia="Arial" w:hAnsi="Arial" w:cs="Arial"/>
        </w:rPr>
      </w:pPr>
      <w:r w:rsidRPr="00EB42BE">
        <w:rPr>
          <w:rFonts w:ascii="Arial" w:eastAsia="Arial" w:hAnsi="Arial" w:cs="Arial"/>
        </w:rPr>
        <w:t xml:space="preserve">Using Qualtrics, we developed a comprehensive questionnaire to assess various aspects of the shopping experience. </w:t>
      </w:r>
      <w:r w:rsidR="001910CA">
        <w:rPr>
          <w:rFonts w:ascii="Arial" w:eastAsia="Arial" w:hAnsi="Arial" w:cs="Arial"/>
        </w:rPr>
        <w:t>By a</w:t>
      </w:r>
      <w:r w:rsidRPr="00EB42BE">
        <w:rPr>
          <w:rFonts w:ascii="Arial" w:eastAsia="Arial" w:hAnsi="Arial" w:cs="Arial"/>
        </w:rPr>
        <w:t xml:space="preserve">nalyzing 386 responses with SPSS, we derived meaningful insights and recommendations. </w:t>
      </w:r>
    </w:p>
    <w:p w14:paraId="3077FD4F" w14:textId="77777777" w:rsidR="00C1572E" w:rsidRPr="00EB42BE" w:rsidRDefault="00C1572E" w:rsidP="007B48A7">
      <w:pPr>
        <w:spacing w:before="240" w:after="0"/>
        <w:jc w:val="both"/>
        <w:rPr>
          <w:rFonts w:ascii="Arial" w:eastAsia="Arial" w:hAnsi="Arial" w:cs="Arial"/>
        </w:rPr>
      </w:pPr>
      <w:r w:rsidRPr="00EB42BE">
        <w:rPr>
          <w:rFonts w:ascii="Arial" w:eastAsia="Arial" w:hAnsi="Arial" w:cs="Arial"/>
        </w:rPr>
        <w:t xml:space="preserve">Approximately 71% of respondents agree or strongly agree that they are satisfied with the overall shopping experience at Walmart. We were able to delve deeper into what contributes to an enjoyable shopping experience and found that although Walmart performed well in a majority of the areas taken into account, they underperformed compared to their competitors. This led to recommendations that Walmart focus on enhancing these aspects to bolster overall customer satisfaction and perception. </w:t>
      </w:r>
    </w:p>
    <w:p w14:paraId="063D9FD6" w14:textId="77777777" w:rsidR="00C1572E" w:rsidRPr="00EB42BE" w:rsidRDefault="00C1572E" w:rsidP="007B48A7">
      <w:pPr>
        <w:spacing w:before="240" w:after="0"/>
        <w:jc w:val="both"/>
        <w:rPr>
          <w:rFonts w:ascii="Arial" w:eastAsia="Arial" w:hAnsi="Arial" w:cs="Arial"/>
        </w:rPr>
      </w:pPr>
      <w:r w:rsidRPr="00EB42BE">
        <w:rPr>
          <w:rFonts w:ascii="Arial" w:eastAsia="Arial" w:hAnsi="Arial" w:cs="Arial"/>
        </w:rPr>
        <w:t xml:space="preserve">T-tests showed that black or African American respondents demonstrated higher levels of satisfaction with the performance of Walmart compared to white or Caucasian respondents. This is a significant finding for Walmart’s marketing strategy. </w:t>
      </w:r>
    </w:p>
    <w:p w14:paraId="052989F2" w14:textId="3E12B295" w:rsidR="00C1572E" w:rsidRPr="00EB42BE" w:rsidRDefault="00FB5B7F" w:rsidP="007B48A7">
      <w:pPr>
        <w:spacing w:before="240" w:after="0"/>
        <w:jc w:val="both"/>
        <w:rPr>
          <w:rFonts w:ascii="Arial" w:eastAsia="Arial" w:hAnsi="Arial" w:cs="Arial"/>
        </w:rPr>
      </w:pPr>
      <w:r>
        <w:rPr>
          <w:rFonts w:ascii="Arial" w:eastAsia="Arial" w:hAnsi="Arial" w:cs="Arial"/>
        </w:rPr>
        <w:t>Our r</w:t>
      </w:r>
      <w:r w:rsidR="00C1572E" w:rsidRPr="00EB42BE">
        <w:rPr>
          <w:rFonts w:ascii="Arial" w:eastAsia="Arial" w:hAnsi="Arial" w:cs="Arial"/>
        </w:rPr>
        <w:t xml:space="preserve">egression analysis showed that customers' overall satisfaction with their experience at Walmart </w:t>
      </w:r>
      <w:r>
        <w:rPr>
          <w:rFonts w:ascii="Arial" w:eastAsia="Arial" w:hAnsi="Arial" w:cs="Arial"/>
        </w:rPr>
        <w:t>is heav</w:t>
      </w:r>
      <w:r w:rsidR="00EC750D">
        <w:rPr>
          <w:rFonts w:ascii="Arial" w:eastAsia="Arial" w:hAnsi="Arial" w:cs="Arial"/>
        </w:rPr>
        <w:t>ily</w:t>
      </w:r>
      <w:r w:rsidR="00C1572E" w:rsidRPr="00EB42BE">
        <w:rPr>
          <w:rFonts w:ascii="Arial" w:eastAsia="Arial" w:hAnsi="Arial" w:cs="Arial"/>
        </w:rPr>
        <w:t xml:space="preserve"> depend</w:t>
      </w:r>
      <w:r w:rsidR="00EC750D">
        <w:rPr>
          <w:rFonts w:ascii="Arial" w:eastAsia="Arial" w:hAnsi="Arial" w:cs="Arial"/>
        </w:rPr>
        <w:t>ent</w:t>
      </w:r>
      <w:r w:rsidR="00C1572E" w:rsidRPr="00EB42BE">
        <w:rPr>
          <w:rFonts w:ascii="Arial" w:eastAsia="Arial" w:hAnsi="Arial" w:cs="Arial"/>
        </w:rPr>
        <w:t xml:space="preserve"> on whether or not they are regular shoppers. All of the other variables also had a significant impact on customers’ overall satisfaction, with “Walmart has a welcoming environment for all customers” having the lowest impact. Another regression analysis showed that Walmart customers are likely to recommend the store to their friends and family if they are regular shoppers. Similarly, all variables significantly affect how likely customers are to recommend the store to their friends and family with the welcoming environment having the lowest impact on overall experience. </w:t>
      </w:r>
    </w:p>
    <w:p w14:paraId="259DBB0B" w14:textId="6081767A" w:rsidR="00C1572E" w:rsidRPr="00EB42BE" w:rsidRDefault="001D1442" w:rsidP="007B48A7">
      <w:pPr>
        <w:spacing w:before="240" w:after="0"/>
        <w:jc w:val="both"/>
        <w:rPr>
          <w:rFonts w:ascii="Arial" w:eastAsia="Arial" w:hAnsi="Arial" w:cs="Arial"/>
        </w:rPr>
      </w:pPr>
      <w:r>
        <w:rPr>
          <w:rFonts w:ascii="Arial" w:eastAsia="Arial" w:hAnsi="Arial" w:cs="Arial"/>
        </w:rPr>
        <w:t>Some of our r</w:t>
      </w:r>
      <w:r w:rsidR="00C1572E" w:rsidRPr="00EB42BE">
        <w:rPr>
          <w:rFonts w:ascii="Arial" w:eastAsia="Arial" w:hAnsi="Arial" w:cs="Arial"/>
        </w:rPr>
        <w:t xml:space="preserve">ecommendations included focusing on enhancing the individual variables that affect the satisfaction of the overall experience like product quality and customer service. </w:t>
      </w:r>
      <w:r w:rsidR="00EC6D51">
        <w:rPr>
          <w:rFonts w:ascii="Arial" w:eastAsia="Arial" w:hAnsi="Arial" w:cs="Arial"/>
        </w:rPr>
        <w:t xml:space="preserve">Additionally, our team wanted to </w:t>
      </w:r>
      <w:r w:rsidR="00C1572E" w:rsidRPr="00EB42BE">
        <w:rPr>
          <w:rFonts w:ascii="Arial" w:eastAsia="Arial" w:hAnsi="Arial" w:cs="Arial"/>
        </w:rPr>
        <w:t xml:space="preserve">address the differences between the overall shopping experience </w:t>
      </w:r>
      <w:r w:rsidR="00EC6D51">
        <w:rPr>
          <w:rFonts w:ascii="Arial" w:eastAsia="Arial" w:hAnsi="Arial" w:cs="Arial"/>
        </w:rPr>
        <w:t>for</w:t>
      </w:r>
      <w:r w:rsidR="00C1572E" w:rsidRPr="00EB42BE">
        <w:rPr>
          <w:rFonts w:ascii="Arial" w:eastAsia="Arial" w:hAnsi="Arial" w:cs="Arial"/>
        </w:rPr>
        <w:t xml:space="preserve"> black or African American customers and white or Caucasian customers. </w:t>
      </w:r>
    </w:p>
    <w:p w14:paraId="146BD95C" w14:textId="5ADBAE8A" w:rsidR="00C1572E" w:rsidRPr="00EB42BE" w:rsidRDefault="00C1572E" w:rsidP="00EC6D51">
      <w:pPr>
        <w:spacing w:after="0" w:line="240" w:lineRule="auto"/>
        <w:jc w:val="both"/>
        <w:rPr>
          <w:rFonts w:ascii="Arial" w:eastAsia="Arial" w:hAnsi="Arial" w:cs="Arial"/>
          <w:b/>
        </w:rPr>
      </w:pPr>
      <w:r w:rsidRPr="00EB42BE">
        <w:rPr>
          <w:rFonts w:ascii="Arial" w:hAnsi="Arial" w:cs="Arial"/>
        </w:rPr>
        <w:br w:type="page"/>
      </w:r>
    </w:p>
    <w:p w14:paraId="087E65E8" w14:textId="77777777" w:rsidR="00C1572E" w:rsidRPr="00EB42BE" w:rsidRDefault="00C1572E" w:rsidP="00C1572E">
      <w:pPr>
        <w:pStyle w:val="Heading3"/>
        <w:spacing w:line="240" w:lineRule="auto"/>
        <w:rPr>
          <w:rFonts w:ascii="Arial" w:eastAsia="Arial" w:hAnsi="Arial" w:cs="Arial"/>
          <w:b/>
          <w:sz w:val="28"/>
          <w:szCs w:val="28"/>
        </w:rPr>
      </w:pPr>
      <w:r w:rsidRPr="00EB42BE">
        <w:rPr>
          <w:rFonts w:ascii="Arial" w:eastAsia="Arial" w:hAnsi="Arial" w:cs="Arial"/>
          <w:b/>
          <w:sz w:val="28"/>
          <w:szCs w:val="28"/>
        </w:rPr>
        <w:lastRenderedPageBreak/>
        <w:t>Table of Contents</w:t>
      </w:r>
    </w:p>
    <w:p w14:paraId="741833B2" w14:textId="77777777" w:rsidR="00C1572E" w:rsidRPr="00EB42BE" w:rsidRDefault="00C1572E" w:rsidP="00C1572E">
      <w:pPr>
        <w:spacing w:after="0" w:line="240" w:lineRule="auto"/>
        <w:jc w:val="center"/>
        <w:rPr>
          <w:rFonts w:ascii="Arial" w:eastAsia="Arial" w:hAnsi="Arial" w:cs="Arial"/>
          <w:b/>
        </w:rPr>
      </w:pPr>
    </w:p>
    <w:p w14:paraId="5F841944" w14:textId="77777777" w:rsidR="00C1572E" w:rsidRPr="00EB42BE" w:rsidRDefault="00C1572E" w:rsidP="00C1572E">
      <w:pPr>
        <w:spacing w:after="0" w:line="240" w:lineRule="auto"/>
        <w:jc w:val="right"/>
        <w:rPr>
          <w:rFonts w:ascii="Arial" w:eastAsia="Arial" w:hAnsi="Arial" w:cs="Arial"/>
          <w:b/>
        </w:rPr>
      </w:pPr>
    </w:p>
    <w:p w14:paraId="0124780A" w14:textId="6519E1F0" w:rsidR="007A6AFA" w:rsidRDefault="00C1572E" w:rsidP="00C1572E">
      <w:pPr>
        <w:spacing w:line="240" w:lineRule="auto"/>
        <w:rPr>
          <w:rFonts w:ascii="Arial" w:eastAsia="Arial" w:hAnsi="Arial" w:cs="Arial"/>
        </w:rPr>
      </w:pPr>
      <w:r w:rsidRPr="00EB42BE">
        <w:rPr>
          <w:rFonts w:ascii="Arial" w:eastAsia="Arial" w:hAnsi="Arial" w:cs="Arial"/>
        </w:rPr>
        <w:t>Introduction …………………………………………………………………………</w:t>
      </w:r>
      <w:r w:rsidR="00C13CC7" w:rsidRPr="00EB42BE">
        <w:rPr>
          <w:rFonts w:ascii="Arial" w:eastAsia="Arial" w:hAnsi="Arial" w:cs="Arial"/>
        </w:rPr>
        <w:t>.</w:t>
      </w:r>
      <w:r w:rsidRPr="00EB42BE">
        <w:rPr>
          <w:rFonts w:ascii="Arial" w:eastAsia="Arial" w:hAnsi="Arial" w:cs="Arial"/>
        </w:rPr>
        <w:t>…………..……..…</w:t>
      </w:r>
      <w:r w:rsidR="007A6AFA">
        <w:rPr>
          <w:rFonts w:ascii="Arial" w:eastAsia="Arial" w:hAnsi="Arial" w:cs="Arial"/>
        </w:rPr>
        <w:t>2</w:t>
      </w:r>
    </w:p>
    <w:p w14:paraId="0BE954FF" w14:textId="4021F1B3" w:rsidR="00C1572E" w:rsidRPr="00EB42BE" w:rsidRDefault="00C1572E" w:rsidP="00C1572E">
      <w:pPr>
        <w:spacing w:line="240" w:lineRule="auto"/>
        <w:rPr>
          <w:rFonts w:ascii="Arial" w:eastAsia="Arial" w:hAnsi="Arial" w:cs="Arial"/>
        </w:rPr>
      </w:pPr>
      <w:r w:rsidRPr="00EB42BE">
        <w:rPr>
          <w:rFonts w:ascii="Arial" w:eastAsia="Arial" w:hAnsi="Arial" w:cs="Arial"/>
        </w:rPr>
        <w:t>Methodology ………………………………………………………………………………….……..…</w:t>
      </w:r>
      <w:r w:rsidR="007A6AFA">
        <w:rPr>
          <w:rFonts w:ascii="Arial" w:eastAsia="Arial" w:hAnsi="Arial" w:cs="Arial"/>
        </w:rPr>
        <w:t>.</w:t>
      </w:r>
      <w:r w:rsidRPr="00EB42BE">
        <w:rPr>
          <w:rFonts w:ascii="Arial" w:eastAsia="Arial" w:hAnsi="Arial" w:cs="Arial"/>
        </w:rPr>
        <w:t>...</w:t>
      </w:r>
      <w:r w:rsidR="007A6AFA">
        <w:rPr>
          <w:rFonts w:ascii="Arial" w:eastAsia="Arial" w:hAnsi="Arial" w:cs="Arial"/>
        </w:rPr>
        <w:t>3</w:t>
      </w:r>
    </w:p>
    <w:p w14:paraId="116E76F5" w14:textId="1667B7AA" w:rsidR="00C1572E" w:rsidRPr="00EB42BE" w:rsidRDefault="00C1572E" w:rsidP="00C1572E">
      <w:pPr>
        <w:spacing w:line="240" w:lineRule="auto"/>
        <w:rPr>
          <w:rFonts w:ascii="Arial" w:eastAsia="Arial" w:hAnsi="Arial" w:cs="Arial"/>
        </w:rPr>
      </w:pPr>
      <w:r w:rsidRPr="00EB42BE">
        <w:rPr>
          <w:rFonts w:ascii="Arial" w:eastAsia="Arial" w:hAnsi="Arial" w:cs="Arial"/>
        </w:rPr>
        <w:t>Analysis ………………………………………………………………...................</w:t>
      </w:r>
      <w:r w:rsidR="00C13CC7" w:rsidRPr="00EB42BE">
        <w:rPr>
          <w:rFonts w:ascii="Arial" w:eastAsia="Arial" w:hAnsi="Arial" w:cs="Arial"/>
        </w:rPr>
        <w:t>..........................</w:t>
      </w:r>
      <w:r w:rsidRPr="00EB42BE">
        <w:rPr>
          <w:rFonts w:ascii="Arial" w:eastAsia="Arial" w:hAnsi="Arial" w:cs="Arial"/>
        </w:rPr>
        <w:t>.....</w:t>
      </w:r>
      <w:r w:rsidR="007A6AFA">
        <w:rPr>
          <w:rFonts w:ascii="Arial" w:eastAsia="Arial" w:hAnsi="Arial" w:cs="Arial"/>
        </w:rPr>
        <w:t>4</w:t>
      </w:r>
    </w:p>
    <w:p w14:paraId="55D650F2" w14:textId="77C79C12" w:rsidR="00C1572E" w:rsidRPr="00EB42BE" w:rsidRDefault="00C1572E" w:rsidP="00C1572E">
      <w:pPr>
        <w:spacing w:line="240" w:lineRule="auto"/>
        <w:ind w:firstLine="720"/>
        <w:rPr>
          <w:rFonts w:ascii="Arial" w:eastAsia="Arial" w:hAnsi="Arial" w:cs="Arial"/>
        </w:rPr>
      </w:pPr>
      <w:r w:rsidRPr="00EB42BE">
        <w:rPr>
          <w:rFonts w:ascii="Arial" w:eastAsia="Arial" w:hAnsi="Arial" w:cs="Arial"/>
        </w:rPr>
        <w:t xml:space="preserve">Data Summary ……………………………………………………..…………………….….…. </w:t>
      </w:r>
      <w:r w:rsidR="00BC5AD9">
        <w:rPr>
          <w:rFonts w:ascii="Arial" w:eastAsia="Arial" w:hAnsi="Arial" w:cs="Arial"/>
        </w:rPr>
        <w:t>5</w:t>
      </w:r>
    </w:p>
    <w:p w14:paraId="19EC39BF" w14:textId="5BE1DEFB" w:rsidR="00C1572E" w:rsidRPr="00EB42BE" w:rsidRDefault="00C1572E" w:rsidP="00C1572E">
      <w:pPr>
        <w:spacing w:line="240" w:lineRule="auto"/>
        <w:ind w:firstLine="720"/>
        <w:rPr>
          <w:rFonts w:ascii="Arial" w:eastAsia="Arial" w:hAnsi="Arial" w:cs="Arial"/>
        </w:rPr>
      </w:pPr>
      <w:r w:rsidRPr="00EB42BE">
        <w:rPr>
          <w:rFonts w:ascii="Arial" w:eastAsia="Arial" w:hAnsi="Arial" w:cs="Arial"/>
        </w:rPr>
        <w:t>Hypothesis Tests or T-Tests ……...………………………………………………</w:t>
      </w:r>
      <w:r w:rsidR="000D7940" w:rsidRPr="00EB42BE">
        <w:rPr>
          <w:rFonts w:ascii="Arial" w:eastAsia="Arial" w:hAnsi="Arial" w:cs="Arial"/>
        </w:rPr>
        <w:t>……….</w:t>
      </w:r>
      <w:r w:rsidRPr="00EB42BE">
        <w:rPr>
          <w:rFonts w:ascii="Arial" w:eastAsia="Arial" w:hAnsi="Arial" w:cs="Arial"/>
        </w:rPr>
        <w:t>....</w:t>
      </w:r>
      <w:r w:rsidR="00BC5AD9">
        <w:rPr>
          <w:rFonts w:ascii="Arial" w:eastAsia="Arial" w:hAnsi="Arial" w:cs="Arial"/>
        </w:rPr>
        <w:t>34</w:t>
      </w:r>
    </w:p>
    <w:p w14:paraId="16700219" w14:textId="39BA624C" w:rsidR="00C1572E" w:rsidRPr="00EB42BE" w:rsidRDefault="00C1572E" w:rsidP="00C1572E">
      <w:pPr>
        <w:spacing w:after="0" w:line="240" w:lineRule="auto"/>
        <w:rPr>
          <w:rFonts w:ascii="Arial" w:eastAsia="Arial" w:hAnsi="Arial" w:cs="Arial"/>
        </w:rPr>
      </w:pPr>
      <w:r w:rsidRPr="00EB42BE">
        <w:rPr>
          <w:rFonts w:ascii="Arial" w:eastAsia="Arial" w:hAnsi="Arial" w:cs="Arial"/>
        </w:rPr>
        <w:t xml:space="preserve">                               Tests of One Mean ………………………….…………………</w:t>
      </w:r>
      <w:r w:rsidR="000D7940" w:rsidRPr="00EB42BE">
        <w:rPr>
          <w:rFonts w:ascii="Arial" w:eastAsia="Arial" w:hAnsi="Arial" w:cs="Arial"/>
        </w:rPr>
        <w:t>…….</w:t>
      </w:r>
      <w:r w:rsidRPr="00EB42BE">
        <w:rPr>
          <w:rFonts w:ascii="Arial" w:eastAsia="Arial" w:hAnsi="Arial" w:cs="Arial"/>
        </w:rPr>
        <w:t>……</w:t>
      </w:r>
      <w:r w:rsidR="000D7940" w:rsidRPr="00EB42BE">
        <w:rPr>
          <w:rFonts w:ascii="Arial" w:eastAsia="Arial" w:hAnsi="Arial" w:cs="Arial"/>
        </w:rPr>
        <w:t>…….</w:t>
      </w:r>
      <w:r w:rsidR="00BC5AD9">
        <w:rPr>
          <w:rFonts w:ascii="Arial" w:eastAsia="Arial" w:hAnsi="Arial" w:cs="Arial"/>
        </w:rPr>
        <w:t>34</w:t>
      </w:r>
    </w:p>
    <w:p w14:paraId="620D24EA" w14:textId="77777777" w:rsidR="00C1572E" w:rsidRPr="00EB42BE" w:rsidRDefault="00C1572E" w:rsidP="00C1572E">
      <w:pPr>
        <w:spacing w:after="0" w:line="240" w:lineRule="auto"/>
        <w:rPr>
          <w:rFonts w:ascii="Arial" w:eastAsia="Arial" w:hAnsi="Arial" w:cs="Arial"/>
        </w:rPr>
      </w:pPr>
      <w:r w:rsidRPr="00EB42BE">
        <w:rPr>
          <w:rFonts w:ascii="Arial" w:eastAsia="Arial" w:hAnsi="Arial" w:cs="Arial"/>
        </w:rPr>
        <w:t xml:space="preserve">       </w:t>
      </w:r>
    </w:p>
    <w:p w14:paraId="2D4E08D0" w14:textId="339956AD" w:rsidR="00C1572E" w:rsidRPr="00EB42BE" w:rsidRDefault="00C1572E" w:rsidP="00C1572E">
      <w:pPr>
        <w:spacing w:after="0" w:line="240" w:lineRule="auto"/>
        <w:rPr>
          <w:rFonts w:ascii="Arial" w:eastAsia="Arial" w:hAnsi="Arial" w:cs="Arial"/>
        </w:rPr>
      </w:pPr>
      <w:r w:rsidRPr="00EB42BE">
        <w:rPr>
          <w:rFonts w:ascii="Arial" w:eastAsia="Arial" w:hAnsi="Arial" w:cs="Arial"/>
        </w:rPr>
        <w:t xml:space="preserve">                               Tests of Differences Between Means ……..…………………………</w:t>
      </w:r>
      <w:r w:rsidR="000D7940" w:rsidRPr="00EB42BE">
        <w:rPr>
          <w:rFonts w:ascii="Arial" w:eastAsia="Arial" w:hAnsi="Arial" w:cs="Arial"/>
        </w:rPr>
        <w:t>………..</w:t>
      </w:r>
      <w:r w:rsidR="00860BC1">
        <w:rPr>
          <w:rFonts w:ascii="Arial" w:eastAsia="Arial" w:hAnsi="Arial" w:cs="Arial"/>
        </w:rPr>
        <w:t>4</w:t>
      </w:r>
      <w:r w:rsidR="00BC5AD9">
        <w:rPr>
          <w:rFonts w:ascii="Arial" w:eastAsia="Arial" w:hAnsi="Arial" w:cs="Arial"/>
        </w:rPr>
        <w:t>5</w:t>
      </w:r>
    </w:p>
    <w:p w14:paraId="25B4EB4E" w14:textId="77777777" w:rsidR="00C1572E" w:rsidRPr="00EB42BE" w:rsidRDefault="00C1572E" w:rsidP="00C1572E">
      <w:pPr>
        <w:spacing w:after="0" w:line="240" w:lineRule="auto"/>
        <w:rPr>
          <w:rFonts w:ascii="Arial" w:eastAsia="Arial" w:hAnsi="Arial" w:cs="Arial"/>
        </w:rPr>
      </w:pPr>
    </w:p>
    <w:p w14:paraId="28B3DDB6" w14:textId="1EE758BC" w:rsidR="00C1572E" w:rsidRPr="00EB42BE" w:rsidRDefault="00C1572E" w:rsidP="00C1572E">
      <w:pPr>
        <w:spacing w:line="240" w:lineRule="auto"/>
        <w:ind w:firstLine="720"/>
        <w:rPr>
          <w:rFonts w:ascii="Arial" w:eastAsia="Arial" w:hAnsi="Arial" w:cs="Arial"/>
        </w:rPr>
      </w:pPr>
      <w:r w:rsidRPr="00EB42BE">
        <w:rPr>
          <w:rFonts w:ascii="Arial" w:eastAsia="Arial" w:hAnsi="Arial" w:cs="Arial"/>
        </w:rPr>
        <w:t xml:space="preserve"> Tests of Association ……………………………… ……………………………….……</w:t>
      </w:r>
      <w:r w:rsidR="000D7940" w:rsidRPr="00EB42BE">
        <w:rPr>
          <w:rFonts w:ascii="Arial" w:eastAsia="Arial" w:hAnsi="Arial" w:cs="Arial"/>
        </w:rPr>
        <w:t>……</w:t>
      </w:r>
      <w:r w:rsidR="00860BC1">
        <w:rPr>
          <w:rFonts w:ascii="Arial" w:eastAsia="Arial" w:hAnsi="Arial" w:cs="Arial"/>
        </w:rPr>
        <w:t>62</w:t>
      </w:r>
    </w:p>
    <w:p w14:paraId="174D68CF" w14:textId="2CFB269E" w:rsidR="00C1572E" w:rsidRPr="00EB42BE" w:rsidRDefault="00B053A0" w:rsidP="00C1572E">
      <w:pPr>
        <w:spacing w:line="240" w:lineRule="auto"/>
        <w:ind w:left="720" w:firstLine="720"/>
        <w:rPr>
          <w:rFonts w:ascii="Arial" w:eastAsia="Arial" w:hAnsi="Arial" w:cs="Arial"/>
        </w:rPr>
      </w:pPr>
      <w:r w:rsidRPr="00EB42BE">
        <w:rPr>
          <w:rFonts w:ascii="Arial" w:eastAsia="Arial" w:hAnsi="Arial" w:cs="Arial"/>
        </w:rPr>
        <w:t xml:space="preserve"> </w:t>
      </w:r>
      <w:r w:rsidR="00C1572E" w:rsidRPr="00EB42BE">
        <w:rPr>
          <w:rFonts w:ascii="Arial" w:eastAsia="Arial" w:hAnsi="Arial" w:cs="Arial"/>
        </w:rPr>
        <w:t xml:space="preserve"> </w:t>
      </w:r>
      <w:r w:rsidRPr="00EB42BE">
        <w:rPr>
          <w:rFonts w:ascii="Arial" w:eastAsia="Arial" w:hAnsi="Arial" w:cs="Arial"/>
        </w:rPr>
        <w:t xml:space="preserve">    </w:t>
      </w:r>
      <w:r w:rsidR="00C13CC7" w:rsidRPr="00EB42BE">
        <w:rPr>
          <w:rFonts w:ascii="Arial" w:eastAsia="Arial" w:hAnsi="Arial" w:cs="Arial"/>
        </w:rPr>
        <w:t xml:space="preserve">  </w:t>
      </w:r>
      <w:r w:rsidR="00C1572E" w:rsidRPr="00EB42BE">
        <w:rPr>
          <w:rFonts w:ascii="Arial" w:eastAsia="Arial" w:hAnsi="Arial" w:cs="Arial"/>
        </w:rPr>
        <w:t>Chi-Square ……………………………………………..…………………</w:t>
      </w:r>
      <w:r w:rsidR="000D7940" w:rsidRPr="00EB42BE">
        <w:rPr>
          <w:rFonts w:ascii="Arial" w:eastAsia="Arial" w:hAnsi="Arial" w:cs="Arial"/>
        </w:rPr>
        <w:t>……</w:t>
      </w:r>
      <w:r w:rsidR="00534E38" w:rsidRPr="00EB42BE">
        <w:rPr>
          <w:rFonts w:ascii="Arial" w:eastAsia="Arial" w:hAnsi="Arial" w:cs="Arial"/>
        </w:rPr>
        <w:t>..</w:t>
      </w:r>
      <w:r w:rsidR="00860BC1">
        <w:rPr>
          <w:rFonts w:ascii="Arial" w:eastAsia="Arial" w:hAnsi="Arial" w:cs="Arial"/>
        </w:rPr>
        <w:t>62</w:t>
      </w:r>
    </w:p>
    <w:p w14:paraId="0FBA90F0" w14:textId="32804DBD" w:rsidR="00C1572E" w:rsidRPr="00EB42BE" w:rsidRDefault="00C1572E" w:rsidP="00C1572E">
      <w:pPr>
        <w:spacing w:line="240" w:lineRule="auto"/>
        <w:ind w:left="720" w:firstLine="720"/>
        <w:rPr>
          <w:rFonts w:ascii="Arial" w:eastAsia="Arial" w:hAnsi="Arial" w:cs="Arial"/>
        </w:rPr>
      </w:pPr>
      <w:r w:rsidRPr="00EB42BE">
        <w:rPr>
          <w:rFonts w:ascii="Arial" w:eastAsia="Arial" w:hAnsi="Arial" w:cs="Arial"/>
        </w:rPr>
        <w:t xml:space="preserve"> </w:t>
      </w:r>
      <w:r w:rsidR="00B053A0" w:rsidRPr="00EB42BE">
        <w:rPr>
          <w:rFonts w:ascii="Arial" w:eastAsia="Arial" w:hAnsi="Arial" w:cs="Arial"/>
        </w:rPr>
        <w:t xml:space="preserve"> </w:t>
      </w:r>
      <w:r w:rsidR="00C13CC7" w:rsidRPr="00EB42BE">
        <w:rPr>
          <w:rFonts w:ascii="Arial" w:eastAsia="Arial" w:hAnsi="Arial" w:cs="Arial"/>
        </w:rPr>
        <w:t xml:space="preserve">      </w:t>
      </w:r>
      <w:r w:rsidRPr="00EB42BE">
        <w:rPr>
          <w:rFonts w:ascii="Arial" w:eastAsia="Arial" w:hAnsi="Arial" w:cs="Arial"/>
        </w:rPr>
        <w:t xml:space="preserve">Correlations ……………………………………………..…………….. </w:t>
      </w:r>
      <w:r w:rsidR="00534E38" w:rsidRPr="00EB42BE">
        <w:rPr>
          <w:rFonts w:ascii="Arial" w:eastAsia="Arial" w:hAnsi="Arial" w:cs="Arial"/>
        </w:rPr>
        <w:t>……</w:t>
      </w:r>
      <w:r w:rsidR="00452F2C" w:rsidRPr="00EB42BE">
        <w:rPr>
          <w:rFonts w:ascii="Arial" w:eastAsia="Arial" w:hAnsi="Arial" w:cs="Arial"/>
        </w:rPr>
        <w:t>.</w:t>
      </w:r>
      <w:r w:rsidR="00534E38" w:rsidRPr="00EB42BE">
        <w:rPr>
          <w:rFonts w:ascii="Arial" w:eastAsia="Arial" w:hAnsi="Arial" w:cs="Arial"/>
        </w:rPr>
        <w:t>….</w:t>
      </w:r>
      <w:r w:rsidR="00860BC1">
        <w:rPr>
          <w:rFonts w:ascii="Arial" w:eastAsia="Arial" w:hAnsi="Arial" w:cs="Arial"/>
        </w:rPr>
        <w:t>66</w:t>
      </w:r>
    </w:p>
    <w:p w14:paraId="03570276" w14:textId="27ADC782" w:rsidR="00C1572E" w:rsidRPr="00EB42BE" w:rsidRDefault="00C1572E" w:rsidP="00C1572E">
      <w:pPr>
        <w:spacing w:line="240" w:lineRule="auto"/>
        <w:ind w:left="720" w:firstLine="720"/>
        <w:rPr>
          <w:rFonts w:ascii="Arial" w:eastAsia="Arial" w:hAnsi="Arial" w:cs="Arial"/>
        </w:rPr>
      </w:pPr>
      <w:r w:rsidRPr="00EB42BE">
        <w:rPr>
          <w:rFonts w:ascii="Arial" w:eastAsia="Arial" w:hAnsi="Arial" w:cs="Arial"/>
        </w:rPr>
        <w:t xml:space="preserve"> </w:t>
      </w:r>
      <w:r w:rsidR="00C13CC7" w:rsidRPr="00EB42BE">
        <w:rPr>
          <w:rFonts w:ascii="Arial" w:eastAsia="Arial" w:hAnsi="Arial" w:cs="Arial"/>
        </w:rPr>
        <w:t xml:space="preserve">       </w:t>
      </w:r>
      <w:r w:rsidRPr="00EB42BE">
        <w:rPr>
          <w:rFonts w:ascii="Arial" w:eastAsia="Arial" w:hAnsi="Arial" w:cs="Arial"/>
        </w:rPr>
        <w:t>Regressions …………………………………………………….……</w:t>
      </w:r>
      <w:r w:rsidR="00CD0FD1" w:rsidRPr="00EB42BE">
        <w:rPr>
          <w:rFonts w:ascii="Arial" w:eastAsia="Arial" w:hAnsi="Arial" w:cs="Arial"/>
        </w:rPr>
        <w:t>…………</w:t>
      </w:r>
      <w:r w:rsidR="00452F2C" w:rsidRPr="00EB42BE">
        <w:rPr>
          <w:rFonts w:ascii="Arial" w:eastAsia="Arial" w:hAnsi="Arial" w:cs="Arial"/>
        </w:rPr>
        <w:t>.</w:t>
      </w:r>
      <w:r w:rsidR="00860BC1">
        <w:rPr>
          <w:rFonts w:ascii="Arial" w:eastAsia="Arial" w:hAnsi="Arial" w:cs="Arial"/>
        </w:rPr>
        <w:t>70</w:t>
      </w:r>
    </w:p>
    <w:p w14:paraId="3C060FFB" w14:textId="66D4A3EC" w:rsidR="00C1572E" w:rsidRPr="00EB42BE" w:rsidRDefault="00C1572E" w:rsidP="00C1572E">
      <w:pPr>
        <w:spacing w:line="240" w:lineRule="auto"/>
        <w:rPr>
          <w:rFonts w:ascii="Arial" w:eastAsia="Arial" w:hAnsi="Arial" w:cs="Arial"/>
        </w:rPr>
      </w:pPr>
      <w:r w:rsidRPr="00EB42BE">
        <w:rPr>
          <w:rFonts w:ascii="Arial" w:eastAsia="Arial" w:hAnsi="Arial" w:cs="Arial"/>
        </w:rPr>
        <w:t>Conclusions …………………………………………………………………………………………</w:t>
      </w:r>
      <w:r w:rsidR="00CD0FD1" w:rsidRPr="00EB42BE">
        <w:rPr>
          <w:rFonts w:ascii="Arial" w:eastAsia="Arial" w:hAnsi="Arial" w:cs="Arial"/>
        </w:rPr>
        <w:t>….</w:t>
      </w:r>
      <w:r w:rsidR="00452F2C" w:rsidRPr="00EB42BE">
        <w:rPr>
          <w:rFonts w:ascii="Arial" w:eastAsia="Arial" w:hAnsi="Arial" w:cs="Arial"/>
        </w:rPr>
        <w:t>.</w:t>
      </w:r>
      <w:r w:rsidR="006B2516">
        <w:rPr>
          <w:rFonts w:ascii="Arial" w:eastAsia="Arial" w:hAnsi="Arial" w:cs="Arial"/>
        </w:rPr>
        <w:t>77</w:t>
      </w:r>
    </w:p>
    <w:p w14:paraId="4F9FE2FB" w14:textId="16BC9B50" w:rsidR="00C1572E" w:rsidRPr="00EB42BE" w:rsidRDefault="00C1572E" w:rsidP="00C1572E">
      <w:pPr>
        <w:spacing w:line="240" w:lineRule="auto"/>
        <w:rPr>
          <w:rFonts w:ascii="Arial" w:eastAsia="Arial" w:hAnsi="Arial" w:cs="Arial"/>
        </w:rPr>
      </w:pPr>
      <w:r w:rsidRPr="00EB42BE">
        <w:rPr>
          <w:rFonts w:ascii="Arial" w:eastAsia="Arial" w:hAnsi="Arial" w:cs="Arial"/>
        </w:rPr>
        <w:t>Recommendations</w:t>
      </w:r>
      <w:r w:rsidR="00CD0FD1" w:rsidRPr="00EB42BE">
        <w:rPr>
          <w:rFonts w:ascii="Arial" w:eastAsia="Arial" w:hAnsi="Arial" w:cs="Arial"/>
        </w:rPr>
        <w:t>………………………………………………………………………………………</w:t>
      </w:r>
      <w:r w:rsidR="006B2516">
        <w:rPr>
          <w:rFonts w:ascii="Arial" w:eastAsia="Arial" w:hAnsi="Arial" w:cs="Arial"/>
        </w:rPr>
        <w:t>80</w:t>
      </w:r>
    </w:p>
    <w:p w14:paraId="43D38602" w14:textId="6A8DCB70" w:rsidR="00C1572E" w:rsidRPr="00EB42BE" w:rsidRDefault="00C1572E" w:rsidP="00C1572E">
      <w:pPr>
        <w:spacing w:line="240" w:lineRule="auto"/>
        <w:rPr>
          <w:rFonts w:ascii="Arial" w:eastAsia="Arial" w:hAnsi="Arial" w:cs="Arial"/>
        </w:rPr>
      </w:pPr>
      <w:r w:rsidRPr="00EB42BE">
        <w:rPr>
          <w:rFonts w:ascii="Arial" w:eastAsia="Arial" w:hAnsi="Arial" w:cs="Arial"/>
        </w:rPr>
        <w:t>Limitations …………………………………………………………………………………</w:t>
      </w:r>
      <w:r w:rsidR="00452F2C" w:rsidRPr="00EB42BE">
        <w:rPr>
          <w:rFonts w:ascii="Arial" w:eastAsia="Arial" w:hAnsi="Arial" w:cs="Arial"/>
        </w:rPr>
        <w:t>…………</w:t>
      </w:r>
      <w:r w:rsidR="00CB138E" w:rsidRPr="00EB42BE">
        <w:rPr>
          <w:rFonts w:ascii="Arial" w:eastAsia="Arial" w:hAnsi="Arial" w:cs="Arial"/>
        </w:rPr>
        <w:t>….</w:t>
      </w:r>
      <w:r w:rsidR="00CB7ED8">
        <w:rPr>
          <w:rFonts w:ascii="Arial" w:eastAsia="Arial" w:hAnsi="Arial" w:cs="Arial"/>
        </w:rPr>
        <w:t>8</w:t>
      </w:r>
      <w:r w:rsidR="00BA49CF">
        <w:rPr>
          <w:rFonts w:ascii="Arial" w:eastAsia="Arial" w:hAnsi="Arial" w:cs="Arial"/>
        </w:rPr>
        <w:t>2</w:t>
      </w:r>
    </w:p>
    <w:p w14:paraId="24C8D7DD" w14:textId="2A3DE889" w:rsidR="00C1572E" w:rsidRPr="00EB42BE" w:rsidRDefault="00C1572E" w:rsidP="00C1572E">
      <w:pPr>
        <w:spacing w:line="240" w:lineRule="auto"/>
        <w:rPr>
          <w:rFonts w:ascii="Arial" w:eastAsia="Arial" w:hAnsi="Arial" w:cs="Arial"/>
        </w:rPr>
      </w:pPr>
      <w:r w:rsidRPr="00EB42BE">
        <w:rPr>
          <w:rFonts w:ascii="Arial" w:eastAsia="Arial" w:hAnsi="Arial" w:cs="Arial"/>
        </w:rPr>
        <w:t>Appendix (or Appendices) …………………………………………………………………</w:t>
      </w:r>
      <w:r w:rsidR="00CB138E" w:rsidRPr="00EB42BE">
        <w:rPr>
          <w:rFonts w:ascii="Arial" w:eastAsia="Arial" w:hAnsi="Arial" w:cs="Arial"/>
        </w:rPr>
        <w:t>…………..</w:t>
      </w:r>
      <w:r w:rsidR="00CB7ED8">
        <w:rPr>
          <w:rFonts w:ascii="Arial" w:eastAsia="Arial" w:hAnsi="Arial" w:cs="Arial"/>
        </w:rPr>
        <w:t>8</w:t>
      </w:r>
      <w:r w:rsidR="00BA49CF">
        <w:rPr>
          <w:rFonts w:ascii="Arial" w:eastAsia="Arial" w:hAnsi="Arial" w:cs="Arial"/>
        </w:rPr>
        <w:t>4</w:t>
      </w:r>
    </w:p>
    <w:p w14:paraId="480E0AA8" w14:textId="77777777" w:rsidR="00C1572E" w:rsidRPr="00EB42BE" w:rsidRDefault="00C1572E" w:rsidP="00C1572E">
      <w:pPr>
        <w:spacing w:line="240" w:lineRule="auto"/>
        <w:rPr>
          <w:rFonts w:ascii="Arial" w:eastAsia="Arial" w:hAnsi="Arial" w:cs="Arial"/>
          <w:b/>
        </w:rPr>
      </w:pPr>
    </w:p>
    <w:p w14:paraId="5DBBB2E9" w14:textId="77777777" w:rsidR="00C1572E" w:rsidRPr="00EB42BE" w:rsidRDefault="00C1572E" w:rsidP="00C1572E">
      <w:pPr>
        <w:spacing w:line="240" w:lineRule="auto"/>
        <w:rPr>
          <w:rFonts w:ascii="Arial" w:eastAsia="Arial" w:hAnsi="Arial" w:cs="Arial"/>
          <w:b/>
        </w:rPr>
        <w:sectPr w:rsidR="00C1572E" w:rsidRPr="00EB42BE" w:rsidSect="00773291">
          <w:headerReference w:type="default" r:id="rId11"/>
          <w:footerReference w:type="default" r:id="rId12"/>
          <w:type w:val="continuous"/>
          <w:pgSz w:w="12240" w:h="15840"/>
          <w:pgMar w:top="1440" w:right="1440" w:bottom="1440" w:left="1440" w:header="432" w:footer="720" w:gutter="0"/>
          <w:pgNumType w:start="1"/>
          <w:cols w:space="720"/>
          <w:docGrid w:linePitch="299"/>
        </w:sectPr>
      </w:pPr>
      <w:r w:rsidRPr="00EB42BE">
        <w:rPr>
          <w:rFonts w:ascii="Arial" w:eastAsia="Arial" w:hAnsi="Arial" w:cs="Arial"/>
          <w:b/>
        </w:rPr>
        <w:t xml:space="preserve"> </w:t>
      </w:r>
    </w:p>
    <w:p w14:paraId="5BE885EF" w14:textId="77777777" w:rsidR="00F5469D" w:rsidRPr="00EB42BE" w:rsidRDefault="00F5469D">
      <w:pPr>
        <w:rPr>
          <w:rFonts w:ascii="Arial" w:eastAsia="Arial" w:hAnsi="Arial" w:cs="Arial"/>
          <w:b/>
          <w:sz w:val="28"/>
          <w:szCs w:val="28"/>
        </w:rPr>
      </w:pPr>
      <w:r w:rsidRPr="00EB42BE">
        <w:rPr>
          <w:rFonts w:ascii="Arial" w:eastAsia="Arial" w:hAnsi="Arial" w:cs="Arial"/>
          <w:b/>
          <w:sz w:val="28"/>
          <w:szCs w:val="28"/>
        </w:rPr>
        <w:br w:type="page"/>
      </w:r>
    </w:p>
    <w:p w14:paraId="04CB735C" w14:textId="29772C3A" w:rsidR="00C1572E" w:rsidRPr="00EB42BE" w:rsidRDefault="00C1572E" w:rsidP="00C1572E">
      <w:pPr>
        <w:spacing w:line="240" w:lineRule="auto"/>
        <w:jc w:val="center"/>
        <w:rPr>
          <w:rFonts w:ascii="Arial" w:eastAsia="Arial" w:hAnsi="Arial" w:cs="Arial"/>
          <w:b/>
          <w:sz w:val="28"/>
          <w:szCs w:val="28"/>
        </w:rPr>
      </w:pPr>
      <w:r w:rsidRPr="00EB42BE">
        <w:rPr>
          <w:rFonts w:ascii="Arial" w:eastAsia="Arial" w:hAnsi="Arial" w:cs="Arial"/>
          <w:b/>
          <w:sz w:val="28"/>
          <w:szCs w:val="28"/>
        </w:rPr>
        <w:lastRenderedPageBreak/>
        <w:t>Introduction</w:t>
      </w:r>
    </w:p>
    <w:p w14:paraId="0C153451" w14:textId="3B31C6F6" w:rsidR="00C1572E" w:rsidRPr="00EB42BE" w:rsidRDefault="003C63FA" w:rsidP="00C5644A">
      <w:pPr>
        <w:spacing w:after="160"/>
        <w:jc w:val="both"/>
        <w:rPr>
          <w:rFonts w:ascii="Arial" w:eastAsia="Arial" w:hAnsi="Arial" w:cs="Arial"/>
        </w:rPr>
      </w:pPr>
      <w:r>
        <w:rPr>
          <w:rFonts w:ascii="Arial" w:eastAsia="Arial" w:hAnsi="Arial" w:cs="Arial"/>
        </w:rPr>
        <w:t>Our</w:t>
      </w:r>
      <w:r w:rsidR="00C1572E" w:rsidRPr="00EB42BE">
        <w:rPr>
          <w:rFonts w:ascii="Arial" w:eastAsia="Arial" w:hAnsi="Arial" w:cs="Arial"/>
        </w:rPr>
        <w:t xml:space="preserve"> project </w:t>
      </w:r>
      <w:r>
        <w:rPr>
          <w:rFonts w:ascii="Arial" w:eastAsia="Arial" w:hAnsi="Arial" w:cs="Arial"/>
        </w:rPr>
        <w:t xml:space="preserve">aimed </w:t>
      </w:r>
      <w:r w:rsidR="00DD717A">
        <w:rPr>
          <w:rFonts w:ascii="Arial" w:eastAsia="Arial" w:hAnsi="Arial" w:cs="Arial"/>
        </w:rPr>
        <w:t>to elevate</w:t>
      </w:r>
      <w:r w:rsidR="00C1572E" w:rsidRPr="00EB42BE">
        <w:rPr>
          <w:rFonts w:ascii="Arial" w:eastAsia="Arial" w:hAnsi="Arial" w:cs="Arial"/>
        </w:rPr>
        <w:t xml:space="preserve"> customer satisfaction levels at Walmart, one of the world's largest retail chains. As a cornerstone of the global retail industry, Walmart has continually strived to provide exceptional service and value to its customers. However, in today's dynamic and competitive marketplace, the quest for excellence is ongoing, and there is always room for improvement.</w:t>
      </w:r>
    </w:p>
    <w:p w14:paraId="2484BB21" w14:textId="77777777" w:rsidR="00C1572E" w:rsidRPr="00EB42BE" w:rsidRDefault="00C1572E" w:rsidP="00C5644A">
      <w:pPr>
        <w:spacing w:after="160"/>
        <w:jc w:val="both"/>
        <w:rPr>
          <w:rFonts w:ascii="Arial" w:eastAsia="Arial" w:hAnsi="Arial" w:cs="Arial"/>
        </w:rPr>
      </w:pPr>
      <w:r w:rsidRPr="00EB42BE">
        <w:rPr>
          <w:rFonts w:ascii="Arial" w:eastAsia="Arial" w:hAnsi="Arial" w:cs="Arial"/>
        </w:rPr>
        <w:t>Our project is driven by a deep commitment to understanding and meeting the diverse needs of Walmart's customers. By identifying areas for enhancement and implementing targeted strategies, we aim to not only meet but exceed customer expectations, fostering loyalty and driving sustained business growth.</w:t>
      </w:r>
    </w:p>
    <w:p w14:paraId="130BA134" w14:textId="16637DE3" w:rsidR="00C1572E" w:rsidRPr="00EB42BE" w:rsidRDefault="00C1572E" w:rsidP="00C5644A">
      <w:pPr>
        <w:spacing w:after="160"/>
        <w:jc w:val="both"/>
        <w:rPr>
          <w:rFonts w:ascii="Arial" w:eastAsia="Arial" w:hAnsi="Arial" w:cs="Arial"/>
        </w:rPr>
      </w:pPr>
      <w:r w:rsidRPr="00EB42BE">
        <w:rPr>
          <w:rFonts w:ascii="Arial" w:eastAsia="Arial" w:hAnsi="Arial" w:cs="Arial"/>
        </w:rPr>
        <w:t xml:space="preserve">In this project, we outlined a comprehensive approach to improving the overall customer satisfaction at Walmart. We explored key areas such as customer experience analysis, operational efficiency, employee engagement, and technological innovation </w:t>
      </w:r>
      <w:r w:rsidR="00DD717A">
        <w:rPr>
          <w:rFonts w:ascii="Arial" w:eastAsia="Arial" w:hAnsi="Arial" w:cs="Arial"/>
        </w:rPr>
        <w:t>to</w:t>
      </w:r>
      <w:r w:rsidRPr="00EB42BE">
        <w:rPr>
          <w:rFonts w:ascii="Arial" w:eastAsia="Arial" w:hAnsi="Arial" w:cs="Arial"/>
        </w:rPr>
        <w:t xml:space="preserve"> figure out the areas in which Walmart performed well and poorly. We did this by collecting 386 responses from a convenience sample. We used Qualtrics for our survey questions and analyzed the data that we collected by using SPSS. These tools allowed us to assess Walmart’s performance and make accurate conclusions about the different ways that Walmart can improve customer satisfaction.</w:t>
      </w:r>
    </w:p>
    <w:p w14:paraId="403414EB" w14:textId="77777777" w:rsidR="00C1572E" w:rsidRPr="00EB42BE" w:rsidRDefault="00C1572E" w:rsidP="00C1572E">
      <w:pPr>
        <w:spacing w:line="240" w:lineRule="auto"/>
        <w:rPr>
          <w:rFonts w:ascii="Arial" w:eastAsia="Arial" w:hAnsi="Arial" w:cs="Arial"/>
          <w:b/>
        </w:rPr>
      </w:pPr>
      <w:r w:rsidRPr="00EB42BE">
        <w:rPr>
          <w:rFonts w:ascii="Arial" w:hAnsi="Arial" w:cs="Arial"/>
        </w:rPr>
        <w:br w:type="page"/>
      </w:r>
    </w:p>
    <w:p w14:paraId="29134AB9" w14:textId="77777777" w:rsidR="00C1572E" w:rsidRPr="00EB42BE" w:rsidRDefault="00C1572E" w:rsidP="00C1572E">
      <w:pPr>
        <w:spacing w:line="240" w:lineRule="auto"/>
        <w:jc w:val="center"/>
        <w:rPr>
          <w:rFonts w:ascii="Arial" w:eastAsia="Arial" w:hAnsi="Arial" w:cs="Arial"/>
          <w:b/>
          <w:sz w:val="28"/>
          <w:szCs w:val="28"/>
        </w:rPr>
      </w:pPr>
      <w:r w:rsidRPr="00EB42BE">
        <w:rPr>
          <w:rFonts w:ascii="Arial" w:eastAsia="Arial" w:hAnsi="Arial" w:cs="Arial"/>
          <w:b/>
          <w:sz w:val="28"/>
          <w:szCs w:val="28"/>
        </w:rPr>
        <w:lastRenderedPageBreak/>
        <w:t>Methodology</w:t>
      </w:r>
    </w:p>
    <w:p w14:paraId="64265C65" w14:textId="50C1E5E1" w:rsidR="00C1572E" w:rsidRPr="00EB42BE" w:rsidRDefault="00C1572E" w:rsidP="00C1572E">
      <w:pPr>
        <w:spacing w:after="0"/>
        <w:jc w:val="both"/>
        <w:rPr>
          <w:rFonts w:ascii="Arial" w:eastAsia="Arial" w:hAnsi="Arial" w:cs="Arial"/>
        </w:rPr>
      </w:pPr>
      <w:r w:rsidRPr="00EB42BE">
        <w:rPr>
          <w:rFonts w:ascii="Arial" w:eastAsia="Arial" w:hAnsi="Arial" w:cs="Arial"/>
        </w:rPr>
        <w:t xml:space="preserve">Our research began with a questionnaire that was first drafted within Google Docs. The questionnaire consisted of thirteen questions of numerous types: four demographic questions such as age, race, gender, and income, three questions that simply asked </w:t>
      </w:r>
      <w:r w:rsidR="00D4059F">
        <w:rPr>
          <w:rFonts w:ascii="Arial" w:eastAsia="Arial" w:hAnsi="Arial" w:cs="Arial"/>
        </w:rPr>
        <w:t xml:space="preserve">about </w:t>
      </w:r>
      <w:r w:rsidRPr="00EB42BE">
        <w:rPr>
          <w:rFonts w:ascii="Arial" w:eastAsia="Arial" w:hAnsi="Arial" w:cs="Arial"/>
        </w:rPr>
        <w:t>their preferences, distance, and total spent at Walmart on average, and six Likert questions, with many sub-parts, on the topic of pricing, product options, customer service, product quality, curbside pickup, and their online shopping experience. Please see the Appendix for the entire survey.</w:t>
      </w:r>
    </w:p>
    <w:p w14:paraId="2EB36995" w14:textId="77777777" w:rsidR="00C1572E" w:rsidRPr="00EB42BE" w:rsidRDefault="00C1572E" w:rsidP="00C1572E">
      <w:pPr>
        <w:spacing w:after="0"/>
        <w:ind w:left="720"/>
        <w:jc w:val="both"/>
        <w:rPr>
          <w:rFonts w:ascii="Arial" w:eastAsia="Arial" w:hAnsi="Arial" w:cs="Arial"/>
        </w:rPr>
      </w:pPr>
    </w:p>
    <w:p w14:paraId="33E63945" w14:textId="77777777" w:rsidR="00C1572E" w:rsidRPr="00EB42BE" w:rsidRDefault="00C1572E" w:rsidP="00C1572E">
      <w:pPr>
        <w:spacing w:after="0"/>
        <w:jc w:val="both"/>
        <w:rPr>
          <w:rFonts w:ascii="Arial" w:eastAsia="Arial" w:hAnsi="Arial" w:cs="Arial"/>
        </w:rPr>
      </w:pPr>
      <w:r w:rsidRPr="00EB42BE">
        <w:rPr>
          <w:rFonts w:ascii="Arial" w:eastAsia="Arial" w:hAnsi="Arial" w:cs="Arial"/>
        </w:rPr>
        <w:t>After completing the questionnaire, it was then coded into Qualtrics. An anonymous link was then sent through email, text, and social media channels, and was administered to friends, family, staff, and faculty within the Richards College of Business. We received 386 valid responses by the end of the survey. </w:t>
      </w:r>
    </w:p>
    <w:p w14:paraId="222FD220" w14:textId="77777777" w:rsidR="00C1572E" w:rsidRPr="00EB42BE" w:rsidRDefault="00C1572E" w:rsidP="00C1572E">
      <w:pPr>
        <w:spacing w:after="0"/>
        <w:jc w:val="both"/>
        <w:rPr>
          <w:rFonts w:ascii="Arial" w:eastAsia="Arial" w:hAnsi="Arial" w:cs="Arial"/>
        </w:rPr>
      </w:pPr>
    </w:p>
    <w:p w14:paraId="1F9CE919" w14:textId="77777777" w:rsidR="00C1572E" w:rsidRPr="00EB42BE" w:rsidRDefault="00C1572E" w:rsidP="00C1572E">
      <w:pPr>
        <w:spacing w:after="0"/>
        <w:rPr>
          <w:rFonts w:ascii="Arial" w:eastAsia="Arial" w:hAnsi="Arial" w:cs="Arial"/>
        </w:rPr>
      </w:pPr>
    </w:p>
    <w:p w14:paraId="61A724E5" w14:textId="77777777" w:rsidR="00C1572E" w:rsidRPr="00EB42BE" w:rsidRDefault="00C1572E" w:rsidP="00C1572E">
      <w:pPr>
        <w:pBdr>
          <w:top w:val="nil"/>
          <w:left w:val="nil"/>
          <w:bottom w:val="nil"/>
          <w:right w:val="nil"/>
          <w:between w:val="nil"/>
        </w:pBdr>
        <w:shd w:val="clear" w:color="auto" w:fill="FFFFFF"/>
        <w:spacing w:after="160" w:line="360" w:lineRule="auto"/>
        <w:ind w:firstLine="720"/>
        <w:rPr>
          <w:rFonts w:ascii="Arial" w:eastAsia="Arial" w:hAnsi="Arial" w:cs="Arial"/>
        </w:rPr>
      </w:pPr>
    </w:p>
    <w:p w14:paraId="643F4399" w14:textId="77777777" w:rsidR="00C1572E" w:rsidRPr="00EB42BE" w:rsidRDefault="00C1572E" w:rsidP="00C1572E">
      <w:pPr>
        <w:pBdr>
          <w:top w:val="nil"/>
          <w:left w:val="nil"/>
          <w:bottom w:val="nil"/>
          <w:right w:val="nil"/>
          <w:between w:val="nil"/>
        </w:pBdr>
        <w:shd w:val="clear" w:color="auto" w:fill="FFFFFF"/>
        <w:spacing w:after="160" w:line="360" w:lineRule="auto"/>
        <w:ind w:firstLine="720"/>
        <w:rPr>
          <w:rFonts w:ascii="Arial" w:eastAsia="Arial" w:hAnsi="Arial" w:cs="Arial"/>
        </w:rPr>
      </w:pPr>
    </w:p>
    <w:p w14:paraId="6A113FB0" w14:textId="77777777" w:rsidR="00C1572E" w:rsidRPr="00EB42BE" w:rsidRDefault="00C1572E" w:rsidP="00C1572E">
      <w:pPr>
        <w:shd w:val="clear" w:color="auto" w:fill="FFFFFF"/>
        <w:spacing w:after="160"/>
        <w:rPr>
          <w:rFonts w:ascii="Arial" w:eastAsia="Arial" w:hAnsi="Arial" w:cs="Arial"/>
        </w:rPr>
      </w:pPr>
    </w:p>
    <w:p w14:paraId="32C52D7D" w14:textId="77777777" w:rsidR="00C1572E" w:rsidRPr="00EB42BE" w:rsidRDefault="00C1572E" w:rsidP="00C1572E">
      <w:pPr>
        <w:shd w:val="clear" w:color="auto" w:fill="FFFFFF"/>
        <w:spacing w:after="160"/>
        <w:jc w:val="center"/>
        <w:rPr>
          <w:rFonts w:ascii="Arial" w:eastAsia="Arial" w:hAnsi="Arial" w:cs="Arial"/>
        </w:rPr>
      </w:pPr>
    </w:p>
    <w:p w14:paraId="516ED320" w14:textId="77777777" w:rsidR="00C1572E" w:rsidRPr="00EB42BE" w:rsidRDefault="00C1572E" w:rsidP="00C1572E">
      <w:pPr>
        <w:spacing w:after="0"/>
        <w:rPr>
          <w:rFonts w:ascii="Arial" w:eastAsia="Arial" w:hAnsi="Arial" w:cs="Arial"/>
        </w:rPr>
      </w:pPr>
    </w:p>
    <w:p w14:paraId="23A64DBD" w14:textId="77777777" w:rsidR="00C1572E" w:rsidRPr="00EB42BE" w:rsidRDefault="00C1572E" w:rsidP="00C1572E">
      <w:pPr>
        <w:spacing w:after="0"/>
        <w:rPr>
          <w:rFonts w:ascii="Arial" w:eastAsia="Arial" w:hAnsi="Arial" w:cs="Arial"/>
        </w:rPr>
      </w:pPr>
    </w:p>
    <w:p w14:paraId="3E0120B4" w14:textId="77777777" w:rsidR="00C1572E" w:rsidRPr="00EB42BE" w:rsidRDefault="00C1572E" w:rsidP="00C1572E">
      <w:pPr>
        <w:spacing w:after="0"/>
        <w:rPr>
          <w:rFonts w:ascii="Arial" w:eastAsia="Arial" w:hAnsi="Arial" w:cs="Arial"/>
        </w:rPr>
      </w:pPr>
    </w:p>
    <w:p w14:paraId="4C507973" w14:textId="77777777" w:rsidR="00C1572E" w:rsidRPr="00EB42BE" w:rsidRDefault="00C1572E" w:rsidP="00C1572E">
      <w:pPr>
        <w:spacing w:line="240" w:lineRule="auto"/>
        <w:rPr>
          <w:rFonts w:ascii="Arial" w:eastAsia="Arial" w:hAnsi="Arial" w:cs="Arial"/>
          <w:b/>
        </w:rPr>
      </w:pPr>
      <w:r w:rsidRPr="00EB42BE">
        <w:rPr>
          <w:rFonts w:ascii="Arial" w:hAnsi="Arial" w:cs="Arial"/>
        </w:rPr>
        <w:br w:type="page"/>
      </w:r>
    </w:p>
    <w:p w14:paraId="3D5C6478" w14:textId="0FBE1638" w:rsidR="00CF1A47" w:rsidRDefault="00C1572E" w:rsidP="00CF1A47">
      <w:pPr>
        <w:pStyle w:val="Heading3"/>
        <w:spacing w:line="240" w:lineRule="auto"/>
        <w:rPr>
          <w:rFonts w:ascii="Arial" w:eastAsia="Arial" w:hAnsi="Arial" w:cs="Arial"/>
          <w:b/>
          <w:sz w:val="22"/>
          <w:szCs w:val="22"/>
        </w:rPr>
      </w:pPr>
      <w:r w:rsidRPr="00EB42BE">
        <w:rPr>
          <w:rFonts w:ascii="Arial" w:eastAsia="Arial" w:hAnsi="Arial" w:cs="Arial"/>
          <w:b/>
          <w:sz w:val="28"/>
          <w:szCs w:val="28"/>
        </w:rPr>
        <w:lastRenderedPageBreak/>
        <w:t>Analysis</w:t>
      </w:r>
    </w:p>
    <w:p w14:paraId="302A260C" w14:textId="77777777" w:rsidR="00CF1A47" w:rsidRPr="00CF1A47" w:rsidRDefault="00CF1A47" w:rsidP="00CF1A47"/>
    <w:p w14:paraId="7D249494" w14:textId="573381A2" w:rsidR="00C1572E" w:rsidRPr="00EB42BE" w:rsidRDefault="00C1572E" w:rsidP="00CF1A47">
      <w:pPr>
        <w:jc w:val="both"/>
        <w:rPr>
          <w:rFonts w:ascii="Arial" w:eastAsia="Arial" w:hAnsi="Arial" w:cs="Arial"/>
        </w:rPr>
      </w:pPr>
      <w:r w:rsidRPr="00EB42BE">
        <w:rPr>
          <w:rFonts w:ascii="Arial" w:eastAsia="Arial" w:hAnsi="Arial" w:cs="Arial"/>
        </w:rPr>
        <w:t xml:space="preserve">We conducted a comprehensive analysis of 386 responses using the Statistical Package for the Social Sciences (SPSS) to </w:t>
      </w:r>
      <w:r w:rsidR="00D4059F">
        <w:rPr>
          <w:rFonts w:ascii="Arial" w:eastAsia="Arial" w:hAnsi="Arial" w:cs="Arial"/>
        </w:rPr>
        <w:t>gain</w:t>
      </w:r>
      <w:r w:rsidRPr="00EB42BE">
        <w:rPr>
          <w:rFonts w:ascii="Arial" w:eastAsia="Arial" w:hAnsi="Arial" w:cs="Arial"/>
        </w:rPr>
        <w:t xml:space="preserve"> insights </w:t>
      </w:r>
      <w:r w:rsidR="00D4059F">
        <w:rPr>
          <w:rFonts w:ascii="Arial" w:eastAsia="Arial" w:hAnsi="Arial" w:cs="Arial"/>
        </w:rPr>
        <w:t>into</w:t>
      </w:r>
      <w:r w:rsidRPr="00EB42BE">
        <w:rPr>
          <w:rFonts w:ascii="Arial" w:eastAsia="Arial" w:hAnsi="Arial" w:cs="Arial"/>
        </w:rPr>
        <w:t xml:space="preserve"> customer satisfaction levels at Walmart and Target. To be more precise, this Analysis section is organized into the following sub-sections. </w:t>
      </w:r>
    </w:p>
    <w:p w14:paraId="7F64F27D" w14:textId="77777777" w:rsidR="00C1572E" w:rsidRPr="00EB42BE" w:rsidRDefault="00C1572E" w:rsidP="00CF1A47">
      <w:pPr>
        <w:numPr>
          <w:ilvl w:val="0"/>
          <w:numId w:val="9"/>
        </w:numPr>
        <w:spacing w:after="0"/>
        <w:jc w:val="both"/>
        <w:rPr>
          <w:rFonts w:ascii="Arial" w:eastAsia="Arial" w:hAnsi="Arial" w:cs="Arial"/>
        </w:rPr>
      </w:pPr>
      <w:r w:rsidRPr="00EB42BE">
        <w:rPr>
          <w:rFonts w:ascii="Arial" w:eastAsia="Arial" w:hAnsi="Arial" w:cs="Arial"/>
        </w:rPr>
        <w:t xml:space="preserve"> Data Summary</w:t>
      </w:r>
    </w:p>
    <w:p w14:paraId="5EB7A802" w14:textId="77777777" w:rsidR="00C1572E" w:rsidRPr="00EB42BE" w:rsidRDefault="00C1572E" w:rsidP="00CF1A47">
      <w:pPr>
        <w:numPr>
          <w:ilvl w:val="0"/>
          <w:numId w:val="9"/>
        </w:numPr>
        <w:spacing w:after="0"/>
        <w:jc w:val="both"/>
        <w:rPr>
          <w:rFonts w:ascii="Arial" w:eastAsia="Arial" w:hAnsi="Arial" w:cs="Arial"/>
        </w:rPr>
      </w:pPr>
      <w:r w:rsidRPr="00EB42BE">
        <w:rPr>
          <w:rFonts w:ascii="Arial" w:eastAsia="Arial" w:hAnsi="Arial" w:cs="Arial"/>
        </w:rPr>
        <w:t>Hypothesis Tests or T-Tests of: (i) One Mean and (ii) Differences Between Means</w:t>
      </w:r>
    </w:p>
    <w:p w14:paraId="46B545A5" w14:textId="77777777" w:rsidR="00C1572E" w:rsidRPr="00EB42BE" w:rsidRDefault="00C1572E" w:rsidP="00CF1A47">
      <w:pPr>
        <w:numPr>
          <w:ilvl w:val="0"/>
          <w:numId w:val="9"/>
        </w:numPr>
        <w:jc w:val="both"/>
        <w:rPr>
          <w:rFonts w:ascii="Arial" w:eastAsia="Arial" w:hAnsi="Arial" w:cs="Arial"/>
        </w:rPr>
      </w:pPr>
      <w:r w:rsidRPr="00EB42BE">
        <w:rPr>
          <w:rFonts w:ascii="Arial" w:eastAsia="Arial" w:hAnsi="Arial" w:cs="Arial"/>
        </w:rPr>
        <w:t>Tests of Association: (i) Chi-Square tests, (ii) Correlations, and (iii) Regression Analysis</w:t>
      </w:r>
      <w:r w:rsidRPr="00EB42BE">
        <w:rPr>
          <w:rFonts w:ascii="Arial" w:hAnsi="Arial" w:cs="Arial"/>
        </w:rPr>
        <w:br w:type="page"/>
      </w:r>
    </w:p>
    <w:p w14:paraId="333D9A84" w14:textId="77777777" w:rsidR="00C1572E" w:rsidRPr="00CF1A47" w:rsidRDefault="00C1572E" w:rsidP="00C1572E">
      <w:pPr>
        <w:pStyle w:val="Heading3"/>
        <w:spacing w:line="240" w:lineRule="auto"/>
        <w:rPr>
          <w:rFonts w:ascii="Arial" w:eastAsia="Arial" w:hAnsi="Arial" w:cs="Arial"/>
          <w:b/>
          <w:bCs/>
          <w:iCs/>
          <w:sz w:val="28"/>
          <w:szCs w:val="28"/>
        </w:rPr>
      </w:pPr>
      <w:r w:rsidRPr="00CF1A47">
        <w:rPr>
          <w:rFonts w:ascii="Arial" w:eastAsia="Arial" w:hAnsi="Arial" w:cs="Arial"/>
          <w:b/>
          <w:bCs/>
          <w:iCs/>
          <w:sz w:val="28"/>
          <w:szCs w:val="28"/>
        </w:rPr>
        <w:lastRenderedPageBreak/>
        <w:t>Data Summary Page for Likert Variables</w:t>
      </w:r>
    </w:p>
    <w:p w14:paraId="5D5D900B" w14:textId="77777777" w:rsidR="00C1572E" w:rsidRPr="00EB42BE" w:rsidRDefault="00C1572E" w:rsidP="00C1572E">
      <w:pPr>
        <w:pBdr>
          <w:top w:val="nil"/>
          <w:left w:val="nil"/>
          <w:bottom w:val="nil"/>
          <w:right w:val="nil"/>
          <w:between w:val="nil"/>
        </w:pBdr>
        <w:spacing w:after="0" w:line="240" w:lineRule="auto"/>
        <w:rPr>
          <w:rFonts w:ascii="Arial" w:eastAsia="Arial" w:hAnsi="Arial" w:cs="Arial"/>
        </w:rPr>
      </w:pPr>
      <w:r w:rsidRPr="00EB42BE">
        <w:rPr>
          <w:rFonts w:ascii="Arial" w:eastAsia="Arial" w:hAnsi="Arial" w:cs="Arial"/>
          <w:noProof/>
        </w:rPr>
        <w:drawing>
          <wp:anchor distT="0" distB="0" distL="114300" distR="114300" simplePos="0" relativeHeight="251561984" behindDoc="0" locked="0" layoutInCell="1" hidden="0" allowOverlap="1" wp14:anchorId="26A457B0" wp14:editId="09C4B6A9">
            <wp:simplePos x="0" y="0"/>
            <wp:positionH relativeFrom="margin">
              <wp:posOffset>219364</wp:posOffset>
            </wp:positionH>
            <wp:positionV relativeFrom="margin">
              <wp:align>center</wp:align>
            </wp:positionV>
            <wp:extent cx="5949315" cy="3503295"/>
            <wp:effectExtent l="0" t="0" r="0" b="1905"/>
            <wp:wrapTopAndBottom distT="0" distB="0"/>
            <wp:docPr id="2071046835" name="image25.png" descr="https://lh7-us.googleusercontent.com/0-CD9bg-xDEby0yxLVQhqarD60EAztWWt6PuAOiom6_gFRrweYHWUf_2oQ6almT9h7MdYpe9RCuj72QhGLMeh_umO__ey6xvixpUuG_NUo9oppwMSEZoIVk-TPfA7Vxwd-khJcorM2KCnxVbyXfLn2s"/>
            <wp:cNvGraphicFramePr/>
            <a:graphic xmlns:a="http://schemas.openxmlformats.org/drawingml/2006/main">
              <a:graphicData uri="http://schemas.openxmlformats.org/drawingml/2006/picture">
                <pic:pic xmlns:pic="http://schemas.openxmlformats.org/drawingml/2006/picture">
                  <pic:nvPicPr>
                    <pic:cNvPr id="0" name="image25.png" descr="https://lh7-us.googleusercontent.com/0-CD9bg-xDEby0yxLVQhqarD60EAztWWt6PuAOiom6_gFRrweYHWUf_2oQ6almT9h7MdYpe9RCuj72QhGLMeh_umO__ey6xvixpUuG_NUo9oppwMSEZoIVk-TPfA7Vxwd-khJcorM2KCnxVbyXfLn2s"/>
                    <pic:cNvPicPr preferRelativeResize="0"/>
                  </pic:nvPicPr>
                  <pic:blipFill>
                    <a:blip r:embed="rId13"/>
                    <a:srcRect/>
                    <a:stretch>
                      <a:fillRect/>
                    </a:stretch>
                  </pic:blipFill>
                  <pic:spPr>
                    <a:xfrm>
                      <a:off x="0" y="0"/>
                      <a:ext cx="5949315" cy="3503295"/>
                    </a:xfrm>
                    <a:prstGeom prst="rect">
                      <a:avLst/>
                    </a:prstGeom>
                    <a:ln/>
                  </pic:spPr>
                </pic:pic>
              </a:graphicData>
            </a:graphic>
          </wp:anchor>
        </w:drawing>
      </w:r>
      <w:r w:rsidRPr="00EB42BE">
        <w:rPr>
          <w:rFonts w:ascii="Arial" w:eastAsia="Arial" w:hAnsi="Arial" w:cs="Arial"/>
          <w:noProof/>
        </w:rPr>
        <w:drawing>
          <wp:anchor distT="0" distB="0" distL="114300" distR="114300" simplePos="0" relativeHeight="251723776" behindDoc="0" locked="0" layoutInCell="1" allowOverlap="1" wp14:anchorId="5AA01BF4" wp14:editId="4B5D4013">
            <wp:simplePos x="0" y="0"/>
            <wp:positionH relativeFrom="column">
              <wp:posOffset>382385</wp:posOffset>
            </wp:positionH>
            <wp:positionV relativeFrom="paragraph">
              <wp:posOffset>194541</wp:posOffset>
            </wp:positionV>
            <wp:extent cx="5225415" cy="1816735"/>
            <wp:effectExtent l="0" t="0" r="0" b="0"/>
            <wp:wrapTopAndBottom/>
            <wp:docPr id="2071046857" name="image54.png" descr="https://lh7-us.googleusercontent.com/KbsRGEUPG1YIEHD8v3lCWNoR0M5mlhCPFStZTp923X3MI6UaLkhddApACQb2WMzwufYtJG8Fem4x9tN_V22sBC5qqPyWDdiz6J5vgnb85wI_gzwqaWjz_DQfL8rPLaU7go6B4o3wXRVzHY0Xo1QirBk"/>
            <wp:cNvGraphicFramePr/>
            <a:graphic xmlns:a="http://schemas.openxmlformats.org/drawingml/2006/main">
              <a:graphicData uri="http://schemas.openxmlformats.org/drawingml/2006/picture">
                <pic:pic xmlns:pic="http://schemas.openxmlformats.org/drawingml/2006/picture">
                  <pic:nvPicPr>
                    <pic:cNvPr id="0" name="image54.png" descr="https://lh7-us.googleusercontent.com/KbsRGEUPG1YIEHD8v3lCWNoR0M5mlhCPFStZTp923X3MI6UaLkhddApACQb2WMzwufYtJG8Fem4x9tN_V22sBC5qqPyWDdiz6J5vgnb85wI_gzwqaWjz_DQfL8rPLaU7go6B4o3wXRVzHY0Xo1QirBk"/>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225415" cy="1816735"/>
                    </a:xfrm>
                    <a:prstGeom prst="rect">
                      <a:avLst/>
                    </a:prstGeom>
                    <a:ln/>
                  </pic:spPr>
                </pic:pic>
              </a:graphicData>
            </a:graphic>
          </wp:anchor>
        </w:drawing>
      </w:r>
    </w:p>
    <w:p w14:paraId="696BEAE2" w14:textId="77777777" w:rsidR="00C1572E" w:rsidRPr="00EB42BE" w:rsidRDefault="00C1572E" w:rsidP="00C1572E">
      <w:pPr>
        <w:pBdr>
          <w:top w:val="nil"/>
          <w:left w:val="nil"/>
          <w:bottom w:val="nil"/>
          <w:right w:val="nil"/>
          <w:between w:val="nil"/>
        </w:pBdr>
        <w:spacing w:after="0" w:line="240" w:lineRule="auto"/>
        <w:jc w:val="center"/>
        <w:rPr>
          <w:rFonts w:ascii="Arial" w:eastAsia="Arial" w:hAnsi="Arial" w:cs="Arial"/>
        </w:rPr>
      </w:pPr>
    </w:p>
    <w:p w14:paraId="6C1EC7BA" w14:textId="77777777" w:rsidR="00C1572E" w:rsidRPr="00EB42BE" w:rsidRDefault="00C1572E" w:rsidP="00C1572E">
      <w:pPr>
        <w:spacing w:after="240" w:line="240" w:lineRule="auto"/>
        <w:jc w:val="both"/>
        <w:rPr>
          <w:rFonts w:ascii="Arial" w:eastAsia="Arial" w:hAnsi="Arial" w:cs="Arial"/>
        </w:rPr>
      </w:pPr>
      <w:r w:rsidRPr="00EB42BE">
        <w:rPr>
          <w:rFonts w:ascii="Arial" w:eastAsia="Arial" w:hAnsi="Arial" w:cs="Arial"/>
        </w:rPr>
        <w:t>The data shows that most respondents have a positive outlook on fast self-checkout options at the stores they choose to be customers. Those who responded agree or strongly agree make up a total of 77.73% of respondents.</w:t>
      </w:r>
    </w:p>
    <w:p w14:paraId="73E10C6D"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3.96. This tells us that the 386-sample size places a high value on the self-checkout options at stores. This high mean is consistent with the high percentage of respondents who Agreed or Strongly Agreed.</w:t>
      </w:r>
    </w:p>
    <w:p w14:paraId="1BA69422"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608D8A6E"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Managerial Conclusion:</w:t>
      </w:r>
      <w:r w:rsidRPr="00EB42BE">
        <w:rPr>
          <w:rFonts w:ascii="Arial" w:eastAsia="Arial" w:hAnsi="Arial" w:cs="Arial"/>
        </w:rPr>
        <w:t xml:space="preserve"> Based on our data, we can conclude that our respondents place much value in the self-checkout capabilities of the stores they are shopping at. With 77.73% of the respondents agreeing or strongly agreeing with this statement, it is important to note this important factor when analyzing the variables that can help Walmart outpace its competition.</w:t>
      </w:r>
    </w:p>
    <w:p w14:paraId="31049300" w14:textId="77777777" w:rsidR="00C1572E" w:rsidRPr="00EB42BE" w:rsidRDefault="00C1572E" w:rsidP="00C1572E">
      <w:pPr>
        <w:pBdr>
          <w:top w:val="nil"/>
          <w:left w:val="nil"/>
          <w:bottom w:val="nil"/>
          <w:right w:val="nil"/>
          <w:between w:val="nil"/>
        </w:pBdr>
        <w:spacing w:after="0" w:line="240" w:lineRule="auto"/>
        <w:jc w:val="center"/>
        <w:rPr>
          <w:rFonts w:ascii="Arial" w:eastAsia="Arial" w:hAnsi="Arial" w:cs="Arial"/>
        </w:rPr>
      </w:pPr>
      <w:r w:rsidRPr="00EB42BE">
        <w:rPr>
          <w:rFonts w:ascii="Arial" w:eastAsia="Arial" w:hAnsi="Arial" w:cs="Arial"/>
          <w:noProof/>
        </w:rPr>
        <w:lastRenderedPageBreak/>
        <w:drawing>
          <wp:inline distT="0" distB="0" distL="0" distR="0" wp14:anchorId="536FE9F9" wp14:editId="076FE3D5">
            <wp:extent cx="5307965" cy="2197100"/>
            <wp:effectExtent l="0" t="0" r="0" b="0"/>
            <wp:docPr id="2071046859" name="image56.png" descr="https://lh7-us.googleusercontent.com/sewX6y6Cv4lf7DoXe6D6da5zTD5plfAhePatdrHtpzgF2rY8e8wy96XYhcagWRvHVuA9udVYXj87AUM5iPTthdAsYuGIui1LDI5xH3_5QDKTS85Q2WidVwkoeGrNEBbrL8vIj5bx89AiB-fMEbA8lXA"/>
            <wp:cNvGraphicFramePr/>
            <a:graphic xmlns:a="http://schemas.openxmlformats.org/drawingml/2006/main">
              <a:graphicData uri="http://schemas.openxmlformats.org/drawingml/2006/picture">
                <pic:pic xmlns:pic="http://schemas.openxmlformats.org/drawingml/2006/picture">
                  <pic:nvPicPr>
                    <pic:cNvPr id="0" name="image56.png" descr="https://lh7-us.googleusercontent.com/sewX6y6Cv4lf7DoXe6D6da5zTD5plfAhePatdrHtpzgF2rY8e8wy96XYhcagWRvHVuA9udVYXj87AUM5iPTthdAsYuGIui1LDI5xH3_5QDKTS85Q2WidVwkoeGrNEBbrL8vIj5bx89AiB-fMEbA8lXA"/>
                    <pic:cNvPicPr preferRelativeResize="0"/>
                  </pic:nvPicPr>
                  <pic:blipFill>
                    <a:blip r:embed="rId15"/>
                    <a:srcRect/>
                    <a:stretch>
                      <a:fillRect/>
                    </a:stretch>
                  </pic:blipFill>
                  <pic:spPr>
                    <a:xfrm>
                      <a:off x="0" y="0"/>
                      <a:ext cx="5307965" cy="2197100"/>
                    </a:xfrm>
                    <a:prstGeom prst="rect">
                      <a:avLst/>
                    </a:prstGeom>
                    <a:ln/>
                  </pic:spPr>
                </pic:pic>
              </a:graphicData>
            </a:graphic>
          </wp:inline>
        </w:drawing>
      </w:r>
    </w:p>
    <w:p w14:paraId="17883634" w14:textId="77777777" w:rsidR="00C1572E" w:rsidRPr="00EB42BE" w:rsidRDefault="00C1572E" w:rsidP="00C1572E">
      <w:pPr>
        <w:pBdr>
          <w:top w:val="nil"/>
          <w:left w:val="nil"/>
          <w:bottom w:val="nil"/>
          <w:right w:val="nil"/>
          <w:between w:val="nil"/>
        </w:pBdr>
        <w:spacing w:after="0" w:line="240" w:lineRule="auto"/>
        <w:jc w:val="center"/>
        <w:rPr>
          <w:rFonts w:ascii="Arial" w:eastAsia="Arial" w:hAnsi="Arial" w:cs="Arial"/>
        </w:rPr>
      </w:pPr>
      <w:r w:rsidRPr="00EB42BE">
        <w:rPr>
          <w:rFonts w:ascii="Arial" w:eastAsia="Arial" w:hAnsi="Arial" w:cs="Arial"/>
          <w:noProof/>
        </w:rPr>
        <w:drawing>
          <wp:inline distT="0" distB="0" distL="0" distR="0" wp14:anchorId="6A8404D8" wp14:editId="65BAC196">
            <wp:extent cx="5949315" cy="3503295"/>
            <wp:effectExtent l="0" t="0" r="0" b="0"/>
            <wp:docPr id="2071046858" name="image61.png" descr="https://lh7-us.googleusercontent.com/FxiYIjvwiwZ6MvEcFM4aIsqi-bHkR7Vp3jih9nghHaraDd7LHPc0uQeWxk4A3q6Z1sNn0-NOPablfG0EJ-jTFL5vto-InEWG82j1bPhPtnYqeYGLDU3aNFQtzVI5C1-4VCnfsw8GMOWIyWTgNvkiGE0"/>
            <wp:cNvGraphicFramePr/>
            <a:graphic xmlns:a="http://schemas.openxmlformats.org/drawingml/2006/main">
              <a:graphicData uri="http://schemas.openxmlformats.org/drawingml/2006/picture">
                <pic:pic xmlns:pic="http://schemas.openxmlformats.org/drawingml/2006/picture">
                  <pic:nvPicPr>
                    <pic:cNvPr id="0" name="image61.png" descr="https://lh7-us.googleusercontent.com/FxiYIjvwiwZ6MvEcFM4aIsqi-bHkR7Vp3jih9nghHaraDd7LHPc0uQeWxk4A3q6Z1sNn0-NOPablfG0EJ-jTFL5vto-InEWG82j1bPhPtnYqeYGLDU3aNFQtzVI5C1-4VCnfsw8GMOWIyWTgNvkiGE0"/>
                    <pic:cNvPicPr preferRelativeResize="0"/>
                  </pic:nvPicPr>
                  <pic:blipFill>
                    <a:blip r:embed="rId16"/>
                    <a:srcRect/>
                    <a:stretch>
                      <a:fillRect/>
                    </a:stretch>
                  </pic:blipFill>
                  <pic:spPr>
                    <a:xfrm>
                      <a:off x="0" y="0"/>
                      <a:ext cx="5949315" cy="3503295"/>
                    </a:xfrm>
                    <a:prstGeom prst="rect">
                      <a:avLst/>
                    </a:prstGeom>
                    <a:ln/>
                  </pic:spPr>
                </pic:pic>
              </a:graphicData>
            </a:graphic>
          </wp:inline>
        </w:drawing>
      </w:r>
    </w:p>
    <w:p w14:paraId="5F941C24" w14:textId="77777777" w:rsidR="00C1572E" w:rsidRPr="00EB42BE" w:rsidRDefault="00C1572E" w:rsidP="00C1572E">
      <w:pPr>
        <w:pBdr>
          <w:top w:val="nil"/>
          <w:left w:val="nil"/>
          <w:bottom w:val="nil"/>
          <w:right w:val="nil"/>
          <w:between w:val="nil"/>
        </w:pBdr>
        <w:spacing w:after="0" w:line="240" w:lineRule="auto"/>
        <w:rPr>
          <w:rFonts w:ascii="Arial" w:eastAsia="Arial" w:hAnsi="Arial" w:cs="Arial"/>
        </w:rPr>
      </w:pPr>
    </w:p>
    <w:p w14:paraId="50087435"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The data shows that a majority of respondents have a positive outlook on the variety of product options that a store holds at any given time. Those who responded agree or strongly agree make up a total of 89.68% of respondents.</w:t>
      </w:r>
    </w:p>
    <w:p w14:paraId="6F5EFB01"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29D048D4"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4.21. This tells us that the 386-sample size values a store that can provide various product options. This very high mean is consistent with the very high percentage of respondents who Agreed or Strongly Agreed.</w:t>
      </w:r>
    </w:p>
    <w:p w14:paraId="3686C369"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6B03572D" w14:textId="77777777" w:rsidR="00C1572E" w:rsidRPr="00EB42BE" w:rsidRDefault="00C1572E" w:rsidP="00C1572E">
      <w:pPr>
        <w:spacing w:after="240" w:line="240" w:lineRule="auto"/>
        <w:jc w:val="both"/>
        <w:rPr>
          <w:rFonts w:ascii="Arial" w:eastAsia="Arial" w:hAnsi="Arial" w:cs="Arial"/>
        </w:rPr>
      </w:pPr>
      <w:r w:rsidRPr="00EB42BE">
        <w:rPr>
          <w:rFonts w:ascii="Arial" w:eastAsia="Arial" w:hAnsi="Arial" w:cs="Arial"/>
          <w:b/>
        </w:rPr>
        <w:t>Managerial Conclusion:</w:t>
      </w:r>
      <w:r w:rsidRPr="00EB42BE">
        <w:rPr>
          <w:rFonts w:ascii="Arial" w:eastAsia="Arial" w:hAnsi="Arial" w:cs="Arial"/>
        </w:rPr>
        <w:t xml:space="preserve"> Because the mean is extremely high for this general factor variable, it is important to note this when looking at ways that Walmart can outperform Target. To create a sustainable competitive advantage, Walmart should provide various options for their customers to keep them happy.</w:t>
      </w:r>
    </w:p>
    <w:p w14:paraId="7A3456D9" w14:textId="77777777" w:rsidR="00C1572E" w:rsidRPr="00EB42BE" w:rsidRDefault="00C1572E" w:rsidP="00C1572E">
      <w:pPr>
        <w:spacing w:after="240" w:line="240" w:lineRule="auto"/>
        <w:jc w:val="both"/>
        <w:rPr>
          <w:rFonts w:ascii="Arial" w:eastAsia="Arial" w:hAnsi="Arial" w:cs="Arial"/>
        </w:rPr>
      </w:pPr>
      <w:r w:rsidRPr="00EB42BE">
        <w:rPr>
          <w:rFonts w:ascii="Arial" w:hAnsi="Arial" w:cs="Arial"/>
          <w:noProof/>
        </w:rPr>
        <w:lastRenderedPageBreak/>
        <w:drawing>
          <wp:anchor distT="0" distB="0" distL="0" distR="0" simplePos="0" relativeHeight="251566080" behindDoc="0" locked="0" layoutInCell="1" hidden="0" allowOverlap="1" wp14:anchorId="48A17FA4" wp14:editId="76AAA2D9">
            <wp:simplePos x="0" y="0"/>
            <wp:positionH relativeFrom="column">
              <wp:posOffset>49646</wp:posOffset>
            </wp:positionH>
            <wp:positionV relativeFrom="margin">
              <wp:posOffset>2146069</wp:posOffset>
            </wp:positionV>
            <wp:extent cx="5949315" cy="3503295"/>
            <wp:effectExtent l="0" t="0" r="0" b="1905"/>
            <wp:wrapTopAndBottom distT="0" distB="0"/>
            <wp:docPr id="2071046848" name="image46.png" descr="https://lh7-us.googleusercontent.com/zBuPrUqdGl_qVXEIn77spnPOU4mprhBEMMxgF6iESQSjDkH_ayLNq7HV9P2fnAYv2DiUxDCBFmYRnrxxghDP3LM4M3FLyuNE1oB2mtdEyUZq64WGawsz9svTBHWRzfe9McHKhLzrOiNNxfZKE0eshEk"/>
            <wp:cNvGraphicFramePr/>
            <a:graphic xmlns:a="http://schemas.openxmlformats.org/drawingml/2006/main">
              <a:graphicData uri="http://schemas.openxmlformats.org/drawingml/2006/picture">
                <pic:pic xmlns:pic="http://schemas.openxmlformats.org/drawingml/2006/picture">
                  <pic:nvPicPr>
                    <pic:cNvPr id="0" name="image46.png" descr="https://lh7-us.googleusercontent.com/zBuPrUqdGl_qVXEIn77spnPOU4mprhBEMMxgF6iESQSjDkH_ayLNq7HV9P2fnAYv2DiUxDCBFmYRnrxxghDP3LM4M3FLyuNE1oB2mtdEyUZq64WGawsz9svTBHWRzfe9McHKhLzrOiNNxfZKE0eshEk"/>
                    <pic:cNvPicPr preferRelativeResize="0"/>
                  </pic:nvPicPr>
                  <pic:blipFill>
                    <a:blip r:embed="rId17"/>
                    <a:srcRect/>
                    <a:stretch>
                      <a:fillRect/>
                    </a:stretch>
                  </pic:blipFill>
                  <pic:spPr>
                    <a:xfrm>
                      <a:off x="0" y="0"/>
                      <a:ext cx="5949315" cy="3503295"/>
                    </a:xfrm>
                    <a:prstGeom prst="rect">
                      <a:avLst/>
                    </a:prstGeom>
                    <a:ln/>
                  </pic:spPr>
                </pic:pic>
              </a:graphicData>
            </a:graphic>
          </wp:anchor>
        </w:drawing>
      </w:r>
    </w:p>
    <w:p w14:paraId="44F4CCA0" w14:textId="77777777" w:rsidR="00C1572E" w:rsidRPr="00EB42BE" w:rsidRDefault="00C1572E" w:rsidP="00C1572E">
      <w:pPr>
        <w:spacing w:after="240" w:line="240" w:lineRule="auto"/>
        <w:rPr>
          <w:rFonts w:ascii="Arial" w:eastAsia="Arial" w:hAnsi="Arial" w:cs="Arial"/>
        </w:rPr>
      </w:pPr>
      <w:r w:rsidRPr="00EB42BE">
        <w:rPr>
          <w:rFonts w:ascii="Arial" w:eastAsia="Arial" w:hAnsi="Arial" w:cs="Arial"/>
          <w:noProof/>
        </w:rPr>
        <w:drawing>
          <wp:anchor distT="0" distB="0" distL="0" distR="0" simplePos="0" relativeHeight="251564032" behindDoc="0" locked="0" layoutInCell="1" hidden="0" allowOverlap="1" wp14:anchorId="0B364ABB" wp14:editId="3CDDB0FD">
            <wp:simplePos x="0" y="0"/>
            <wp:positionH relativeFrom="page">
              <wp:posOffset>1123950</wp:posOffset>
            </wp:positionH>
            <wp:positionV relativeFrom="page">
              <wp:posOffset>706176</wp:posOffset>
            </wp:positionV>
            <wp:extent cx="5307965" cy="2197100"/>
            <wp:effectExtent l="0" t="0" r="0" b="0"/>
            <wp:wrapTopAndBottom distT="0" distB="0"/>
            <wp:docPr id="2071046866" name="image63.png" descr="https://lh7-us.googleusercontent.com/aert6JkD8UrbGoozYY0RUqTOmYeUwHe2MNMP5K8mRbB465d7bkWStMYo_1gV87pbWz6_ifGLqacnr-sanIwzyPj3HwwsgNXYGug6GDp6xwV1IXFjI4yilUtz_fwFlecctTNYB0aMj6d1McsBGWboxVs"/>
            <wp:cNvGraphicFramePr/>
            <a:graphic xmlns:a="http://schemas.openxmlformats.org/drawingml/2006/main">
              <a:graphicData uri="http://schemas.openxmlformats.org/drawingml/2006/picture">
                <pic:pic xmlns:pic="http://schemas.openxmlformats.org/drawingml/2006/picture">
                  <pic:nvPicPr>
                    <pic:cNvPr id="0" name="image63.png" descr="https://lh7-us.googleusercontent.com/aert6JkD8UrbGoozYY0RUqTOmYeUwHe2MNMP5K8mRbB465d7bkWStMYo_1gV87pbWz6_ifGLqacnr-sanIwzyPj3HwwsgNXYGug6GDp6xwV1IXFjI4yilUtz_fwFlecctTNYB0aMj6d1McsBGWboxVs"/>
                    <pic:cNvPicPr preferRelativeResize="0"/>
                  </pic:nvPicPr>
                  <pic:blipFill>
                    <a:blip r:embed="rId18"/>
                    <a:srcRect/>
                    <a:stretch>
                      <a:fillRect/>
                    </a:stretch>
                  </pic:blipFill>
                  <pic:spPr>
                    <a:xfrm>
                      <a:off x="0" y="0"/>
                      <a:ext cx="5307965" cy="2197100"/>
                    </a:xfrm>
                    <a:prstGeom prst="rect">
                      <a:avLst/>
                    </a:prstGeom>
                    <a:ln/>
                  </pic:spPr>
                </pic:pic>
              </a:graphicData>
            </a:graphic>
          </wp:anchor>
        </w:drawing>
      </w:r>
      <w:r w:rsidRPr="00EB42BE">
        <w:rPr>
          <w:rFonts w:ascii="Arial" w:eastAsia="Arial" w:hAnsi="Arial" w:cs="Arial"/>
        </w:rPr>
        <w:t>The data shows that 86.62% of respondents either agree or strongly agree that they value when stores are placed conveniently around them. Out of the 386 total respondents, only 4.19% either strongly disagreed or disagreed.</w:t>
      </w:r>
    </w:p>
    <w:p w14:paraId="7E5AF176"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4.13. This tells us that the 386-sample size has a very positive view of the convenient location of Walmart stores. This high mean is consistent with the high percentage of respondents who Agreed or Strongly Agreed.</w:t>
      </w:r>
    </w:p>
    <w:p w14:paraId="01EE25D2"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b/>
        </w:rPr>
      </w:pPr>
    </w:p>
    <w:p w14:paraId="282D96C6"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Managerial Conclusion:</w:t>
      </w:r>
      <w:r w:rsidRPr="00EB42BE">
        <w:rPr>
          <w:rFonts w:ascii="Arial" w:eastAsia="Arial" w:hAnsi="Arial" w:cs="Arial"/>
        </w:rPr>
        <w:t xml:space="preserve"> Because the mean for this general variable is high, we recommend that Walmart should continue to strategically place its stores nearby so that customers can conveniently access them. To further increase accessibility, we also recommend that Walmart expand into more rural areas of the United States. </w:t>
      </w:r>
    </w:p>
    <w:p w14:paraId="77FDE738" w14:textId="77777777" w:rsidR="00C1572E" w:rsidRPr="00EB42BE" w:rsidRDefault="00C1572E" w:rsidP="00C1572E">
      <w:pPr>
        <w:pBdr>
          <w:top w:val="nil"/>
          <w:left w:val="nil"/>
          <w:bottom w:val="nil"/>
          <w:right w:val="nil"/>
          <w:between w:val="nil"/>
        </w:pBdr>
        <w:spacing w:after="0" w:line="240" w:lineRule="auto"/>
        <w:jc w:val="center"/>
        <w:rPr>
          <w:rFonts w:ascii="Arial" w:eastAsia="Arial" w:hAnsi="Arial" w:cs="Arial"/>
        </w:rPr>
      </w:pPr>
    </w:p>
    <w:p w14:paraId="629C5683" w14:textId="77777777" w:rsidR="00C1572E" w:rsidRPr="00EB42BE" w:rsidRDefault="00C1572E" w:rsidP="00C1572E">
      <w:pPr>
        <w:pBdr>
          <w:top w:val="nil"/>
          <w:left w:val="nil"/>
          <w:bottom w:val="nil"/>
          <w:right w:val="nil"/>
          <w:between w:val="nil"/>
        </w:pBdr>
        <w:spacing w:after="0" w:line="240" w:lineRule="auto"/>
        <w:jc w:val="center"/>
        <w:rPr>
          <w:rFonts w:ascii="Arial" w:eastAsia="Arial" w:hAnsi="Arial" w:cs="Arial"/>
        </w:rPr>
      </w:pPr>
      <w:r w:rsidRPr="00EB42BE">
        <w:rPr>
          <w:rFonts w:ascii="Arial" w:eastAsia="Arial" w:hAnsi="Arial" w:cs="Arial"/>
          <w:noProof/>
        </w:rPr>
        <w:lastRenderedPageBreak/>
        <w:drawing>
          <wp:anchor distT="0" distB="0" distL="0" distR="0" simplePos="0" relativeHeight="251568128" behindDoc="0" locked="0" layoutInCell="1" hidden="0" allowOverlap="1" wp14:anchorId="1FDBB793" wp14:editId="4B1E37D3">
            <wp:simplePos x="0" y="0"/>
            <wp:positionH relativeFrom="page">
              <wp:posOffset>914400</wp:posOffset>
            </wp:positionH>
            <wp:positionV relativeFrom="page">
              <wp:posOffset>2950157</wp:posOffset>
            </wp:positionV>
            <wp:extent cx="5949315" cy="3503295"/>
            <wp:effectExtent l="0" t="0" r="0" b="0"/>
            <wp:wrapTopAndBottom distT="0" distB="0"/>
            <wp:docPr id="2071046816" name="image16.png" descr="https://lh7-us.googleusercontent.com/IRn4lAHhkJh29Bh3-LMpuRuVP7v9X22EiRpSzijrwWjoDQvNt0ypijam0OQres4ywrALPeKIXhcfPuYxP0hWTvynD-JpJ2J5m3V8ay6X8x1aASQMBjCsywDGc3egUaXA2ELbSvv93er8NrpeQ0iiuSM"/>
            <wp:cNvGraphicFramePr/>
            <a:graphic xmlns:a="http://schemas.openxmlformats.org/drawingml/2006/main">
              <a:graphicData uri="http://schemas.openxmlformats.org/drawingml/2006/picture">
                <pic:pic xmlns:pic="http://schemas.openxmlformats.org/drawingml/2006/picture">
                  <pic:nvPicPr>
                    <pic:cNvPr id="0" name="image16.png" descr="https://lh7-us.googleusercontent.com/IRn4lAHhkJh29Bh3-LMpuRuVP7v9X22EiRpSzijrwWjoDQvNt0ypijam0OQres4ywrALPeKIXhcfPuYxP0hWTvynD-JpJ2J5m3V8ay6X8x1aASQMBjCsywDGc3egUaXA2ELbSvv93er8NrpeQ0iiuSM"/>
                    <pic:cNvPicPr preferRelativeResize="0"/>
                  </pic:nvPicPr>
                  <pic:blipFill>
                    <a:blip r:embed="rId19"/>
                    <a:srcRect/>
                    <a:stretch>
                      <a:fillRect/>
                    </a:stretch>
                  </pic:blipFill>
                  <pic:spPr>
                    <a:xfrm>
                      <a:off x="0" y="0"/>
                      <a:ext cx="5949315" cy="3503295"/>
                    </a:xfrm>
                    <a:prstGeom prst="rect">
                      <a:avLst/>
                    </a:prstGeom>
                    <a:ln/>
                  </pic:spPr>
                </pic:pic>
              </a:graphicData>
            </a:graphic>
          </wp:anchor>
        </w:drawing>
      </w:r>
      <w:r w:rsidRPr="00EB42BE">
        <w:rPr>
          <w:rFonts w:ascii="Arial" w:eastAsia="Arial" w:hAnsi="Arial" w:cs="Arial"/>
          <w:noProof/>
        </w:rPr>
        <w:drawing>
          <wp:anchor distT="0" distB="0" distL="0" distR="0" simplePos="0" relativeHeight="251570176" behindDoc="0" locked="0" layoutInCell="1" hidden="0" allowOverlap="1" wp14:anchorId="6150870C" wp14:editId="6959B8B0">
            <wp:simplePos x="0" y="0"/>
            <wp:positionH relativeFrom="page">
              <wp:posOffset>1263650</wp:posOffset>
            </wp:positionH>
            <wp:positionV relativeFrom="page">
              <wp:posOffset>692800</wp:posOffset>
            </wp:positionV>
            <wp:extent cx="5307965" cy="2197100"/>
            <wp:effectExtent l="0" t="0" r="0" b="0"/>
            <wp:wrapTopAndBottom distT="0" distB="0"/>
            <wp:docPr id="2071046817" name="image10.png" descr="https://lh7-us.googleusercontent.com/mPpdrO5tQC-pGpGpPdut3qvxnFYGi0J2jYCx6z0sgx8Wx52NpASBNitdqLk6ri5As5kvEzjTCSbUb4U380uXSu331ZLwiLkrtGRZyLcFqOGrnbMD4sEV2Qo4d-D-ju1fVxB_f0PC0YQ6aRdAdpCcS6Q"/>
            <wp:cNvGraphicFramePr/>
            <a:graphic xmlns:a="http://schemas.openxmlformats.org/drawingml/2006/main">
              <a:graphicData uri="http://schemas.openxmlformats.org/drawingml/2006/picture">
                <pic:pic xmlns:pic="http://schemas.openxmlformats.org/drawingml/2006/picture">
                  <pic:nvPicPr>
                    <pic:cNvPr id="0" name="image10.png" descr="https://lh7-us.googleusercontent.com/mPpdrO5tQC-pGpGpPdut3qvxnFYGi0J2jYCx6z0sgx8Wx52NpASBNitdqLk6ri5As5kvEzjTCSbUb4U380uXSu331ZLwiLkrtGRZyLcFqOGrnbMD4sEV2Qo4d-D-ju1fVxB_f0PC0YQ6aRdAdpCcS6Q"/>
                    <pic:cNvPicPr preferRelativeResize="0"/>
                  </pic:nvPicPr>
                  <pic:blipFill>
                    <a:blip r:embed="rId20"/>
                    <a:srcRect/>
                    <a:stretch>
                      <a:fillRect/>
                    </a:stretch>
                  </pic:blipFill>
                  <pic:spPr>
                    <a:xfrm>
                      <a:off x="0" y="0"/>
                      <a:ext cx="5307965" cy="2197100"/>
                    </a:xfrm>
                    <a:prstGeom prst="rect">
                      <a:avLst/>
                    </a:prstGeom>
                    <a:ln/>
                  </pic:spPr>
                </pic:pic>
              </a:graphicData>
            </a:graphic>
          </wp:anchor>
        </w:drawing>
      </w:r>
    </w:p>
    <w:p w14:paraId="347D4C31" w14:textId="77777777" w:rsidR="00C1572E" w:rsidRPr="00EB42BE" w:rsidRDefault="00C1572E" w:rsidP="00C1572E">
      <w:pPr>
        <w:pBdr>
          <w:top w:val="nil"/>
          <w:left w:val="nil"/>
          <w:bottom w:val="nil"/>
          <w:right w:val="nil"/>
          <w:between w:val="nil"/>
        </w:pBdr>
        <w:spacing w:before="240" w:after="240" w:line="240" w:lineRule="auto"/>
        <w:jc w:val="both"/>
        <w:rPr>
          <w:rFonts w:ascii="Arial" w:eastAsia="Arial" w:hAnsi="Arial" w:cs="Arial"/>
        </w:rPr>
      </w:pPr>
      <w:r w:rsidRPr="00EB42BE">
        <w:rPr>
          <w:rFonts w:ascii="Arial" w:eastAsia="Arial" w:hAnsi="Arial" w:cs="Arial"/>
        </w:rPr>
        <w:t>The data shows that a majority of respondents favor reasonable prices. According to the data, 83.9% agree or strongly agree that prices are reasonable, on the other hand, only 5.54% disagree or strongly disagree with this statement. </w:t>
      </w:r>
    </w:p>
    <w:p w14:paraId="45E0D150"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4.15. This tells us that the 386 respondents value the pricing model that different stores hold. This very high mean is consistent with the high percentage of respondents who Agreed or Strongly Agreed.</w:t>
      </w:r>
    </w:p>
    <w:p w14:paraId="5CCAB7E9"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67FE5B48"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Managerial Conclusion:</w:t>
      </w:r>
      <w:r w:rsidRPr="00EB42BE">
        <w:rPr>
          <w:rFonts w:ascii="Arial" w:eastAsia="Arial" w:hAnsi="Arial" w:cs="Arial"/>
        </w:rPr>
        <w:t xml:space="preserve"> We recommend that Walmart emphasize its prices to align with the values that our respondents hold. With a mean of 4.15, we can conclude that this is an extremely important variable to customers.</w:t>
      </w:r>
    </w:p>
    <w:p w14:paraId="2400B9BE" w14:textId="77777777" w:rsidR="00C1572E" w:rsidRPr="00EB42BE" w:rsidRDefault="00C1572E" w:rsidP="00C1572E">
      <w:pPr>
        <w:spacing w:after="240" w:line="240" w:lineRule="auto"/>
        <w:rPr>
          <w:rFonts w:ascii="Arial" w:eastAsia="Arial" w:hAnsi="Arial" w:cs="Arial"/>
        </w:rPr>
      </w:pPr>
      <w:r w:rsidRPr="00EB42BE">
        <w:rPr>
          <w:rFonts w:ascii="Arial" w:eastAsia="Arial" w:hAnsi="Arial" w:cs="Arial"/>
        </w:rPr>
        <w:lastRenderedPageBreak/>
        <w:br/>
      </w:r>
      <w:r w:rsidRPr="00EB42BE">
        <w:rPr>
          <w:rFonts w:ascii="Arial" w:eastAsia="Arial" w:hAnsi="Arial" w:cs="Arial"/>
          <w:noProof/>
        </w:rPr>
        <w:drawing>
          <wp:anchor distT="0" distB="0" distL="114300" distR="114300" simplePos="0" relativeHeight="251572224" behindDoc="0" locked="0" layoutInCell="1" hidden="0" allowOverlap="1" wp14:anchorId="320F3645" wp14:editId="0CA1B1FD">
            <wp:simplePos x="0" y="0"/>
            <wp:positionH relativeFrom="page">
              <wp:posOffset>1233488</wp:posOffset>
            </wp:positionH>
            <wp:positionV relativeFrom="page">
              <wp:posOffset>780701</wp:posOffset>
            </wp:positionV>
            <wp:extent cx="5307965" cy="2197100"/>
            <wp:effectExtent l="0" t="0" r="0" b="0"/>
            <wp:wrapTopAndBottom distT="0" distB="0"/>
            <wp:docPr id="2071046834" name="image20.png" descr="https://lh7-us.googleusercontent.com/JNqDrvig8Ynj1CAk3GLiQzGrEq7iHeMBayUiZWkNxJe--Ah8QflQOAbQOs8VxudqaA-D4I3GJNrnMMpb5k7P-iZRX8w0GR3gWFFHtOxbYOlAWP3AKvhc-oBw2q6fUxhqfQmRy54BknCpRaTzHRcKIqU"/>
            <wp:cNvGraphicFramePr/>
            <a:graphic xmlns:a="http://schemas.openxmlformats.org/drawingml/2006/main">
              <a:graphicData uri="http://schemas.openxmlformats.org/drawingml/2006/picture">
                <pic:pic xmlns:pic="http://schemas.openxmlformats.org/drawingml/2006/picture">
                  <pic:nvPicPr>
                    <pic:cNvPr id="0" name="image20.png" descr="https://lh7-us.googleusercontent.com/JNqDrvig8Ynj1CAk3GLiQzGrEq7iHeMBayUiZWkNxJe--Ah8QflQOAbQOs8VxudqaA-D4I3GJNrnMMpb5k7P-iZRX8w0GR3gWFFHtOxbYOlAWP3AKvhc-oBw2q6fUxhqfQmRy54BknCpRaTzHRcKIqU"/>
                    <pic:cNvPicPr preferRelativeResize="0"/>
                  </pic:nvPicPr>
                  <pic:blipFill>
                    <a:blip r:embed="rId21"/>
                    <a:srcRect/>
                    <a:stretch>
                      <a:fillRect/>
                    </a:stretch>
                  </pic:blipFill>
                  <pic:spPr>
                    <a:xfrm>
                      <a:off x="0" y="0"/>
                      <a:ext cx="5307965" cy="2197100"/>
                    </a:xfrm>
                    <a:prstGeom prst="rect">
                      <a:avLst/>
                    </a:prstGeom>
                    <a:ln/>
                  </pic:spPr>
                </pic:pic>
              </a:graphicData>
            </a:graphic>
          </wp:anchor>
        </w:drawing>
      </w:r>
      <w:r w:rsidRPr="00EB42BE">
        <w:rPr>
          <w:rFonts w:ascii="Arial" w:eastAsia="Arial" w:hAnsi="Arial" w:cs="Arial"/>
          <w:noProof/>
        </w:rPr>
        <w:drawing>
          <wp:anchor distT="114300" distB="114300" distL="114300" distR="114300" simplePos="0" relativeHeight="251574272" behindDoc="0" locked="0" layoutInCell="1" hidden="0" allowOverlap="1" wp14:anchorId="3235DDE0" wp14:editId="578D9F3C">
            <wp:simplePos x="0" y="0"/>
            <wp:positionH relativeFrom="page">
              <wp:posOffset>1276350</wp:posOffset>
            </wp:positionH>
            <wp:positionV relativeFrom="page">
              <wp:posOffset>3053326</wp:posOffset>
            </wp:positionV>
            <wp:extent cx="5215709" cy="3571312"/>
            <wp:effectExtent l="0" t="0" r="0" b="0"/>
            <wp:wrapTopAndBottom distT="114300" distB="114300"/>
            <wp:docPr id="207104680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5215709" cy="3571312"/>
                    </a:xfrm>
                    <a:prstGeom prst="rect">
                      <a:avLst/>
                    </a:prstGeom>
                    <a:ln/>
                  </pic:spPr>
                </pic:pic>
              </a:graphicData>
            </a:graphic>
          </wp:anchor>
        </w:drawing>
      </w:r>
      <w:r w:rsidRPr="00EB42BE">
        <w:rPr>
          <w:rFonts w:ascii="Arial" w:eastAsia="Arial" w:hAnsi="Arial" w:cs="Arial"/>
        </w:rPr>
        <w:t>The data shows that respondents have a mediocre outlook on customer service at the stores they shop at. According to the data, only 53.93% agree or strongly agree that excellent customer service is a general variable that they value when shopping at different stores.</w:t>
      </w:r>
    </w:p>
    <w:p w14:paraId="4AE266AB"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3.49. The mean of 3.49 is just a little above average which is consistent with the 53.93% of respondents who Agreed or Strongly Agreed with this statement.</w:t>
      </w:r>
    </w:p>
    <w:p w14:paraId="6A89943F"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3B0924D5"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Managerial Conclusion:</w:t>
      </w:r>
      <w:r w:rsidRPr="00EB42BE">
        <w:rPr>
          <w:rFonts w:ascii="Arial" w:eastAsia="Arial" w:hAnsi="Arial" w:cs="Arial"/>
        </w:rPr>
        <w:t xml:space="preserve"> Customer service is not the most important factor in the eyes of customers, as we can see through the mean of 3.49. In comparison to other variables such as reasonable prices and convenient locations, both had means above 4.0. With this in mind, we can place less emphasis on Walmart’s customer service and focus more on the variables that customers value more.</w:t>
      </w:r>
    </w:p>
    <w:p w14:paraId="68D6C117"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11BA74A9" w14:textId="44A7C091" w:rsidR="00C1572E" w:rsidRPr="00EB42BE" w:rsidRDefault="00AD26ED" w:rsidP="00C1572E">
      <w:pPr>
        <w:pBdr>
          <w:top w:val="nil"/>
          <w:left w:val="nil"/>
          <w:bottom w:val="nil"/>
          <w:right w:val="nil"/>
          <w:between w:val="nil"/>
        </w:pBdr>
        <w:spacing w:after="0" w:line="240" w:lineRule="auto"/>
        <w:rPr>
          <w:rFonts w:ascii="Arial" w:eastAsia="Arial" w:hAnsi="Arial" w:cs="Arial"/>
        </w:rPr>
      </w:pPr>
      <w:r w:rsidRPr="00EB42BE">
        <w:rPr>
          <w:rFonts w:ascii="Arial" w:eastAsia="Arial" w:hAnsi="Arial" w:cs="Arial"/>
          <w:noProof/>
        </w:rPr>
        <w:lastRenderedPageBreak/>
        <w:drawing>
          <wp:anchor distT="0" distB="0" distL="114300" distR="114300" simplePos="0" relativeHeight="251756544" behindDoc="0" locked="0" layoutInCell="1" allowOverlap="1" wp14:anchorId="4299FFFA" wp14:editId="2B89920C">
            <wp:simplePos x="0" y="0"/>
            <wp:positionH relativeFrom="margin">
              <wp:align>center</wp:align>
            </wp:positionH>
            <wp:positionV relativeFrom="margin">
              <wp:align>center</wp:align>
            </wp:positionV>
            <wp:extent cx="5949315" cy="3479165"/>
            <wp:effectExtent l="0" t="0" r="0" b="6985"/>
            <wp:wrapTopAndBottom/>
            <wp:docPr id="2071046861" name="image57.png" descr="https://lh7-us.googleusercontent.com/Fa1agcZcDY6VjyOuplofiPwceX7g0KhmEKZmbj8ggQclvfvMQzTe-jjakLrZVsNNZKpCh76sF-k8KUavrxLI8cWaYVtXAVM5w5G3-RU88-RUkmd-50VRlPxSU4ZucqRerwPksG-J8_9f1FS8eXsfMVU"/>
            <wp:cNvGraphicFramePr/>
            <a:graphic xmlns:a="http://schemas.openxmlformats.org/drawingml/2006/main">
              <a:graphicData uri="http://schemas.openxmlformats.org/drawingml/2006/picture">
                <pic:pic xmlns:pic="http://schemas.openxmlformats.org/drawingml/2006/picture">
                  <pic:nvPicPr>
                    <pic:cNvPr id="0" name="image57.png" descr="https://lh7-us.googleusercontent.com/Fa1agcZcDY6VjyOuplofiPwceX7g0KhmEKZmbj8ggQclvfvMQzTe-jjakLrZVsNNZKpCh76sF-k8KUavrxLI8cWaYVtXAVM5w5G3-RU88-RUkmd-50VRlPxSU4ZucqRerwPksG-J8_9f1FS8eXsfMVU"/>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949315" cy="3479165"/>
                    </a:xfrm>
                    <a:prstGeom prst="rect">
                      <a:avLst/>
                    </a:prstGeom>
                    <a:ln/>
                  </pic:spPr>
                </pic:pic>
              </a:graphicData>
            </a:graphic>
          </wp:anchor>
        </w:drawing>
      </w:r>
      <w:r w:rsidRPr="00EB42BE">
        <w:rPr>
          <w:rFonts w:ascii="Arial" w:eastAsia="Arial" w:hAnsi="Arial" w:cs="Arial"/>
          <w:noProof/>
        </w:rPr>
        <w:drawing>
          <wp:anchor distT="0" distB="0" distL="114300" distR="114300" simplePos="0" relativeHeight="251752448" behindDoc="0" locked="0" layoutInCell="1" allowOverlap="1" wp14:anchorId="6F2297DC" wp14:editId="2D21AF9E">
            <wp:simplePos x="0" y="0"/>
            <wp:positionH relativeFrom="margin">
              <wp:align>center</wp:align>
            </wp:positionH>
            <wp:positionV relativeFrom="margin">
              <wp:align>top</wp:align>
            </wp:positionV>
            <wp:extent cx="5307965" cy="2197100"/>
            <wp:effectExtent l="0" t="0" r="6985" b="0"/>
            <wp:wrapTopAndBottom/>
            <wp:docPr id="2071046860" name="image66.png" descr="https://lh7-us.googleusercontent.com/56Y51I2aU85zMp6ISpFaO7OBEa7Nhh5Vki5vc5V_3EHOmuHC5BVpb-hOjhbEt6cU_TpUG4r62XHtePKJC6wQrbQ6jycWaj5eJZcHjAbDJ0wsMMQ2orH50jRrFwj5EdcrgXcFmABlLGJU92SRqEu5WYQ"/>
            <wp:cNvGraphicFramePr/>
            <a:graphic xmlns:a="http://schemas.openxmlformats.org/drawingml/2006/main">
              <a:graphicData uri="http://schemas.openxmlformats.org/drawingml/2006/picture">
                <pic:pic xmlns:pic="http://schemas.openxmlformats.org/drawingml/2006/picture">
                  <pic:nvPicPr>
                    <pic:cNvPr id="0" name="image66.png" descr="https://lh7-us.googleusercontent.com/56Y51I2aU85zMp6ISpFaO7OBEa7Nhh5Vki5vc5V_3EHOmuHC5BVpb-hOjhbEt6cU_TpUG4r62XHtePKJC6wQrbQ6jycWaj5eJZcHjAbDJ0wsMMQ2orH50jRrFwj5EdcrgXcFmABlLGJU92SRqEu5WYQ"/>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307965" cy="2197100"/>
                    </a:xfrm>
                    <a:prstGeom prst="rect">
                      <a:avLst/>
                    </a:prstGeom>
                    <a:ln/>
                  </pic:spPr>
                </pic:pic>
              </a:graphicData>
            </a:graphic>
          </wp:anchor>
        </w:drawing>
      </w:r>
    </w:p>
    <w:p w14:paraId="391A410D" w14:textId="2E77CAB1" w:rsidR="00C1572E" w:rsidRPr="00EB42BE" w:rsidRDefault="00C1572E" w:rsidP="00C1572E">
      <w:pPr>
        <w:pBdr>
          <w:top w:val="nil"/>
          <w:left w:val="nil"/>
          <w:bottom w:val="nil"/>
          <w:right w:val="nil"/>
          <w:between w:val="nil"/>
        </w:pBdr>
        <w:spacing w:after="0" w:line="240" w:lineRule="auto"/>
        <w:jc w:val="center"/>
        <w:rPr>
          <w:rFonts w:ascii="Arial" w:eastAsia="Arial" w:hAnsi="Arial" w:cs="Arial"/>
        </w:rPr>
      </w:pPr>
    </w:p>
    <w:p w14:paraId="3F3E5867" w14:textId="512B781A" w:rsidR="00C1572E" w:rsidRPr="00EB42BE" w:rsidRDefault="00C1572E" w:rsidP="00C1572E">
      <w:pPr>
        <w:pBdr>
          <w:top w:val="nil"/>
          <w:left w:val="nil"/>
          <w:bottom w:val="nil"/>
          <w:right w:val="nil"/>
          <w:between w:val="nil"/>
        </w:pBdr>
        <w:spacing w:after="0" w:line="240" w:lineRule="auto"/>
        <w:jc w:val="center"/>
        <w:rPr>
          <w:rFonts w:ascii="Arial" w:eastAsia="Arial" w:hAnsi="Arial" w:cs="Arial"/>
        </w:rPr>
      </w:pPr>
    </w:p>
    <w:p w14:paraId="7F3805F9"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The data shows that most respondents have a positive outlook on the fast self-checkout option at Walmart. Those who responded agree or strongly agree make up a total of 75.79% of respondents.</w:t>
      </w:r>
    </w:p>
    <w:p w14:paraId="234A0CFB"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6AE0C5D5"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3.94. This tells us that the 386-sample size has a positive view of the self-checkout option at Walmart. This high mean is consistent with the high percentage of respondents who Agreed or Strongly Agreed.</w:t>
      </w:r>
    </w:p>
    <w:p w14:paraId="4C12759D"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7B36DDFA" w14:textId="1A4218A7" w:rsidR="00C1572E" w:rsidRPr="00EB42BE" w:rsidRDefault="00C1572E" w:rsidP="00C1572E">
      <w:pPr>
        <w:pBdr>
          <w:top w:val="nil"/>
          <w:left w:val="nil"/>
          <w:bottom w:val="nil"/>
          <w:right w:val="nil"/>
          <w:between w:val="nil"/>
        </w:pBdr>
        <w:spacing w:after="0" w:line="240" w:lineRule="auto"/>
        <w:jc w:val="both"/>
        <w:rPr>
          <w:rFonts w:ascii="Arial" w:eastAsia="Arial" w:hAnsi="Arial" w:cs="Arial"/>
          <w:bCs/>
        </w:rPr>
      </w:pPr>
      <w:r w:rsidRPr="00EB42BE">
        <w:rPr>
          <w:rFonts w:ascii="Arial" w:eastAsia="Arial" w:hAnsi="Arial" w:cs="Arial"/>
          <w:b/>
        </w:rPr>
        <w:t>Managerial Conclusi</w:t>
      </w:r>
      <w:r w:rsidR="004B143B" w:rsidRPr="00EB42BE">
        <w:rPr>
          <w:rFonts w:ascii="Arial" w:eastAsia="Arial" w:hAnsi="Arial" w:cs="Arial"/>
          <w:b/>
        </w:rPr>
        <w:t xml:space="preserve">on: </w:t>
      </w:r>
      <w:r w:rsidR="004B143B" w:rsidRPr="00EB42BE">
        <w:rPr>
          <w:rFonts w:ascii="Arial" w:eastAsia="Arial" w:hAnsi="Arial" w:cs="Arial"/>
          <w:bCs/>
        </w:rPr>
        <w:t xml:space="preserve">Overall the </w:t>
      </w:r>
      <w:r w:rsidR="005C0165" w:rsidRPr="00EB42BE">
        <w:rPr>
          <w:rFonts w:ascii="Arial" w:eastAsia="Arial" w:hAnsi="Arial" w:cs="Arial"/>
          <w:bCs/>
        </w:rPr>
        <w:t>respondents</w:t>
      </w:r>
      <w:r w:rsidR="004B143B" w:rsidRPr="00EB42BE">
        <w:rPr>
          <w:rFonts w:ascii="Arial" w:eastAsia="Arial" w:hAnsi="Arial" w:cs="Arial"/>
          <w:bCs/>
        </w:rPr>
        <w:t xml:space="preserve"> highly prioritize product quality</w:t>
      </w:r>
      <w:r w:rsidR="00D542D3" w:rsidRPr="00EB42BE">
        <w:rPr>
          <w:rFonts w:ascii="Arial" w:eastAsia="Arial" w:hAnsi="Arial" w:cs="Arial"/>
          <w:bCs/>
        </w:rPr>
        <w:t xml:space="preserve">, so we recommend that </w:t>
      </w:r>
      <w:r w:rsidR="004E52E9" w:rsidRPr="00EB42BE">
        <w:rPr>
          <w:rFonts w:ascii="Arial" w:eastAsia="Arial" w:hAnsi="Arial" w:cs="Arial"/>
          <w:bCs/>
        </w:rPr>
        <w:t xml:space="preserve">Walmart </w:t>
      </w:r>
      <w:r w:rsidR="002F1B69" w:rsidRPr="00EB42BE">
        <w:rPr>
          <w:rFonts w:ascii="Arial" w:eastAsia="Arial" w:hAnsi="Arial" w:cs="Arial"/>
          <w:bCs/>
        </w:rPr>
        <w:t>emphasize this in their stores.</w:t>
      </w:r>
      <w:r w:rsidR="00880707" w:rsidRPr="00EB42BE">
        <w:rPr>
          <w:rFonts w:ascii="Arial" w:eastAsia="Arial" w:hAnsi="Arial" w:cs="Arial"/>
          <w:bCs/>
        </w:rPr>
        <w:t xml:space="preserve"> If Walmart </w:t>
      </w:r>
      <w:r w:rsidR="00743A60" w:rsidRPr="00EB42BE">
        <w:rPr>
          <w:rFonts w:ascii="Arial" w:eastAsia="Arial" w:hAnsi="Arial" w:cs="Arial"/>
          <w:bCs/>
        </w:rPr>
        <w:t>can make their products higher quality, then they have a better chance of a high customer satisfaction score.</w:t>
      </w:r>
    </w:p>
    <w:p w14:paraId="02EEA6C7"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noProof/>
        </w:rPr>
        <w:lastRenderedPageBreak/>
        <w:drawing>
          <wp:anchor distT="0" distB="0" distL="114300" distR="114300" simplePos="0" relativeHeight="251576320" behindDoc="0" locked="0" layoutInCell="1" hidden="0" allowOverlap="1" wp14:anchorId="2EB36C03" wp14:editId="34437693">
            <wp:simplePos x="0" y="0"/>
            <wp:positionH relativeFrom="margin">
              <wp:align>center</wp:align>
            </wp:positionH>
            <wp:positionV relativeFrom="margin">
              <wp:align>center</wp:align>
            </wp:positionV>
            <wp:extent cx="5212715" cy="3503295"/>
            <wp:effectExtent l="0" t="0" r="6985" b="1905"/>
            <wp:wrapTopAndBottom/>
            <wp:docPr id="2071046856" name="image55.png" descr="https://lh7-us.googleusercontent.com/mF8cwgIp2q3oPY4Jvu9Y5tc7ia95jlJGgS2nWHzBRlwe1adQA2amHdk5sqQSs6LEMP1DLMtZQ0Ss_CFdlVL5v_yIfSGDqMFHUfjPmcnC6sSbfYPZG9Rqs4ZVKdHEQk50bs7-Cpzy5YlFx2m8_0z3s7c"/>
            <wp:cNvGraphicFramePr/>
            <a:graphic xmlns:a="http://schemas.openxmlformats.org/drawingml/2006/main">
              <a:graphicData uri="http://schemas.openxmlformats.org/drawingml/2006/picture">
                <pic:pic xmlns:pic="http://schemas.openxmlformats.org/drawingml/2006/picture">
                  <pic:nvPicPr>
                    <pic:cNvPr id="0" name="image55.png" descr="https://lh7-us.googleusercontent.com/mF8cwgIp2q3oPY4Jvu9Y5tc7ia95jlJGgS2nWHzBRlwe1adQA2amHdk5sqQSs6LEMP1DLMtZQ0Ss_CFdlVL5v_yIfSGDqMFHUfjPmcnC6sSbfYPZG9Rqs4ZVKdHEQk50bs7-Cpzy5YlFx2m8_0z3s7c"/>
                    <pic:cNvPicPr preferRelativeResize="0"/>
                  </pic:nvPicPr>
                  <pic:blipFill>
                    <a:blip r:embed="rId25"/>
                    <a:srcRect l="9581" r="2787"/>
                    <a:stretch>
                      <a:fillRect/>
                    </a:stretch>
                  </pic:blipFill>
                  <pic:spPr>
                    <a:xfrm>
                      <a:off x="0" y="0"/>
                      <a:ext cx="5212715" cy="3503295"/>
                    </a:xfrm>
                    <a:prstGeom prst="rect">
                      <a:avLst/>
                    </a:prstGeom>
                    <a:ln/>
                  </pic:spPr>
                </pic:pic>
              </a:graphicData>
            </a:graphic>
          </wp:anchor>
        </w:drawing>
      </w:r>
      <w:r w:rsidRPr="00EB42BE">
        <w:rPr>
          <w:rFonts w:ascii="Arial" w:eastAsia="Arial" w:hAnsi="Arial" w:cs="Arial"/>
          <w:noProof/>
        </w:rPr>
        <w:drawing>
          <wp:anchor distT="0" distB="0" distL="0" distR="0" simplePos="0" relativeHeight="251578368" behindDoc="0" locked="0" layoutInCell="1" hidden="0" allowOverlap="1" wp14:anchorId="1B28A3D2" wp14:editId="01216E88">
            <wp:simplePos x="0" y="0"/>
            <wp:positionH relativeFrom="margin">
              <wp:align>center</wp:align>
            </wp:positionH>
            <wp:positionV relativeFrom="margin">
              <wp:align>top</wp:align>
            </wp:positionV>
            <wp:extent cx="5307965" cy="2197100"/>
            <wp:effectExtent l="0" t="0" r="6985" b="0"/>
            <wp:wrapTopAndBottom/>
            <wp:docPr id="2071046854" name="image51.png" descr="https://lh7-us.googleusercontent.com/QloDUDFK_Io9nVcTP-341G2OqRXiOtvnROsrK1jRDp4Tz_h1kE6VXkjkpB53svWrhvd0ibCN0JAx0Z_FrlAi6DbQ7VTXvljw3iLxQo3-30o7T4Lx3-IZnwu8q9YBN3eac1e1owCxK4ihrX-N-35ajs0"/>
            <wp:cNvGraphicFramePr/>
            <a:graphic xmlns:a="http://schemas.openxmlformats.org/drawingml/2006/main">
              <a:graphicData uri="http://schemas.openxmlformats.org/drawingml/2006/picture">
                <pic:pic xmlns:pic="http://schemas.openxmlformats.org/drawingml/2006/picture">
                  <pic:nvPicPr>
                    <pic:cNvPr id="0" name="image51.png" descr="https://lh7-us.googleusercontent.com/QloDUDFK_Io9nVcTP-341G2OqRXiOtvnROsrK1jRDp4Tz_h1kE6VXkjkpB53svWrhvd0ibCN0JAx0Z_FrlAi6DbQ7VTXvljw3iLxQo3-30o7T4Lx3-IZnwu8q9YBN3eac1e1owCxK4ihrX-N-35ajs0"/>
                    <pic:cNvPicPr preferRelativeResize="0"/>
                  </pic:nvPicPr>
                  <pic:blipFill>
                    <a:blip r:embed="rId26"/>
                    <a:srcRect/>
                    <a:stretch>
                      <a:fillRect/>
                    </a:stretch>
                  </pic:blipFill>
                  <pic:spPr>
                    <a:xfrm>
                      <a:off x="0" y="0"/>
                      <a:ext cx="5307965" cy="2197100"/>
                    </a:xfrm>
                    <a:prstGeom prst="rect">
                      <a:avLst/>
                    </a:prstGeom>
                    <a:ln/>
                  </pic:spPr>
                </pic:pic>
              </a:graphicData>
            </a:graphic>
          </wp:anchor>
        </w:drawing>
      </w:r>
    </w:p>
    <w:p w14:paraId="1880C396" w14:textId="51E905E7" w:rsidR="00C1572E" w:rsidRPr="00EB42BE" w:rsidRDefault="00C1572E" w:rsidP="00C1572E">
      <w:pPr>
        <w:pBdr>
          <w:top w:val="nil"/>
          <w:left w:val="nil"/>
          <w:bottom w:val="nil"/>
          <w:right w:val="nil"/>
          <w:between w:val="nil"/>
        </w:pBdr>
        <w:spacing w:before="240" w:after="240" w:line="240" w:lineRule="auto"/>
        <w:jc w:val="both"/>
        <w:rPr>
          <w:rFonts w:ascii="Arial" w:eastAsia="Arial" w:hAnsi="Arial" w:cs="Arial"/>
        </w:rPr>
      </w:pPr>
      <w:r w:rsidRPr="00EB42BE">
        <w:rPr>
          <w:rFonts w:ascii="Arial" w:eastAsia="Arial" w:hAnsi="Arial" w:cs="Arial"/>
        </w:rPr>
        <w:t xml:space="preserve">The data shows that about two-thirds of the sample has a positive outlook on </w:t>
      </w:r>
      <w:r w:rsidR="00EE651B" w:rsidRPr="00EB42BE">
        <w:rPr>
          <w:rFonts w:ascii="Arial" w:eastAsia="Arial" w:hAnsi="Arial" w:cs="Arial"/>
        </w:rPr>
        <w:t xml:space="preserve">stores </w:t>
      </w:r>
      <w:r w:rsidRPr="00EB42BE">
        <w:rPr>
          <w:rFonts w:ascii="Arial" w:eastAsia="Arial" w:hAnsi="Arial" w:cs="Arial"/>
        </w:rPr>
        <w:t>having a flexible return policy. According to the data, 69.39% agree or strongly agree with that statement, while only 6.86% disagree or strongly disagree with it. </w:t>
      </w:r>
    </w:p>
    <w:p w14:paraId="1EDC1A2D"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3.86. This tells us that the 386-sample size has a favorable view of the self-checkout option at Walmart. This high mean is consistent with the high percentage of respondents who Agreed or Strongly Agreed.</w:t>
      </w:r>
    </w:p>
    <w:p w14:paraId="68F9C511" w14:textId="21640121" w:rsidR="00316AF9" w:rsidRPr="00EB42BE" w:rsidRDefault="00C1572E" w:rsidP="00144B1D">
      <w:pPr>
        <w:pBdr>
          <w:top w:val="nil"/>
          <w:left w:val="nil"/>
          <w:bottom w:val="nil"/>
          <w:right w:val="nil"/>
          <w:between w:val="nil"/>
        </w:pBdr>
        <w:spacing w:before="240" w:after="240" w:line="240" w:lineRule="auto"/>
        <w:jc w:val="both"/>
        <w:rPr>
          <w:rFonts w:ascii="Arial" w:eastAsia="Arial" w:hAnsi="Arial" w:cs="Arial"/>
        </w:rPr>
      </w:pPr>
      <w:r w:rsidRPr="00EB42BE">
        <w:rPr>
          <w:rFonts w:ascii="Arial" w:eastAsia="Arial" w:hAnsi="Arial" w:cs="Arial"/>
          <w:b/>
        </w:rPr>
        <w:t xml:space="preserve">Managerial Conclusion: </w:t>
      </w:r>
      <w:r w:rsidR="00EE651B" w:rsidRPr="00EB42BE">
        <w:rPr>
          <w:rFonts w:ascii="Arial" w:eastAsia="Arial" w:hAnsi="Arial" w:cs="Arial"/>
          <w:bCs/>
        </w:rPr>
        <w:t>Be</w:t>
      </w:r>
      <w:r w:rsidR="00AD26ED" w:rsidRPr="00EB42BE">
        <w:rPr>
          <w:rFonts w:ascii="Arial" w:eastAsia="Arial" w:hAnsi="Arial" w:cs="Arial"/>
          <w:bCs/>
        </w:rPr>
        <w:t xml:space="preserve">cause our sample prioritizes </w:t>
      </w:r>
      <w:r w:rsidR="00E23D6A" w:rsidRPr="00EB42BE">
        <w:rPr>
          <w:rFonts w:ascii="Arial" w:eastAsia="Arial" w:hAnsi="Arial" w:cs="Arial"/>
          <w:bCs/>
        </w:rPr>
        <w:t>stores</w:t>
      </w:r>
      <w:r w:rsidR="00AD26ED" w:rsidRPr="00EB42BE">
        <w:rPr>
          <w:rFonts w:ascii="Arial" w:eastAsia="Arial" w:hAnsi="Arial" w:cs="Arial"/>
          <w:bCs/>
        </w:rPr>
        <w:t xml:space="preserve"> having a flexible return policy, we recommend that </w:t>
      </w:r>
      <w:r w:rsidR="00E23D6A" w:rsidRPr="00EB42BE">
        <w:rPr>
          <w:rFonts w:ascii="Arial" w:eastAsia="Arial" w:hAnsi="Arial" w:cs="Arial"/>
          <w:bCs/>
        </w:rPr>
        <w:t>Walmart</w:t>
      </w:r>
      <w:r w:rsidR="00AD26ED" w:rsidRPr="00EB42BE">
        <w:rPr>
          <w:rFonts w:ascii="Arial" w:eastAsia="Arial" w:hAnsi="Arial" w:cs="Arial"/>
          <w:bCs/>
        </w:rPr>
        <w:t xml:space="preserve"> prioritize this in their </w:t>
      </w:r>
      <w:r w:rsidR="00E23D6A" w:rsidRPr="00EB42BE">
        <w:rPr>
          <w:rFonts w:ascii="Arial" w:eastAsia="Arial" w:hAnsi="Arial" w:cs="Arial"/>
          <w:bCs/>
        </w:rPr>
        <w:t>business to lead to a high ove</w:t>
      </w:r>
      <w:r w:rsidR="00347E3F" w:rsidRPr="00EB42BE">
        <w:rPr>
          <w:rFonts w:ascii="Arial" w:eastAsia="Arial" w:hAnsi="Arial" w:cs="Arial"/>
          <w:bCs/>
        </w:rPr>
        <w:t>rall customer satisfaction score</w:t>
      </w:r>
      <w:r w:rsidRPr="00EB42BE">
        <w:rPr>
          <w:rFonts w:ascii="Arial" w:eastAsia="Arial" w:hAnsi="Arial" w:cs="Arial"/>
        </w:rPr>
        <w:t xml:space="preserve"> return policy</w:t>
      </w:r>
      <w:r w:rsidR="00347E3F" w:rsidRPr="00EB42BE">
        <w:rPr>
          <w:rFonts w:ascii="Arial" w:eastAsia="Arial" w:hAnsi="Arial" w:cs="Arial"/>
        </w:rPr>
        <w:t>.</w:t>
      </w:r>
      <w:r w:rsidRPr="00EB42BE">
        <w:rPr>
          <w:rFonts w:ascii="Arial" w:eastAsia="Arial" w:hAnsi="Arial" w:cs="Arial"/>
        </w:rPr>
        <w:t xml:space="preserve"> </w:t>
      </w:r>
    </w:p>
    <w:p w14:paraId="7090BA55" w14:textId="76B06AAF" w:rsidR="00C1572E" w:rsidRPr="00EB42BE" w:rsidRDefault="00C1572E" w:rsidP="00C1572E">
      <w:pPr>
        <w:pBdr>
          <w:top w:val="nil"/>
          <w:left w:val="nil"/>
          <w:bottom w:val="nil"/>
          <w:right w:val="nil"/>
          <w:between w:val="nil"/>
        </w:pBdr>
        <w:spacing w:before="240" w:after="240" w:line="240" w:lineRule="auto"/>
        <w:rPr>
          <w:rFonts w:ascii="Arial" w:eastAsia="Arial" w:hAnsi="Arial" w:cs="Arial"/>
        </w:rPr>
      </w:pPr>
      <w:r w:rsidRPr="00EB42BE">
        <w:rPr>
          <w:rFonts w:ascii="Arial" w:eastAsia="Arial" w:hAnsi="Arial" w:cs="Arial"/>
          <w:noProof/>
        </w:rPr>
        <w:lastRenderedPageBreak/>
        <w:drawing>
          <wp:anchor distT="0" distB="0" distL="114300" distR="114300" simplePos="0" relativeHeight="251727872" behindDoc="0" locked="0" layoutInCell="1" allowOverlap="1" wp14:anchorId="7A9A1691" wp14:editId="6F504D3F">
            <wp:simplePos x="0" y="0"/>
            <wp:positionH relativeFrom="margin">
              <wp:posOffset>57150</wp:posOffset>
            </wp:positionH>
            <wp:positionV relativeFrom="margin">
              <wp:posOffset>2223841</wp:posOffset>
            </wp:positionV>
            <wp:extent cx="5881370" cy="3363595"/>
            <wp:effectExtent l="0" t="0" r="5080" b="8255"/>
            <wp:wrapTopAndBottom/>
            <wp:docPr id="2071046863" name="image64.png" descr="https://lh7-us.googleusercontent.com/abTM9av9dq1HgZfG7aPZTAa8B_rqce1G7uZkRRuMakhEALEMzdZCxNTRJPE5xBg2-LH_Pe-tU4sRfUFlJIDYASXwpgi6B4q8-3H8jrv2DLoOwusmPEg0_yD5tODLkMsVMG0uGyZxu0fcAZFSw1RBXic"/>
            <wp:cNvGraphicFramePr/>
            <a:graphic xmlns:a="http://schemas.openxmlformats.org/drawingml/2006/main">
              <a:graphicData uri="http://schemas.openxmlformats.org/drawingml/2006/picture">
                <pic:pic xmlns:pic="http://schemas.openxmlformats.org/drawingml/2006/picture">
                  <pic:nvPicPr>
                    <pic:cNvPr id="0" name="image64.png" descr="https://lh7-us.googleusercontent.com/abTM9av9dq1HgZfG7aPZTAa8B_rqce1G7uZkRRuMakhEALEMzdZCxNTRJPE5xBg2-LH_Pe-tU4sRfUFlJIDYASXwpgi6B4q8-3H8jrv2DLoOwusmPEg0_yD5tODLkMsVMG0uGyZxu0fcAZFSw1RBXic"/>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881370" cy="3363595"/>
                    </a:xfrm>
                    <a:prstGeom prst="rect">
                      <a:avLst/>
                    </a:prstGeom>
                    <a:ln/>
                  </pic:spPr>
                </pic:pic>
              </a:graphicData>
            </a:graphic>
            <wp14:sizeRelH relativeFrom="margin">
              <wp14:pctWidth>0</wp14:pctWidth>
            </wp14:sizeRelH>
            <wp14:sizeRelV relativeFrom="margin">
              <wp14:pctHeight>0</wp14:pctHeight>
            </wp14:sizeRelV>
          </wp:anchor>
        </w:drawing>
      </w:r>
      <w:r w:rsidRPr="00EB42BE">
        <w:rPr>
          <w:rFonts w:ascii="Arial" w:eastAsia="Arial" w:hAnsi="Arial" w:cs="Arial"/>
          <w:noProof/>
        </w:rPr>
        <w:drawing>
          <wp:anchor distT="0" distB="0" distL="114300" distR="114300" simplePos="0" relativeHeight="251725824" behindDoc="0" locked="0" layoutInCell="1" allowOverlap="1" wp14:anchorId="0E5684CE" wp14:editId="28318DBB">
            <wp:simplePos x="0" y="0"/>
            <wp:positionH relativeFrom="margin">
              <wp:align>center</wp:align>
            </wp:positionH>
            <wp:positionV relativeFrom="page">
              <wp:posOffset>930737</wp:posOffset>
            </wp:positionV>
            <wp:extent cx="5307965" cy="2197100"/>
            <wp:effectExtent l="0" t="0" r="6985" b="0"/>
            <wp:wrapTopAndBottom/>
            <wp:docPr id="2071046862" name="image62.png" descr="https://lh7-us.googleusercontent.com/XeOWKtQrGFEtUTBfmmdT-TuLpALzQZ_xAUEYkrREjkCPOXafI3LbYYlzAaB5v_8wjapBH3-95RVr6Vocsd47d6BYj1OZM4aWCXj-G92WJjlPnibmOWOyJ1edG6Fj7OsijFj4OHKhauSl5KOX_K9HOX0"/>
            <wp:cNvGraphicFramePr/>
            <a:graphic xmlns:a="http://schemas.openxmlformats.org/drawingml/2006/main">
              <a:graphicData uri="http://schemas.openxmlformats.org/drawingml/2006/picture">
                <pic:pic xmlns:pic="http://schemas.openxmlformats.org/drawingml/2006/picture">
                  <pic:nvPicPr>
                    <pic:cNvPr id="0" name="image62.png" descr="https://lh7-us.googleusercontent.com/XeOWKtQrGFEtUTBfmmdT-TuLpALzQZ_xAUEYkrREjkCPOXafI3LbYYlzAaB5v_8wjapBH3-95RVr6Vocsd47d6BYj1OZM4aWCXj-G92WJjlPnibmOWOyJ1edG6Fj7OsijFj4OHKhauSl5KOX_K9HOX0"/>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307965" cy="2197100"/>
                    </a:xfrm>
                    <a:prstGeom prst="rect">
                      <a:avLst/>
                    </a:prstGeom>
                    <a:ln/>
                  </pic:spPr>
                </pic:pic>
              </a:graphicData>
            </a:graphic>
          </wp:anchor>
        </w:drawing>
      </w:r>
      <w:r w:rsidRPr="00EB42BE">
        <w:rPr>
          <w:rFonts w:ascii="Arial" w:eastAsia="Arial" w:hAnsi="Arial" w:cs="Arial"/>
        </w:rPr>
        <w:t>The data illustrates that the majority of respondents agreed to be consistent customers at Walmart. Those who responded agree or strongly agree make up a total of 63.11% of respondents. Additionally, only 8.83% of respondents strongly disagree that they shop at Walmart frequently. </w:t>
      </w:r>
    </w:p>
    <w:p w14:paraId="7B4948C9"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The mean for this variable is 3.46 on a 5-point scale, which is consistent with the positive, but not great, percentages shown in the preceding point. Walmart should try to improve the rating to at least 4.0.</w:t>
      </w:r>
    </w:p>
    <w:p w14:paraId="457A353D"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7C59467D"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We recommend that Walmart seeks to improve its customer experience, for them to gain more regular customers. To improve their customer experience, we recommend that they utilize surveys at their locations to see what their customers’ common complaints are. 26.23% of the sample either disagreed or strongly disagreed, so if Walmart can enhance the experience of these customers they could improve the number of regular customers they have.</w:t>
      </w:r>
    </w:p>
    <w:p w14:paraId="26CFCACC" w14:textId="77777777" w:rsidR="00C1572E" w:rsidRPr="00EB42BE" w:rsidRDefault="00C1572E" w:rsidP="00144B1D">
      <w:pPr>
        <w:pBdr>
          <w:top w:val="nil"/>
          <w:left w:val="nil"/>
          <w:bottom w:val="nil"/>
          <w:right w:val="nil"/>
          <w:between w:val="nil"/>
        </w:pBdr>
        <w:spacing w:after="0" w:line="240" w:lineRule="auto"/>
        <w:rPr>
          <w:rFonts w:ascii="Arial" w:eastAsia="Arial" w:hAnsi="Arial" w:cs="Arial"/>
        </w:rPr>
      </w:pPr>
    </w:p>
    <w:p w14:paraId="0CA3C137" w14:textId="77777777" w:rsidR="00C1572E" w:rsidRPr="00EB42BE" w:rsidRDefault="00C1572E" w:rsidP="00C1572E">
      <w:pPr>
        <w:pBdr>
          <w:top w:val="nil"/>
          <w:left w:val="nil"/>
          <w:bottom w:val="nil"/>
          <w:right w:val="nil"/>
          <w:between w:val="nil"/>
        </w:pBdr>
        <w:spacing w:after="0" w:line="240" w:lineRule="auto"/>
        <w:jc w:val="center"/>
        <w:rPr>
          <w:rFonts w:ascii="Arial" w:eastAsia="Arial" w:hAnsi="Arial" w:cs="Arial"/>
        </w:rPr>
      </w:pPr>
      <w:r w:rsidRPr="00EB42BE">
        <w:rPr>
          <w:rFonts w:ascii="Arial" w:eastAsia="Arial" w:hAnsi="Arial" w:cs="Arial"/>
          <w:noProof/>
        </w:rPr>
        <w:lastRenderedPageBreak/>
        <w:drawing>
          <wp:inline distT="0" distB="0" distL="0" distR="0" wp14:anchorId="10170FEF" wp14:editId="5FCB04DC">
            <wp:extent cx="5307965" cy="2197100"/>
            <wp:effectExtent l="0" t="0" r="0" b="0"/>
            <wp:docPr id="2071046864" name="image59.png" descr="https://lh7-us.googleusercontent.com/2ZOepy3WRMSWkQFxFIOxpZULsm08hy5tiwA04gYkDiG0gyqEOJwtSrhKOX99sAnH_-gBmgtK76Xs30V_tO-ra2Dnpw8so0IRRX34PP3HBdCNOLU09j5DEW0YbrhIna4x3BHpmHKDHwS3heWg0ulr9pQ"/>
            <wp:cNvGraphicFramePr/>
            <a:graphic xmlns:a="http://schemas.openxmlformats.org/drawingml/2006/main">
              <a:graphicData uri="http://schemas.openxmlformats.org/drawingml/2006/picture">
                <pic:pic xmlns:pic="http://schemas.openxmlformats.org/drawingml/2006/picture">
                  <pic:nvPicPr>
                    <pic:cNvPr id="0" name="image59.png" descr="https://lh7-us.googleusercontent.com/2ZOepy3WRMSWkQFxFIOxpZULsm08hy5tiwA04gYkDiG0gyqEOJwtSrhKOX99sAnH_-gBmgtK76Xs30V_tO-ra2Dnpw8so0IRRX34PP3HBdCNOLU09j5DEW0YbrhIna4x3BHpmHKDHwS3heWg0ulr9pQ"/>
                    <pic:cNvPicPr preferRelativeResize="0"/>
                  </pic:nvPicPr>
                  <pic:blipFill>
                    <a:blip r:embed="rId29"/>
                    <a:srcRect/>
                    <a:stretch>
                      <a:fillRect/>
                    </a:stretch>
                  </pic:blipFill>
                  <pic:spPr>
                    <a:xfrm>
                      <a:off x="0" y="0"/>
                      <a:ext cx="5307965" cy="2197100"/>
                    </a:xfrm>
                    <a:prstGeom prst="rect">
                      <a:avLst/>
                    </a:prstGeom>
                    <a:ln/>
                  </pic:spPr>
                </pic:pic>
              </a:graphicData>
            </a:graphic>
          </wp:inline>
        </w:drawing>
      </w:r>
    </w:p>
    <w:p w14:paraId="01380AF0" w14:textId="77777777" w:rsidR="00C1572E" w:rsidRPr="00EB42BE" w:rsidRDefault="00C1572E" w:rsidP="00C1572E">
      <w:pPr>
        <w:pBdr>
          <w:top w:val="nil"/>
          <w:left w:val="nil"/>
          <w:bottom w:val="nil"/>
          <w:right w:val="nil"/>
          <w:between w:val="nil"/>
        </w:pBdr>
        <w:spacing w:after="0" w:line="240" w:lineRule="auto"/>
        <w:jc w:val="center"/>
        <w:rPr>
          <w:rFonts w:ascii="Arial" w:eastAsia="Arial" w:hAnsi="Arial" w:cs="Arial"/>
        </w:rPr>
      </w:pPr>
      <w:r w:rsidRPr="00EB42BE">
        <w:rPr>
          <w:rFonts w:ascii="Arial" w:eastAsia="Arial" w:hAnsi="Arial" w:cs="Arial"/>
          <w:noProof/>
        </w:rPr>
        <w:drawing>
          <wp:inline distT="0" distB="0" distL="0" distR="0" wp14:anchorId="0A865F3D" wp14:editId="60006F8A">
            <wp:extent cx="5949315" cy="3491230"/>
            <wp:effectExtent l="0" t="0" r="0" b="0"/>
            <wp:docPr id="2071046865" name="image60.png" descr="https://lh7-us.googleusercontent.com/Eb58IzLiMZnxfDRZlvyHUpLFivaCUjKHqVpZxzdbuHnwlDHJvpkFRuwiWaXVEgm_c9CvT0Dsro24SQRHBisrscVG9Jl5WlVpswp0CQrSWxMM8aN3dyIDLDAuqVJ4W8Mga_GNP89djwE6DfajLAEN_m8"/>
            <wp:cNvGraphicFramePr/>
            <a:graphic xmlns:a="http://schemas.openxmlformats.org/drawingml/2006/main">
              <a:graphicData uri="http://schemas.openxmlformats.org/drawingml/2006/picture">
                <pic:pic xmlns:pic="http://schemas.openxmlformats.org/drawingml/2006/picture">
                  <pic:nvPicPr>
                    <pic:cNvPr id="0" name="image60.png" descr="https://lh7-us.googleusercontent.com/Eb58IzLiMZnxfDRZlvyHUpLFivaCUjKHqVpZxzdbuHnwlDHJvpkFRuwiWaXVEgm_c9CvT0Dsro24SQRHBisrscVG9Jl5WlVpswp0CQrSWxMM8aN3dyIDLDAuqVJ4W8Mga_GNP89djwE6DfajLAEN_m8"/>
                    <pic:cNvPicPr preferRelativeResize="0"/>
                  </pic:nvPicPr>
                  <pic:blipFill>
                    <a:blip r:embed="rId30"/>
                    <a:srcRect/>
                    <a:stretch>
                      <a:fillRect/>
                    </a:stretch>
                  </pic:blipFill>
                  <pic:spPr>
                    <a:xfrm>
                      <a:off x="0" y="0"/>
                      <a:ext cx="5949315" cy="3491230"/>
                    </a:xfrm>
                    <a:prstGeom prst="rect">
                      <a:avLst/>
                    </a:prstGeom>
                    <a:ln/>
                  </pic:spPr>
                </pic:pic>
              </a:graphicData>
            </a:graphic>
          </wp:inline>
        </w:drawing>
      </w:r>
    </w:p>
    <w:p w14:paraId="5E085641" w14:textId="77777777" w:rsidR="00C1572E" w:rsidRPr="00EB42BE" w:rsidRDefault="00C1572E" w:rsidP="00C1572E">
      <w:pPr>
        <w:pBdr>
          <w:top w:val="nil"/>
          <w:left w:val="nil"/>
          <w:bottom w:val="nil"/>
          <w:right w:val="nil"/>
          <w:between w:val="nil"/>
        </w:pBdr>
        <w:spacing w:after="0" w:line="240" w:lineRule="auto"/>
        <w:rPr>
          <w:rFonts w:ascii="Arial" w:eastAsia="Arial" w:hAnsi="Arial" w:cs="Arial"/>
        </w:rPr>
      </w:pPr>
    </w:p>
    <w:p w14:paraId="00E1D6E2" w14:textId="77777777" w:rsidR="00C1572E" w:rsidRPr="00EB42BE" w:rsidRDefault="00C1572E" w:rsidP="00C1572E">
      <w:pPr>
        <w:pBdr>
          <w:top w:val="nil"/>
          <w:left w:val="nil"/>
          <w:bottom w:val="nil"/>
          <w:right w:val="nil"/>
          <w:between w:val="nil"/>
        </w:pBdr>
        <w:spacing w:after="0" w:line="240" w:lineRule="auto"/>
        <w:rPr>
          <w:rFonts w:ascii="Arial" w:eastAsia="Arial" w:hAnsi="Arial" w:cs="Arial"/>
        </w:rPr>
      </w:pPr>
    </w:p>
    <w:p w14:paraId="72FD3DD1"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The data shows that a vast majority of respondents have a positive outlook towards Walmart’s fast self-checkout system. Those who responded agree or strongly agree make up a total of 76.7% of respondents.</w:t>
      </w:r>
    </w:p>
    <w:p w14:paraId="78397116"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4EB44F9A"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The mean is 3.88 on a 5-point scale which is close to 4.0 but still has room for improvement. It is consistent with the relatively high percentage (76.7%) of respondents who Agree or Strongly Agree that they like the fast-self-checkout option at Walmart.</w:t>
      </w:r>
    </w:p>
    <w:p w14:paraId="765EB576"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2A646D00"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We recommend that Walmart seeks to improve its fast-self-checkout option in its stores by providing an easier experience for its customers to purchase their items. To grow in this area, Walmart should target 10.47% of respondents who neither agree nor disagree that Walmart has a fast-self-checkout option.</w:t>
      </w:r>
      <w:r w:rsidRPr="00EB42BE">
        <w:rPr>
          <w:rFonts w:ascii="Arial" w:hAnsi="Arial" w:cs="Arial"/>
        </w:rPr>
        <w:t xml:space="preserve"> </w:t>
      </w:r>
      <w:r w:rsidRPr="00EB42BE">
        <w:rPr>
          <w:rFonts w:ascii="Arial" w:hAnsi="Arial" w:cs="Arial"/>
        </w:rPr>
        <w:br w:type="page"/>
      </w:r>
    </w:p>
    <w:p w14:paraId="69B659A9" w14:textId="77777777" w:rsidR="00C1572E" w:rsidRPr="00EB42BE" w:rsidRDefault="00C1572E" w:rsidP="00C1572E">
      <w:pPr>
        <w:pBdr>
          <w:top w:val="nil"/>
          <w:left w:val="nil"/>
          <w:bottom w:val="nil"/>
          <w:right w:val="nil"/>
          <w:between w:val="nil"/>
        </w:pBdr>
        <w:spacing w:after="0" w:line="240" w:lineRule="auto"/>
        <w:jc w:val="center"/>
        <w:rPr>
          <w:rFonts w:ascii="Arial" w:eastAsia="Arial" w:hAnsi="Arial" w:cs="Arial"/>
        </w:rPr>
      </w:pPr>
      <w:r w:rsidRPr="00EB42BE">
        <w:rPr>
          <w:rFonts w:ascii="Arial" w:eastAsia="Arial" w:hAnsi="Arial" w:cs="Arial"/>
          <w:noProof/>
        </w:rPr>
        <w:lastRenderedPageBreak/>
        <w:drawing>
          <wp:anchor distT="0" distB="0" distL="114300" distR="114300" simplePos="0" relativeHeight="251582464" behindDoc="0" locked="0" layoutInCell="1" hidden="0" allowOverlap="1" wp14:anchorId="0BC3ECCF" wp14:editId="76607559">
            <wp:simplePos x="0" y="0"/>
            <wp:positionH relativeFrom="margin">
              <wp:align>center</wp:align>
            </wp:positionH>
            <wp:positionV relativeFrom="margin">
              <wp:align>top</wp:align>
            </wp:positionV>
            <wp:extent cx="5307965" cy="2197100"/>
            <wp:effectExtent l="0" t="0" r="6985" b="0"/>
            <wp:wrapTopAndBottom distT="0" distB="0"/>
            <wp:docPr id="2071046853" name="image50.png" descr="https://lh7-us.googleusercontent.com/aBmUTQrD3cOXDREbLRX-BSnBmAsQ7c13YrXLayX_pGZ2v-ghMz0iMzd_E6lsrkolX10qircjye9vOFKUm2HPSc9qyfomJRnRtQ24Hk8He-keA-nTLaR5InP4_pLO-OfnnD_nlBmMYL24ER83VwJDZaw"/>
            <wp:cNvGraphicFramePr/>
            <a:graphic xmlns:a="http://schemas.openxmlformats.org/drawingml/2006/main">
              <a:graphicData uri="http://schemas.openxmlformats.org/drawingml/2006/picture">
                <pic:pic xmlns:pic="http://schemas.openxmlformats.org/drawingml/2006/picture">
                  <pic:nvPicPr>
                    <pic:cNvPr id="0" name="image50.png" descr="https://lh7-us.googleusercontent.com/aBmUTQrD3cOXDREbLRX-BSnBmAsQ7c13YrXLayX_pGZ2v-ghMz0iMzd_E6lsrkolX10qircjye9vOFKUm2HPSc9qyfomJRnRtQ24Hk8He-keA-nTLaR5InP4_pLO-OfnnD_nlBmMYL24ER83VwJDZaw"/>
                    <pic:cNvPicPr preferRelativeResize="0"/>
                  </pic:nvPicPr>
                  <pic:blipFill>
                    <a:blip r:embed="rId31"/>
                    <a:srcRect/>
                    <a:stretch>
                      <a:fillRect/>
                    </a:stretch>
                  </pic:blipFill>
                  <pic:spPr>
                    <a:xfrm>
                      <a:off x="0" y="0"/>
                      <a:ext cx="5307965" cy="2197100"/>
                    </a:xfrm>
                    <a:prstGeom prst="rect">
                      <a:avLst/>
                    </a:prstGeom>
                    <a:ln/>
                  </pic:spPr>
                </pic:pic>
              </a:graphicData>
            </a:graphic>
          </wp:anchor>
        </w:drawing>
      </w:r>
      <w:r w:rsidRPr="00EB42BE">
        <w:rPr>
          <w:rFonts w:ascii="Arial" w:eastAsia="Arial" w:hAnsi="Arial" w:cs="Arial"/>
          <w:noProof/>
        </w:rPr>
        <w:drawing>
          <wp:anchor distT="114300" distB="114300" distL="114300" distR="114300" simplePos="0" relativeHeight="251580416" behindDoc="0" locked="0" layoutInCell="1" hidden="0" allowOverlap="1" wp14:anchorId="6D82C15A" wp14:editId="4C409ACC">
            <wp:simplePos x="0" y="0"/>
            <wp:positionH relativeFrom="margin">
              <wp:align>center</wp:align>
            </wp:positionH>
            <wp:positionV relativeFrom="page">
              <wp:posOffset>3099839</wp:posOffset>
            </wp:positionV>
            <wp:extent cx="5352518" cy="3632834"/>
            <wp:effectExtent l="0" t="0" r="635" b="6350"/>
            <wp:wrapTopAndBottom distT="114300" distB="114300"/>
            <wp:docPr id="20710468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352518" cy="3632834"/>
                    </a:xfrm>
                    <a:prstGeom prst="rect">
                      <a:avLst/>
                    </a:prstGeom>
                    <a:ln/>
                  </pic:spPr>
                </pic:pic>
              </a:graphicData>
            </a:graphic>
          </wp:anchor>
        </w:drawing>
      </w:r>
    </w:p>
    <w:p w14:paraId="139A9F3C" w14:textId="77777777" w:rsidR="00C1572E" w:rsidRPr="00EB42BE" w:rsidRDefault="00C1572E" w:rsidP="00C1572E">
      <w:pPr>
        <w:pBdr>
          <w:top w:val="nil"/>
          <w:left w:val="nil"/>
          <w:bottom w:val="nil"/>
          <w:right w:val="nil"/>
          <w:between w:val="nil"/>
        </w:pBdr>
        <w:spacing w:after="0" w:line="240" w:lineRule="auto"/>
        <w:rPr>
          <w:rFonts w:ascii="Arial" w:eastAsia="Arial" w:hAnsi="Arial" w:cs="Arial"/>
        </w:rPr>
      </w:pPr>
    </w:p>
    <w:p w14:paraId="2DDB776C"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The data shows that most of the sample has a positive view that Walmart offers a variety of product options. Those who responded agree or strongly agree make up a total of 85.6% of respondents.</w:t>
      </w:r>
    </w:p>
    <w:p w14:paraId="57812DAB" w14:textId="77777777" w:rsidR="00C1572E" w:rsidRPr="00EB42BE" w:rsidRDefault="00C1572E" w:rsidP="00C1572E">
      <w:pPr>
        <w:pBdr>
          <w:top w:val="nil"/>
          <w:left w:val="nil"/>
          <w:bottom w:val="nil"/>
          <w:right w:val="nil"/>
          <w:between w:val="nil"/>
        </w:pBdr>
        <w:spacing w:before="240" w:after="24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4.03, which fares well for Walmart. This tells us that respondents rate Walmart highly on the variety of options offered. This high mean is consistent with the high percentage of respondents who Agreed or Strongly Agreed. </w:t>
      </w:r>
    </w:p>
    <w:p w14:paraId="11C1E53F" w14:textId="77777777" w:rsidR="00C1572E" w:rsidRPr="00EB42BE" w:rsidRDefault="00C1572E" w:rsidP="00C1572E">
      <w:pPr>
        <w:pBdr>
          <w:top w:val="nil"/>
          <w:left w:val="nil"/>
          <w:bottom w:val="nil"/>
          <w:right w:val="nil"/>
          <w:between w:val="nil"/>
        </w:pBdr>
        <w:spacing w:before="240" w:after="24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We recommend that Walmart maintains its current practices when it comes to the variety of options offered. As it stands now, Walmart’s customers are pleased with the number of products they have to choose from.</w:t>
      </w:r>
    </w:p>
    <w:p w14:paraId="5684597C" w14:textId="77777777" w:rsidR="00C1572E" w:rsidRPr="00EB42BE" w:rsidRDefault="00C1572E" w:rsidP="00C1572E">
      <w:pPr>
        <w:spacing w:line="240" w:lineRule="auto"/>
        <w:rPr>
          <w:rFonts w:ascii="Arial" w:eastAsia="Arial" w:hAnsi="Arial" w:cs="Arial"/>
        </w:rPr>
      </w:pPr>
    </w:p>
    <w:p w14:paraId="2E69BB58" w14:textId="77777777" w:rsidR="00C1572E" w:rsidRPr="00EB42BE" w:rsidRDefault="00C1572E" w:rsidP="00C1572E">
      <w:pPr>
        <w:pBdr>
          <w:top w:val="nil"/>
          <w:left w:val="nil"/>
          <w:bottom w:val="nil"/>
          <w:right w:val="nil"/>
          <w:between w:val="nil"/>
        </w:pBdr>
        <w:spacing w:after="0" w:line="240" w:lineRule="auto"/>
        <w:rPr>
          <w:rFonts w:ascii="Arial" w:eastAsia="Arial" w:hAnsi="Arial" w:cs="Arial"/>
        </w:rPr>
      </w:pPr>
      <w:r w:rsidRPr="00EB42BE">
        <w:rPr>
          <w:rFonts w:ascii="Arial" w:eastAsia="Arial" w:hAnsi="Arial" w:cs="Arial"/>
          <w:noProof/>
        </w:rPr>
        <w:drawing>
          <wp:anchor distT="0" distB="0" distL="0" distR="0" simplePos="0" relativeHeight="251584512" behindDoc="0" locked="0" layoutInCell="1" hidden="0" allowOverlap="1" wp14:anchorId="657F5CBF" wp14:editId="62160704">
            <wp:simplePos x="0" y="0"/>
            <wp:positionH relativeFrom="page">
              <wp:posOffset>1225550</wp:posOffset>
            </wp:positionH>
            <wp:positionV relativeFrom="page">
              <wp:posOffset>746167</wp:posOffset>
            </wp:positionV>
            <wp:extent cx="5307965" cy="2197100"/>
            <wp:effectExtent l="0" t="0" r="0" b="0"/>
            <wp:wrapTopAndBottom distT="0" distB="0"/>
            <wp:docPr id="2071046830" name="image28.png" descr="https://lh7-us.googleusercontent.com/ogAqtEsBKmyv7aUL8mSONucVmkBhUpDtumW8doqFpZyed5D3JfeCAvU3HdEgBvQJgrQSeP9jpBIMYET0UFj5RgApTM-YfvkMxvXImMMBM5H2ZrxvYSmUtHMT1D8kld_odV0bEnUGzW0U6_GcC5Nm3tc"/>
            <wp:cNvGraphicFramePr/>
            <a:graphic xmlns:a="http://schemas.openxmlformats.org/drawingml/2006/main">
              <a:graphicData uri="http://schemas.openxmlformats.org/drawingml/2006/picture">
                <pic:pic xmlns:pic="http://schemas.openxmlformats.org/drawingml/2006/picture">
                  <pic:nvPicPr>
                    <pic:cNvPr id="0" name="image28.png" descr="https://lh7-us.googleusercontent.com/ogAqtEsBKmyv7aUL8mSONucVmkBhUpDtumW8doqFpZyed5D3JfeCAvU3HdEgBvQJgrQSeP9jpBIMYET0UFj5RgApTM-YfvkMxvXImMMBM5H2ZrxvYSmUtHMT1D8kld_odV0bEnUGzW0U6_GcC5Nm3tc"/>
                    <pic:cNvPicPr preferRelativeResize="0"/>
                  </pic:nvPicPr>
                  <pic:blipFill>
                    <a:blip r:embed="rId33"/>
                    <a:srcRect/>
                    <a:stretch>
                      <a:fillRect/>
                    </a:stretch>
                  </pic:blipFill>
                  <pic:spPr>
                    <a:xfrm>
                      <a:off x="0" y="0"/>
                      <a:ext cx="5307965" cy="2197100"/>
                    </a:xfrm>
                    <a:prstGeom prst="rect">
                      <a:avLst/>
                    </a:prstGeom>
                    <a:ln/>
                  </pic:spPr>
                </pic:pic>
              </a:graphicData>
            </a:graphic>
          </wp:anchor>
        </w:drawing>
      </w:r>
    </w:p>
    <w:p w14:paraId="2944FBE2" w14:textId="77777777" w:rsidR="00C1572E" w:rsidRPr="00EB42BE" w:rsidRDefault="00C1572E" w:rsidP="00C1572E">
      <w:pPr>
        <w:pBdr>
          <w:top w:val="nil"/>
          <w:left w:val="nil"/>
          <w:bottom w:val="nil"/>
          <w:right w:val="nil"/>
          <w:between w:val="nil"/>
        </w:pBdr>
        <w:spacing w:after="0" w:line="240" w:lineRule="auto"/>
        <w:jc w:val="center"/>
        <w:rPr>
          <w:rFonts w:ascii="Arial" w:eastAsia="Arial" w:hAnsi="Arial" w:cs="Arial"/>
        </w:rPr>
      </w:pPr>
      <w:r w:rsidRPr="00EB42BE">
        <w:rPr>
          <w:rFonts w:ascii="Arial" w:eastAsia="Arial" w:hAnsi="Arial" w:cs="Arial"/>
          <w:noProof/>
        </w:rPr>
        <w:drawing>
          <wp:anchor distT="0" distB="0" distL="114300" distR="114300" simplePos="0" relativeHeight="251586560" behindDoc="0" locked="0" layoutInCell="1" hidden="0" allowOverlap="1" wp14:anchorId="0218196C" wp14:editId="7193E619">
            <wp:simplePos x="0" y="0"/>
            <wp:positionH relativeFrom="page">
              <wp:posOffset>901700</wp:posOffset>
            </wp:positionH>
            <wp:positionV relativeFrom="page">
              <wp:posOffset>3159775</wp:posOffset>
            </wp:positionV>
            <wp:extent cx="5949315" cy="3550920"/>
            <wp:effectExtent l="0" t="0" r="0" b="0"/>
            <wp:wrapTopAndBottom distT="0" distB="0"/>
            <wp:docPr id="2071046802" name="image11.png" descr="https://lh7-us.googleusercontent.com/IWmD4_q1N1LdyAteHBm7VE1kpoSrucVVoq18cd50aB0BcbABuRR38KisoEVwlIkTBvn5XU6txzDb80VJjl1jatwtwoysxxSpBObF93kx7zLtAChwiyPmXgqcP4C8En5-sHiz_NaOAXvHh0NDunXlW18"/>
            <wp:cNvGraphicFramePr/>
            <a:graphic xmlns:a="http://schemas.openxmlformats.org/drawingml/2006/main">
              <a:graphicData uri="http://schemas.openxmlformats.org/drawingml/2006/picture">
                <pic:pic xmlns:pic="http://schemas.openxmlformats.org/drawingml/2006/picture">
                  <pic:nvPicPr>
                    <pic:cNvPr id="0" name="image11.png" descr="https://lh7-us.googleusercontent.com/IWmD4_q1N1LdyAteHBm7VE1kpoSrucVVoq18cd50aB0BcbABuRR38KisoEVwlIkTBvn5XU6txzDb80VJjl1jatwtwoysxxSpBObF93kx7zLtAChwiyPmXgqcP4C8En5-sHiz_NaOAXvHh0NDunXlW18"/>
                    <pic:cNvPicPr preferRelativeResize="0"/>
                  </pic:nvPicPr>
                  <pic:blipFill>
                    <a:blip r:embed="rId34"/>
                    <a:srcRect/>
                    <a:stretch>
                      <a:fillRect/>
                    </a:stretch>
                  </pic:blipFill>
                  <pic:spPr>
                    <a:xfrm>
                      <a:off x="0" y="0"/>
                      <a:ext cx="5949315" cy="3550920"/>
                    </a:xfrm>
                    <a:prstGeom prst="rect">
                      <a:avLst/>
                    </a:prstGeom>
                    <a:ln/>
                  </pic:spPr>
                </pic:pic>
              </a:graphicData>
            </a:graphic>
          </wp:anchor>
        </w:drawing>
      </w:r>
    </w:p>
    <w:p w14:paraId="567FC991"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The data shows that most of the sample in the chart has a positive outlook that Walmart provides more convenient locations for their customers. Those who responded agree or strongly agree make up a total of 80.1% of respondents.</w:t>
      </w:r>
    </w:p>
    <w:p w14:paraId="7F64AFEA" w14:textId="77777777" w:rsidR="00C1572E" w:rsidRPr="00EB42BE" w:rsidRDefault="00C1572E" w:rsidP="00C1572E">
      <w:pPr>
        <w:pBdr>
          <w:top w:val="nil"/>
          <w:left w:val="nil"/>
          <w:bottom w:val="nil"/>
          <w:right w:val="nil"/>
          <w:between w:val="nil"/>
        </w:pBdr>
        <w:spacing w:before="240" w:after="24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3.97. This tells us that the sample size believes that Walmart has convenient locations for its customers. This high mean is consistent with the high percentage of respondents who Agreed or Strongly Agreed. </w:t>
      </w:r>
    </w:p>
    <w:p w14:paraId="54BDA7F5" w14:textId="77777777" w:rsidR="00C1572E" w:rsidRPr="00EB42BE" w:rsidRDefault="00C1572E" w:rsidP="00C1572E">
      <w:pPr>
        <w:pBdr>
          <w:top w:val="nil"/>
          <w:left w:val="nil"/>
          <w:bottom w:val="nil"/>
          <w:right w:val="nil"/>
          <w:between w:val="nil"/>
        </w:pBdr>
        <w:spacing w:before="240" w:after="24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Based on the data indicating the positive attitude of respondents regarding convenient locations, we recommend that Walmart continue to prioritize location convenience, expand accessibility options, and optimize store layouts to streamline the shopping experience. </w:t>
      </w:r>
    </w:p>
    <w:p w14:paraId="19DBB4B0" w14:textId="02398FCC" w:rsidR="00C1572E" w:rsidRPr="00EB42BE" w:rsidRDefault="00C1572E" w:rsidP="003A3DF3">
      <w:pPr>
        <w:rPr>
          <w:rFonts w:ascii="Arial" w:eastAsia="Arial" w:hAnsi="Arial" w:cs="Arial"/>
        </w:rPr>
      </w:pPr>
      <w:r w:rsidRPr="00EB42BE">
        <w:rPr>
          <w:rFonts w:ascii="Arial" w:hAnsi="Arial" w:cs="Arial"/>
          <w:noProof/>
        </w:rPr>
        <w:lastRenderedPageBreak/>
        <w:drawing>
          <wp:anchor distT="0" distB="0" distL="114300" distR="114300" simplePos="0" relativeHeight="251590656" behindDoc="0" locked="0" layoutInCell="1" hidden="0" allowOverlap="1" wp14:anchorId="51EF512F" wp14:editId="650A4B78">
            <wp:simplePos x="0" y="0"/>
            <wp:positionH relativeFrom="column">
              <wp:posOffset>191885</wp:posOffset>
            </wp:positionH>
            <wp:positionV relativeFrom="paragraph">
              <wp:posOffset>2382058</wp:posOffset>
            </wp:positionV>
            <wp:extent cx="5949315" cy="3586480"/>
            <wp:effectExtent l="0" t="0" r="0" b="0"/>
            <wp:wrapTopAndBottom distT="0" distB="0"/>
            <wp:docPr id="2071046803" name="image65.png" descr="https://lh7-us.googleusercontent.com/iHWUqwXUPzxXYL0aPUroDZ1-5oWZxeWsZRzo-29Fr49bEcX8i-6_Nq1vfRBfjsQBb5waxmb3dqVDi53DstJkmbzNMJzcQYesaqA_9Om7jMgdU9a93MMxDrPcb50gKosDF-jDgwRX9t2kXrrl8-6-r78"/>
            <wp:cNvGraphicFramePr/>
            <a:graphic xmlns:a="http://schemas.openxmlformats.org/drawingml/2006/main">
              <a:graphicData uri="http://schemas.openxmlformats.org/drawingml/2006/picture">
                <pic:pic xmlns:pic="http://schemas.openxmlformats.org/drawingml/2006/picture">
                  <pic:nvPicPr>
                    <pic:cNvPr id="0" name="image65.png" descr="https://lh7-us.googleusercontent.com/iHWUqwXUPzxXYL0aPUroDZ1-5oWZxeWsZRzo-29Fr49bEcX8i-6_Nq1vfRBfjsQBb5waxmb3dqVDi53DstJkmbzNMJzcQYesaqA_9Om7jMgdU9a93MMxDrPcb50gKosDF-jDgwRX9t2kXrrl8-6-r78"/>
                    <pic:cNvPicPr preferRelativeResize="0"/>
                  </pic:nvPicPr>
                  <pic:blipFill>
                    <a:blip r:embed="rId35"/>
                    <a:srcRect/>
                    <a:stretch>
                      <a:fillRect/>
                    </a:stretch>
                  </pic:blipFill>
                  <pic:spPr>
                    <a:xfrm>
                      <a:off x="0" y="0"/>
                      <a:ext cx="5949315" cy="3586480"/>
                    </a:xfrm>
                    <a:prstGeom prst="rect">
                      <a:avLst/>
                    </a:prstGeom>
                    <a:ln/>
                  </pic:spPr>
                </pic:pic>
              </a:graphicData>
            </a:graphic>
          </wp:anchor>
        </w:drawing>
      </w:r>
      <w:r w:rsidRPr="00EB42BE">
        <w:rPr>
          <w:rFonts w:ascii="Arial" w:eastAsia="Arial" w:hAnsi="Arial" w:cs="Arial"/>
          <w:noProof/>
        </w:rPr>
        <w:drawing>
          <wp:anchor distT="0" distB="0" distL="0" distR="0" simplePos="0" relativeHeight="251588608" behindDoc="0" locked="0" layoutInCell="1" hidden="0" allowOverlap="1" wp14:anchorId="56FE1ACD" wp14:editId="6D570D00">
            <wp:simplePos x="0" y="0"/>
            <wp:positionH relativeFrom="margin">
              <wp:align>center</wp:align>
            </wp:positionH>
            <wp:positionV relativeFrom="page">
              <wp:posOffset>1067782</wp:posOffset>
            </wp:positionV>
            <wp:extent cx="5307965" cy="2197100"/>
            <wp:effectExtent l="0" t="0" r="6985" b="0"/>
            <wp:wrapTopAndBottom distT="0" distB="0"/>
            <wp:docPr id="2071046846" name="image52.png" descr="https://lh7-us.googleusercontent.com/3JYLb-WPhD6YKfCYNgZmdsgq0brzHtq0c5SkMGxd8pFlzzXuuO-NrCMT4XobdJp4a9wzojCwwH1u2ffiGmkeDS81vN64A7hn2FLAWmHrXiZV2EyAW285JMJPXHZMafcvjc0ClbF7JyPDCMIJe1Y_TS4"/>
            <wp:cNvGraphicFramePr/>
            <a:graphic xmlns:a="http://schemas.openxmlformats.org/drawingml/2006/main">
              <a:graphicData uri="http://schemas.openxmlformats.org/drawingml/2006/picture">
                <pic:pic xmlns:pic="http://schemas.openxmlformats.org/drawingml/2006/picture">
                  <pic:nvPicPr>
                    <pic:cNvPr id="0" name="image52.png" descr="https://lh7-us.googleusercontent.com/3JYLb-WPhD6YKfCYNgZmdsgq0brzHtq0c5SkMGxd8pFlzzXuuO-NrCMT4XobdJp4a9wzojCwwH1u2ffiGmkeDS81vN64A7hn2FLAWmHrXiZV2EyAW285JMJPXHZMafcvjc0ClbF7JyPDCMIJe1Y_TS4"/>
                    <pic:cNvPicPr preferRelativeResize="0"/>
                  </pic:nvPicPr>
                  <pic:blipFill>
                    <a:blip r:embed="rId36"/>
                    <a:srcRect/>
                    <a:stretch>
                      <a:fillRect/>
                    </a:stretch>
                  </pic:blipFill>
                  <pic:spPr>
                    <a:xfrm>
                      <a:off x="0" y="0"/>
                      <a:ext cx="5307965" cy="2197100"/>
                    </a:xfrm>
                    <a:prstGeom prst="rect">
                      <a:avLst/>
                    </a:prstGeom>
                    <a:ln/>
                  </pic:spPr>
                </pic:pic>
              </a:graphicData>
            </a:graphic>
          </wp:anchor>
        </w:drawing>
      </w:r>
      <w:r w:rsidRPr="00EB42BE">
        <w:rPr>
          <w:rFonts w:ascii="Arial" w:eastAsia="Arial" w:hAnsi="Arial" w:cs="Arial"/>
        </w:rPr>
        <w:t>The data shows that most of the sample has a positive outlook on Walmart’s reasonable prices. Those who responded agree or strongly agree make up a total of 83.72% of respondents.</w:t>
      </w:r>
    </w:p>
    <w:p w14:paraId="1CAF7984"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agreeing the mean was 3.99. This tells us that the 381-sample size has a positive view of Walmart’s prices. This high mean is consistent with the high percentage of respondents who Agreed or Strongly Agreed.</w:t>
      </w:r>
    </w:p>
    <w:p w14:paraId="12D56B90"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208C260B"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We recommend that Walmart capitalize on the overwhelmingly positive perception of its prices by strategically leveraging this perception to increase brand loyalty. If Walmart continues to hold its pricing strategy at its core then it will be able to strengthen customer trust. </w:t>
      </w:r>
    </w:p>
    <w:p w14:paraId="0252D613" w14:textId="665D5364" w:rsidR="00C1572E" w:rsidRPr="00EB42BE" w:rsidRDefault="00144B1D" w:rsidP="00F66FE5">
      <w:pPr>
        <w:spacing w:line="240" w:lineRule="auto"/>
        <w:rPr>
          <w:rFonts w:ascii="Arial" w:eastAsia="Arial" w:hAnsi="Arial" w:cs="Arial"/>
        </w:rPr>
      </w:pPr>
      <w:r w:rsidRPr="00EB42BE">
        <w:rPr>
          <w:rFonts w:ascii="Arial" w:eastAsia="Arial" w:hAnsi="Arial" w:cs="Arial"/>
          <w:noProof/>
        </w:rPr>
        <w:lastRenderedPageBreak/>
        <w:drawing>
          <wp:anchor distT="0" distB="0" distL="114300" distR="114300" simplePos="0" relativeHeight="251740160" behindDoc="0" locked="0" layoutInCell="1" allowOverlap="1" wp14:anchorId="3F9AB3BC" wp14:editId="4367E1B7">
            <wp:simplePos x="0" y="0"/>
            <wp:positionH relativeFrom="margin">
              <wp:align>center</wp:align>
            </wp:positionH>
            <wp:positionV relativeFrom="margin">
              <wp:align>center</wp:align>
            </wp:positionV>
            <wp:extent cx="5949315" cy="3562350"/>
            <wp:effectExtent l="0" t="0" r="0" b="0"/>
            <wp:wrapTopAndBottom/>
            <wp:docPr id="2071046845" name="image44.png" descr="https://lh7-us.googleusercontent.com/pjtQNZiFsswC9HknK79sNYFKN6MXlB2vv7PtAYXS2i5WYn8pHCzmwp1BkslUL354gu2nbseFGbo2zTnmyu_rHOvCtTmiplPidHwLr9NDBs7X2ElABRFHYL2lRSfvAcWf9BdFllIuZ8Bm5x1kW0HBiC4"/>
            <wp:cNvGraphicFramePr/>
            <a:graphic xmlns:a="http://schemas.openxmlformats.org/drawingml/2006/main">
              <a:graphicData uri="http://schemas.openxmlformats.org/drawingml/2006/picture">
                <pic:pic xmlns:pic="http://schemas.openxmlformats.org/drawingml/2006/picture">
                  <pic:nvPicPr>
                    <pic:cNvPr id="0" name="image44.png" descr="https://lh7-us.googleusercontent.com/pjtQNZiFsswC9HknK79sNYFKN6MXlB2vv7PtAYXS2i5WYn8pHCzmwp1BkslUL354gu2nbseFGbo2zTnmyu_rHOvCtTmiplPidHwLr9NDBs7X2ElABRFHYL2lRSfvAcWf9BdFllIuZ8Bm5x1kW0HBiC4"/>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5949315" cy="3562350"/>
                    </a:xfrm>
                    <a:prstGeom prst="rect">
                      <a:avLst/>
                    </a:prstGeom>
                    <a:ln/>
                  </pic:spPr>
                </pic:pic>
              </a:graphicData>
            </a:graphic>
          </wp:anchor>
        </w:drawing>
      </w:r>
      <w:r w:rsidRPr="00EB42BE">
        <w:rPr>
          <w:rFonts w:ascii="Arial" w:eastAsia="Arial" w:hAnsi="Arial" w:cs="Arial"/>
          <w:noProof/>
        </w:rPr>
        <w:drawing>
          <wp:anchor distT="0" distB="0" distL="114300" distR="114300" simplePos="0" relativeHeight="251734016" behindDoc="0" locked="0" layoutInCell="1" allowOverlap="1" wp14:anchorId="40C8E86D" wp14:editId="57D3A81D">
            <wp:simplePos x="0" y="0"/>
            <wp:positionH relativeFrom="margin">
              <wp:align>center</wp:align>
            </wp:positionH>
            <wp:positionV relativeFrom="page">
              <wp:posOffset>963648</wp:posOffset>
            </wp:positionV>
            <wp:extent cx="5307965" cy="2197100"/>
            <wp:effectExtent l="0" t="0" r="6985" b="0"/>
            <wp:wrapTopAndBottom/>
            <wp:docPr id="2071046844" name="image42.png" descr="https://lh7-us.googleusercontent.com/JrmZlDcdxdjsp5Hqd9eoTwfTm4oFqJ4VN7PmABrrxGO5Ryqf8iGo6k2JbVB9QFYGTIO2vVt7gTzXsMKlHTC2vn1CzxTZ7f_QIqpK9bSsU7-ixCusajhNPFKK-yqHCS5mCN6wAMbdP8TN3wTZgOsN2fQ"/>
            <wp:cNvGraphicFramePr/>
            <a:graphic xmlns:a="http://schemas.openxmlformats.org/drawingml/2006/main">
              <a:graphicData uri="http://schemas.openxmlformats.org/drawingml/2006/picture">
                <pic:pic xmlns:pic="http://schemas.openxmlformats.org/drawingml/2006/picture">
                  <pic:nvPicPr>
                    <pic:cNvPr id="0" name="image42.png" descr="https://lh7-us.googleusercontent.com/JrmZlDcdxdjsp5Hqd9eoTwfTm4oFqJ4VN7PmABrrxGO5Ryqf8iGo6k2JbVB9QFYGTIO2vVt7gTzXsMKlHTC2vn1CzxTZ7f_QIqpK9bSsU7-ixCusajhNPFKK-yqHCS5mCN6wAMbdP8TN3wTZgOsN2fQ"/>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5307965" cy="2197100"/>
                    </a:xfrm>
                    <a:prstGeom prst="rect">
                      <a:avLst/>
                    </a:prstGeom>
                    <a:ln/>
                  </pic:spPr>
                </pic:pic>
              </a:graphicData>
            </a:graphic>
          </wp:anchor>
        </w:drawing>
      </w:r>
      <w:r w:rsidR="00C1572E" w:rsidRPr="00EB42BE">
        <w:rPr>
          <w:rFonts w:ascii="Arial" w:eastAsia="Arial" w:hAnsi="Arial" w:cs="Arial"/>
        </w:rPr>
        <w:t>The data shows that the sample is mostly neutral about Walmart’s customer service. The data shows that 35.53% of the respondents agree or strongly agree that Walmart has excellent customer service. 34.21% of the respondents disagreed or strongly disagreed with this statement.</w:t>
      </w:r>
    </w:p>
    <w:p w14:paraId="3EEB58B1"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3.0. This tells us that the 381-sample size has a positive view of Walmart’s prices. This low mean is consistent with the low percentage of respondents who Agreed or Strongly Agreed.</w:t>
      </w:r>
    </w:p>
    <w:p w14:paraId="65B64436"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1C63A828"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We recommend that Walmart increase their customer’s perception of their customer service by requiring more training for their employees on customer habits. We believe that if Walmart trains their employees on how to better interact with customers then the customers will have a better experience thus a better perception of Walmart’s customer service.</w:t>
      </w:r>
    </w:p>
    <w:p w14:paraId="3636C685" w14:textId="241D0098" w:rsidR="00C1572E" w:rsidRPr="00EB42BE" w:rsidRDefault="00F66FE5" w:rsidP="00C1572E">
      <w:pPr>
        <w:rPr>
          <w:rFonts w:ascii="Arial" w:eastAsia="Arial" w:hAnsi="Arial" w:cs="Arial"/>
        </w:rPr>
      </w:pPr>
      <w:r w:rsidRPr="00EB42BE">
        <w:rPr>
          <w:rFonts w:ascii="Arial" w:hAnsi="Arial" w:cs="Arial"/>
          <w:noProof/>
        </w:rPr>
        <w:lastRenderedPageBreak/>
        <w:drawing>
          <wp:anchor distT="0" distB="0" distL="114300" distR="114300" simplePos="0" relativeHeight="251594752" behindDoc="0" locked="0" layoutInCell="1" hidden="0" allowOverlap="1" wp14:anchorId="1164A49F" wp14:editId="54340DD9">
            <wp:simplePos x="0" y="0"/>
            <wp:positionH relativeFrom="column">
              <wp:posOffset>74930</wp:posOffset>
            </wp:positionH>
            <wp:positionV relativeFrom="paragraph">
              <wp:posOffset>2194419</wp:posOffset>
            </wp:positionV>
            <wp:extent cx="5949315" cy="3479165"/>
            <wp:effectExtent l="0" t="0" r="0" b="0"/>
            <wp:wrapTopAndBottom distT="0" distB="0"/>
            <wp:docPr id="2071046812" name="image14.png" descr="https://lh7-us.googleusercontent.com/Ge6LiEU0fuCf48nV8voG-AbfZPWh7FX1IJKxuzalbXchjoWy-FpB8nJJJGw868ry0Nz8Q7S7AZgGGLHcDQiKuzDBjEhYuG_4U6OnpnleR3d-F3KJRebKB6VfMvZMUnANTO5vw51j5ApwrnQa3XAOfvE"/>
            <wp:cNvGraphicFramePr/>
            <a:graphic xmlns:a="http://schemas.openxmlformats.org/drawingml/2006/main">
              <a:graphicData uri="http://schemas.openxmlformats.org/drawingml/2006/picture">
                <pic:pic xmlns:pic="http://schemas.openxmlformats.org/drawingml/2006/picture">
                  <pic:nvPicPr>
                    <pic:cNvPr id="0" name="image14.png" descr="https://lh7-us.googleusercontent.com/Ge6LiEU0fuCf48nV8voG-AbfZPWh7FX1IJKxuzalbXchjoWy-FpB8nJJJGw868ry0Nz8Q7S7AZgGGLHcDQiKuzDBjEhYuG_4U6OnpnleR3d-F3KJRebKB6VfMvZMUnANTO5vw51j5ApwrnQa3XAOfvE"/>
                    <pic:cNvPicPr preferRelativeResize="0"/>
                  </pic:nvPicPr>
                  <pic:blipFill>
                    <a:blip r:embed="rId39"/>
                    <a:srcRect/>
                    <a:stretch>
                      <a:fillRect/>
                    </a:stretch>
                  </pic:blipFill>
                  <pic:spPr>
                    <a:xfrm>
                      <a:off x="0" y="0"/>
                      <a:ext cx="5949315" cy="3479165"/>
                    </a:xfrm>
                    <a:prstGeom prst="rect">
                      <a:avLst/>
                    </a:prstGeom>
                    <a:ln/>
                  </pic:spPr>
                </pic:pic>
              </a:graphicData>
            </a:graphic>
          </wp:anchor>
        </w:drawing>
      </w:r>
    </w:p>
    <w:p w14:paraId="34FEBF81" w14:textId="6B1DB5F1" w:rsidR="00C1572E" w:rsidRPr="00EB42BE" w:rsidRDefault="00C1572E" w:rsidP="00F66FE5">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noProof/>
        </w:rPr>
        <w:drawing>
          <wp:anchor distT="0" distB="0" distL="114300" distR="114300" simplePos="0" relativeHeight="251597824" behindDoc="0" locked="0" layoutInCell="1" hidden="0" allowOverlap="1" wp14:anchorId="384F18DD" wp14:editId="116F40DC">
            <wp:simplePos x="0" y="0"/>
            <wp:positionH relativeFrom="margin">
              <wp:posOffset>414078</wp:posOffset>
            </wp:positionH>
            <wp:positionV relativeFrom="margin">
              <wp:align>top</wp:align>
            </wp:positionV>
            <wp:extent cx="5307965" cy="2197100"/>
            <wp:effectExtent l="0" t="0" r="6985" b="0"/>
            <wp:wrapTopAndBottom distT="0" distB="0"/>
            <wp:docPr id="2071046810" name="image4.png" descr="https://lh7-us.googleusercontent.com/HHp-zkaDSw0hcqlNh2Z66-BkRiC0vGcypzMr28eNAT20OSYliRUZxMm63yxLNugsNi74Bkme5eH94rP2xeHSiQGqASBzOWGgN-IaUsY97Z_zPp9zy0L6QA60kEvOasUeAGw2w5vsFLVjnhMJTIaH1-E"/>
            <wp:cNvGraphicFramePr/>
            <a:graphic xmlns:a="http://schemas.openxmlformats.org/drawingml/2006/main">
              <a:graphicData uri="http://schemas.openxmlformats.org/drawingml/2006/picture">
                <pic:pic xmlns:pic="http://schemas.openxmlformats.org/drawingml/2006/picture">
                  <pic:nvPicPr>
                    <pic:cNvPr id="0" name="image4.png" descr="https://lh7-us.googleusercontent.com/HHp-zkaDSw0hcqlNh2Z66-BkRiC0vGcypzMr28eNAT20OSYliRUZxMm63yxLNugsNi74Bkme5eH94rP2xeHSiQGqASBzOWGgN-IaUsY97Z_zPp9zy0L6QA60kEvOasUeAGw2w5vsFLVjnhMJTIaH1-E"/>
                    <pic:cNvPicPr preferRelativeResize="0"/>
                  </pic:nvPicPr>
                  <pic:blipFill>
                    <a:blip r:embed="rId40"/>
                    <a:srcRect/>
                    <a:stretch>
                      <a:fillRect/>
                    </a:stretch>
                  </pic:blipFill>
                  <pic:spPr>
                    <a:xfrm>
                      <a:off x="0" y="0"/>
                      <a:ext cx="5307965" cy="2197100"/>
                    </a:xfrm>
                    <a:prstGeom prst="rect">
                      <a:avLst/>
                    </a:prstGeom>
                    <a:ln/>
                  </pic:spPr>
                </pic:pic>
              </a:graphicData>
            </a:graphic>
          </wp:anchor>
        </w:drawing>
      </w:r>
      <w:r w:rsidRPr="00EB42BE">
        <w:rPr>
          <w:rFonts w:ascii="Arial" w:eastAsia="Arial" w:hAnsi="Arial" w:cs="Arial"/>
        </w:rPr>
        <w:t>The data shows us that the respondents have a semi-favorable view of Walmart’s high product quality.  Those who responded agree or strongly agree made up 50.66% of respondents, where approximately 13.72% either disagreed or strongly disagreed.</w:t>
      </w:r>
    </w:p>
    <w:p w14:paraId="2C0576F4" w14:textId="77777777" w:rsidR="00C1572E" w:rsidRPr="00EB42BE" w:rsidRDefault="00C1572E" w:rsidP="00C1572E">
      <w:pPr>
        <w:pBdr>
          <w:top w:val="nil"/>
          <w:left w:val="nil"/>
          <w:bottom w:val="nil"/>
          <w:right w:val="nil"/>
          <w:between w:val="nil"/>
        </w:pBdr>
        <w:spacing w:before="240" w:after="24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3.43. Walmart should seek to improve this to at least a 4.0.</w:t>
      </w:r>
    </w:p>
    <w:p w14:paraId="68B1463B" w14:textId="3881306B" w:rsidR="00C1572E" w:rsidRPr="00EB42BE" w:rsidRDefault="00C1572E" w:rsidP="00C1572E">
      <w:pPr>
        <w:pBdr>
          <w:top w:val="nil"/>
          <w:left w:val="nil"/>
          <w:bottom w:val="nil"/>
          <w:right w:val="nil"/>
          <w:between w:val="nil"/>
        </w:pBdr>
        <w:spacing w:before="240" w:after="240" w:line="240" w:lineRule="auto"/>
        <w:jc w:val="both"/>
        <w:rPr>
          <w:rFonts w:ascii="Arial" w:eastAsia="Arial" w:hAnsi="Arial" w:cs="Arial"/>
        </w:rPr>
      </w:pPr>
      <w:r w:rsidRPr="00EB42BE">
        <w:rPr>
          <w:rFonts w:ascii="Arial" w:eastAsia="Arial" w:hAnsi="Arial" w:cs="Arial"/>
          <w:b/>
        </w:rPr>
        <w:t>Managerial Conclusion:</w:t>
      </w:r>
      <w:r w:rsidRPr="00EB42BE">
        <w:rPr>
          <w:rFonts w:ascii="Arial" w:eastAsia="Arial" w:hAnsi="Arial" w:cs="Arial"/>
        </w:rPr>
        <w:t xml:space="preserve"> We recommend that Walmart perform more quality control checks to meet quality standards before the customers see their products on the shelves. Additionally, Walmart could invest in higher quality materials that would make their products last longer, which could increase their </w:t>
      </w:r>
      <w:r w:rsidR="00D4059F">
        <w:rPr>
          <w:rFonts w:ascii="Arial" w:eastAsia="Arial" w:hAnsi="Arial" w:cs="Arial"/>
        </w:rPr>
        <w:t>customers’</w:t>
      </w:r>
      <w:r w:rsidRPr="00EB42BE">
        <w:rPr>
          <w:rFonts w:ascii="Arial" w:eastAsia="Arial" w:hAnsi="Arial" w:cs="Arial"/>
        </w:rPr>
        <w:t xml:space="preserve"> perception of the brand's quality.</w:t>
      </w:r>
    </w:p>
    <w:p w14:paraId="73E02C3B" w14:textId="77777777" w:rsidR="00C1572E" w:rsidRPr="00EB42BE" w:rsidRDefault="00C1572E" w:rsidP="00C1572E">
      <w:pPr>
        <w:pBdr>
          <w:top w:val="nil"/>
          <w:left w:val="nil"/>
          <w:bottom w:val="nil"/>
          <w:right w:val="nil"/>
          <w:between w:val="nil"/>
        </w:pBdr>
        <w:spacing w:after="0" w:line="240" w:lineRule="auto"/>
        <w:rPr>
          <w:rFonts w:ascii="Arial" w:eastAsia="Arial" w:hAnsi="Arial" w:cs="Arial"/>
        </w:rPr>
      </w:pPr>
      <w:r w:rsidRPr="00EB42BE">
        <w:rPr>
          <w:rFonts w:ascii="Arial" w:hAnsi="Arial" w:cs="Arial"/>
        </w:rPr>
        <w:br w:type="page"/>
      </w:r>
    </w:p>
    <w:p w14:paraId="7A0DDBBA" w14:textId="77777777" w:rsidR="00C1572E" w:rsidRPr="00EB42BE" w:rsidRDefault="00C1572E" w:rsidP="00C1572E">
      <w:pPr>
        <w:pBdr>
          <w:top w:val="nil"/>
          <w:left w:val="nil"/>
          <w:bottom w:val="nil"/>
          <w:right w:val="nil"/>
          <w:between w:val="nil"/>
        </w:pBdr>
        <w:spacing w:after="0" w:line="240" w:lineRule="auto"/>
        <w:jc w:val="center"/>
        <w:rPr>
          <w:rFonts w:ascii="Arial" w:eastAsia="Arial" w:hAnsi="Arial" w:cs="Arial"/>
        </w:rPr>
      </w:pPr>
      <w:r w:rsidRPr="00EB42BE">
        <w:rPr>
          <w:rFonts w:ascii="Arial" w:eastAsia="Arial" w:hAnsi="Arial" w:cs="Arial"/>
          <w:noProof/>
        </w:rPr>
        <w:lastRenderedPageBreak/>
        <w:drawing>
          <wp:anchor distT="0" distB="0" distL="114300" distR="114300" simplePos="0" relativeHeight="251599872" behindDoc="0" locked="0" layoutInCell="1" hidden="0" allowOverlap="1" wp14:anchorId="4D52F0BB" wp14:editId="01EA1FF6">
            <wp:simplePos x="0" y="0"/>
            <wp:positionH relativeFrom="page">
              <wp:posOffset>1238250</wp:posOffset>
            </wp:positionH>
            <wp:positionV relativeFrom="page">
              <wp:posOffset>615384</wp:posOffset>
            </wp:positionV>
            <wp:extent cx="5307965" cy="2197100"/>
            <wp:effectExtent l="0" t="0" r="0" b="0"/>
            <wp:wrapTopAndBottom distT="0" distB="0"/>
            <wp:docPr id="2071046815" name="image2.png" descr="https://lh7-us.googleusercontent.com/u-NOgf3O5-RweOAR3FO17ZnnldbtZxsEp8vS5yu1gy_drJSX0RKSdtlHTSKboU3UNuYNO2GJAFvreZiACV4mtho1wGfiN4zqIXG56id4RK4Fbltlxfl5__Y5EE0pAO4jAY-sXCIkQskSDu_Llhi2SL4"/>
            <wp:cNvGraphicFramePr/>
            <a:graphic xmlns:a="http://schemas.openxmlformats.org/drawingml/2006/main">
              <a:graphicData uri="http://schemas.openxmlformats.org/drawingml/2006/picture">
                <pic:pic xmlns:pic="http://schemas.openxmlformats.org/drawingml/2006/picture">
                  <pic:nvPicPr>
                    <pic:cNvPr id="0" name="image2.png" descr="https://lh7-us.googleusercontent.com/u-NOgf3O5-RweOAR3FO17ZnnldbtZxsEp8vS5yu1gy_drJSX0RKSdtlHTSKboU3UNuYNO2GJAFvreZiACV4mtho1wGfiN4zqIXG56id4RK4Fbltlxfl5__Y5EE0pAO4jAY-sXCIkQskSDu_Llhi2SL4"/>
                    <pic:cNvPicPr preferRelativeResize="0"/>
                  </pic:nvPicPr>
                  <pic:blipFill>
                    <a:blip r:embed="rId41"/>
                    <a:srcRect/>
                    <a:stretch>
                      <a:fillRect/>
                    </a:stretch>
                  </pic:blipFill>
                  <pic:spPr>
                    <a:xfrm>
                      <a:off x="0" y="0"/>
                      <a:ext cx="5307965" cy="2197100"/>
                    </a:xfrm>
                    <a:prstGeom prst="rect">
                      <a:avLst/>
                    </a:prstGeom>
                    <a:ln/>
                  </pic:spPr>
                </pic:pic>
              </a:graphicData>
            </a:graphic>
          </wp:anchor>
        </w:drawing>
      </w:r>
    </w:p>
    <w:p w14:paraId="00B35800" w14:textId="77777777" w:rsidR="00C1572E" w:rsidRPr="00EB42BE" w:rsidRDefault="00C1572E" w:rsidP="00C1572E">
      <w:pPr>
        <w:pBdr>
          <w:top w:val="nil"/>
          <w:left w:val="nil"/>
          <w:bottom w:val="nil"/>
          <w:right w:val="nil"/>
          <w:between w:val="nil"/>
        </w:pBdr>
        <w:spacing w:before="240" w:after="240" w:line="240" w:lineRule="auto"/>
        <w:rPr>
          <w:rFonts w:ascii="Arial" w:eastAsia="Arial" w:hAnsi="Arial" w:cs="Arial"/>
        </w:rPr>
      </w:pPr>
      <w:r w:rsidRPr="00EB42BE">
        <w:rPr>
          <w:rFonts w:ascii="Arial" w:eastAsia="Arial" w:hAnsi="Arial" w:cs="Arial"/>
          <w:noProof/>
        </w:rPr>
        <w:drawing>
          <wp:anchor distT="0" distB="0" distL="114300" distR="114300" simplePos="0" relativeHeight="251601920" behindDoc="0" locked="0" layoutInCell="1" hidden="0" allowOverlap="1" wp14:anchorId="0DD8D4AC" wp14:editId="526375B8">
            <wp:simplePos x="0" y="0"/>
            <wp:positionH relativeFrom="page">
              <wp:posOffset>1006475</wp:posOffset>
            </wp:positionH>
            <wp:positionV relativeFrom="page">
              <wp:posOffset>2993459</wp:posOffset>
            </wp:positionV>
            <wp:extent cx="5949315" cy="3491230"/>
            <wp:effectExtent l="0" t="0" r="0" b="0"/>
            <wp:wrapTopAndBottom distT="0" distB="0"/>
            <wp:docPr id="2071046836" name="image38.png" descr="https://lh7-us.googleusercontent.com/oDCBU-X7f385phM_p0Kl3QbnZmPVT3N8idWpv5qtsTwn2VFzD5EIqJMDgom2Rcbh_cT2AVu-B1G4e4dwiT-OyjpJ0vdM9aRM6mWRqW0WTKrAfS_JdkRPBlpDR2QP79VcCXiE3RLPqTqHnG-ZSkIWSas"/>
            <wp:cNvGraphicFramePr/>
            <a:graphic xmlns:a="http://schemas.openxmlformats.org/drawingml/2006/main">
              <a:graphicData uri="http://schemas.openxmlformats.org/drawingml/2006/picture">
                <pic:pic xmlns:pic="http://schemas.openxmlformats.org/drawingml/2006/picture">
                  <pic:nvPicPr>
                    <pic:cNvPr id="0" name="image38.png" descr="https://lh7-us.googleusercontent.com/oDCBU-X7f385phM_p0Kl3QbnZmPVT3N8idWpv5qtsTwn2VFzD5EIqJMDgom2Rcbh_cT2AVu-B1G4e4dwiT-OyjpJ0vdM9aRM6mWRqW0WTKrAfS_JdkRPBlpDR2QP79VcCXiE3RLPqTqHnG-ZSkIWSas"/>
                    <pic:cNvPicPr preferRelativeResize="0"/>
                  </pic:nvPicPr>
                  <pic:blipFill>
                    <a:blip r:embed="rId42"/>
                    <a:srcRect/>
                    <a:stretch>
                      <a:fillRect/>
                    </a:stretch>
                  </pic:blipFill>
                  <pic:spPr>
                    <a:xfrm>
                      <a:off x="0" y="0"/>
                      <a:ext cx="5949315" cy="3491230"/>
                    </a:xfrm>
                    <a:prstGeom prst="rect">
                      <a:avLst/>
                    </a:prstGeom>
                    <a:ln/>
                  </pic:spPr>
                </pic:pic>
              </a:graphicData>
            </a:graphic>
          </wp:anchor>
        </w:drawing>
      </w:r>
    </w:p>
    <w:p w14:paraId="6B9DD571" w14:textId="4D7551C1"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 xml:space="preserve">The data in the chart above shows that respondents have a semi-favorable view of Walmart’s return policy. Those who agree or strongly agree </w:t>
      </w:r>
      <w:r w:rsidR="00D4059F">
        <w:rPr>
          <w:rFonts w:ascii="Arial" w:eastAsia="Arial" w:hAnsi="Arial" w:cs="Arial"/>
        </w:rPr>
        <w:t>make up</w:t>
      </w:r>
      <w:r w:rsidRPr="00EB42BE">
        <w:rPr>
          <w:rFonts w:ascii="Arial" w:eastAsia="Arial" w:hAnsi="Arial" w:cs="Arial"/>
        </w:rPr>
        <w:t xml:space="preserve"> 61.06% of all respondents in comparison to the 6.60% who either disagreed or strongly disagreed.</w:t>
      </w:r>
    </w:p>
    <w:p w14:paraId="21124D42"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562AA488"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3.69. Ideally, there is room for improvement here, and Walmart should seek to increase this to at least 4.0.</w:t>
      </w:r>
    </w:p>
    <w:p w14:paraId="3CF6E127"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395CA435" w14:textId="38578123" w:rsidR="00C1572E" w:rsidRPr="00EB42BE" w:rsidRDefault="00C1572E" w:rsidP="00AE3055">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We recommend that Walmart educate its customers about its return policy to create more favorable perceptions. Only 6.60% of respondents disagree or strongly disagree, which shows that there is not an extremely negative aura around their current policy. However, 30.34% of respondents neither agree nor disagree which could indicate a lack of education concerning their policy.</w:t>
      </w:r>
    </w:p>
    <w:p w14:paraId="3214604B" w14:textId="5211555D" w:rsidR="00C1572E" w:rsidRPr="00EB42BE" w:rsidRDefault="00AE3055" w:rsidP="00AE3055">
      <w:pPr>
        <w:pBdr>
          <w:top w:val="nil"/>
          <w:left w:val="nil"/>
          <w:bottom w:val="nil"/>
          <w:right w:val="nil"/>
          <w:between w:val="nil"/>
        </w:pBdr>
        <w:spacing w:after="0" w:line="240" w:lineRule="auto"/>
        <w:rPr>
          <w:rFonts w:ascii="Arial" w:eastAsia="Arial" w:hAnsi="Arial" w:cs="Arial"/>
        </w:rPr>
      </w:pPr>
      <w:r w:rsidRPr="00EB42BE">
        <w:rPr>
          <w:rFonts w:ascii="Arial" w:eastAsia="Arial" w:hAnsi="Arial" w:cs="Arial"/>
          <w:noProof/>
        </w:rPr>
        <w:lastRenderedPageBreak/>
        <w:drawing>
          <wp:anchor distT="0" distB="0" distL="114300" distR="114300" simplePos="0" relativeHeight="251746304" behindDoc="0" locked="0" layoutInCell="1" hidden="0" allowOverlap="1" wp14:anchorId="4CA7FD44" wp14:editId="41B13023">
            <wp:simplePos x="0" y="0"/>
            <wp:positionH relativeFrom="margin">
              <wp:align>right</wp:align>
            </wp:positionH>
            <wp:positionV relativeFrom="page">
              <wp:posOffset>3262206</wp:posOffset>
            </wp:positionV>
            <wp:extent cx="5949315" cy="3258185"/>
            <wp:effectExtent l="0" t="0" r="0" b="0"/>
            <wp:wrapTopAndBottom distT="0" distB="0"/>
            <wp:docPr id="2071046828" name="image33.png" descr="https://lh7-us.googleusercontent.com/GSYeiJHSdEUrbrgnh16oZhVirCNsmn4NadcS8cgSZl4H-4cV1O6ZJOPsjYj7Vn8MPv7ZKNw-cdPr_uJrcds5U8eDKvcrtb7lD6ymT_MC8T-5ZRoMAfbETHy_lw24tnYprvq6ZwwYK_rc0ZCJdCzUmQ0"/>
            <wp:cNvGraphicFramePr/>
            <a:graphic xmlns:a="http://schemas.openxmlformats.org/drawingml/2006/main">
              <a:graphicData uri="http://schemas.openxmlformats.org/drawingml/2006/picture">
                <pic:pic xmlns:pic="http://schemas.openxmlformats.org/drawingml/2006/picture">
                  <pic:nvPicPr>
                    <pic:cNvPr id="0" name="image33.png" descr="https://lh7-us.googleusercontent.com/GSYeiJHSdEUrbrgnh16oZhVirCNsmn4NadcS8cgSZl4H-4cV1O6ZJOPsjYj7Vn8MPv7ZKNw-cdPr_uJrcds5U8eDKvcrtb7lD6ymT_MC8T-5ZRoMAfbETHy_lw24tnYprvq6ZwwYK_rc0ZCJdCzUmQ0"/>
                    <pic:cNvPicPr preferRelativeResize="0"/>
                  </pic:nvPicPr>
                  <pic:blipFill>
                    <a:blip r:embed="rId43"/>
                    <a:srcRect/>
                    <a:stretch>
                      <a:fillRect/>
                    </a:stretch>
                  </pic:blipFill>
                  <pic:spPr>
                    <a:xfrm>
                      <a:off x="0" y="0"/>
                      <a:ext cx="5949315" cy="3258185"/>
                    </a:xfrm>
                    <a:prstGeom prst="rect">
                      <a:avLst/>
                    </a:prstGeom>
                    <a:ln/>
                  </pic:spPr>
                </pic:pic>
              </a:graphicData>
            </a:graphic>
            <wp14:sizeRelH relativeFrom="margin">
              <wp14:pctWidth>0</wp14:pctWidth>
            </wp14:sizeRelH>
            <wp14:sizeRelV relativeFrom="margin">
              <wp14:pctHeight>0</wp14:pctHeight>
            </wp14:sizeRelV>
          </wp:anchor>
        </w:drawing>
      </w:r>
      <w:r w:rsidRPr="00EB42BE">
        <w:rPr>
          <w:rFonts w:ascii="Arial" w:eastAsia="Arial" w:hAnsi="Arial" w:cs="Arial"/>
          <w:noProof/>
        </w:rPr>
        <w:drawing>
          <wp:anchor distT="0" distB="0" distL="114300" distR="114300" simplePos="0" relativeHeight="251608064" behindDoc="0" locked="0" layoutInCell="1" hidden="0" allowOverlap="1" wp14:anchorId="59EF6788" wp14:editId="04FA4F18">
            <wp:simplePos x="0" y="0"/>
            <wp:positionH relativeFrom="margin">
              <wp:align>center</wp:align>
            </wp:positionH>
            <wp:positionV relativeFrom="margin">
              <wp:align>top</wp:align>
            </wp:positionV>
            <wp:extent cx="5307965" cy="2197100"/>
            <wp:effectExtent l="0" t="0" r="6985" b="0"/>
            <wp:wrapTopAndBottom distT="0" distB="0"/>
            <wp:docPr id="2071046852" name="image45.png" descr="https://lh7-us.googleusercontent.com/3iNgFJ5kkhEQgVbTKO4aqYIT-t95kCeYrJztojQSFfuZ0Qv-VftNGhOyFnZlscHK9iJY4bypAHa1FvjJDrcoJbwATe_90ZHKZ5A4_xPnJw5-aZokSq9BQGsm3ZAnPLYz0xTAfGIrMHzNil1B6XkcWhI"/>
            <wp:cNvGraphicFramePr/>
            <a:graphic xmlns:a="http://schemas.openxmlformats.org/drawingml/2006/main">
              <a:graphicData uri="http://schemas.openxmlformats.org/drawingml/2006/picture">
                <pic:pic xmlns:pic="http://schemas.openxmlformats.org/drawingml/2006/picture">
                  <pic:nvPicPr>
                    <pic:cNvPr id="0" name="image45.png" descr="https://lh7-us.googleusercontent.com/3iNgFJ5kkhEQgVbTKO4aqYIT-t95kCeYrJztojQSFfuZ0Qv-VftNGhOyFnZlscHK9iJY4bypAHa1FvjJDrcoJbwATe_90ZHKZ5A4_xPnJw5-aZokSq9BQGsm3ZAnPLYz0xTAfGIrMHzNil1B6XkcWhI"/>
                    <pic:cNvPicPr preferRelativeResize="0"/>
                  </pic:nvPicPr>
                  <pic:blipFill>
                    <a:blip r:embed="rId44"/>
                    <a:srcRect/>
                    <a:stretch>
                      <a:fillRect/>
                    </a:stretch>
                  </pic:blipFill>
                  <pic:spPr>
                    <a:xfrm>
                      <a:off x="0" y="0"/>
                      <a:ext cx="5307965" cy="2197100"/>
                    </a:xfrm>
                    <a:prstGeom prst="rect">
                      <a:avLst/>
                    </a:prstGeom>
                    <a:ln/>
                  </pic:spPr>
                </pic:pic>
              </a:graphicData>
            </a:graphic>
          </wp:anchor>
        </w:drawing>
      </w:r>
    </w:p>
    <w:p w14:paraId="52BEEB52" w14:textId="77777777" w:rsidR="00C1572E" w:rsidRPr="00EB42BE" w:rsidRDefault="00C1572E" w:rsidP="00C1572E">
      <w:pPr>
        <w:pBdr>
          <w:top w:val="nil"/>
          <w:left w:val="nil"/>
          <w:bottom w:val="nil"/>
          <w:right w:val="nil"/>
          <w:between w:val="nil"/>
        </w:pBdr>
        <w:spacing w:before="240" w:after="240" w:line="240" w:lineRule="auto"/>
        <w:jc w:val="both"/>
        <w:rPr>
          <w:rFonts w:ascii="Arial" w:eastAsia="Arial" w:hAnsi="Arial" w:cs="Arial"/>
        </w:rPr>
      </w:pPr>
      <w:r w:rsidRPr="00EB42BE">
        <w:rPr>
          <w:rFonts w:ascii="Arial" w:eastAsia="Arial" w:hAnsi="Arial" w:cs="Arial"/>
        </w:rPr>
        <w:t>The data shows that more than half of the sample agreed with having a positive overall experience shopping at Walmart. The respondents who completed the survey and agreed or strongly agreed made up 70.97% of the data. </w:t>
      </w:r>
    </w:p>
    <w:p w14:paraId="01568CF9"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3.74. This tells us that the 379-sample size has a somewhat positive view of their overall experience at Walmart. Ideally, Walmart should increase its average to 4.0 through managerial decisions.</w:t>
      </w:r>
    </w:p>
    <w:p w14:paraId="706ADA4F" w14:textId="77777777" w:rsidR="00C1572E" w:rsidRPr="00EB42BE" w:rsidRDefault="00C1572E" w:rsidP="00C1572E">
      <w:pPr>
        <w:pBdr>
          <w:top w:val="nil"/>
          <w:left w:val="nil"/>
          <w:bottom w:val="nil"/>
          <w:right w:val="nil"/>
          <w:between w:val="nil"/>
        </w:pBdr>
        <w:spacing w:before="240" w:after="24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We recommend that Walmart adds more value to their customer’s experiences by having more product demonstrations in store. This could enrich their shopper’s experience by giving them more product details and education. Additionally, this could lead to increased satisfaction with the products that each customer buys because they would have already tried them in the stores before bringing their product.</w:t>
      </w:r>
      <w:r w:rsidRPr="00EB42BE">
        <w:rPr>
          <w:rFonts w:ascii="Arial" w:hAnsi="Arial" w:cs="Arial"/>
        </w:rPr>
        <w:t xml:space="preserve"> </w:t>
      </w:r>
      <w:r w:rsidRPr="00EB42BE">
        <w:rPr>
          <w:rFonts w:ascii="Arial" w:hAnsi="Arial" w:cs="Arial"/>
        </w:rPr>
        <w:br w:type="page"/>
      </w:r>
    </w:p>
    <w:p w14:paraId="4E460F32" w14:textId="5A389533" w:rsidR="00C1572E" w:rsidRPr="00EB42BE" w:rsidRDefault="00AE3055" w:rsidP="00C1572E">
      <w:pPr>
        <w:pBdr>
          <w:top w:val="nil"/>
          <w:left w:val="nil"/>
          <w:bottom w:val="nil"/>
          <w:right w:val="nil"/>
          <w:between w:val="nil"/>
        </w:pBdr>
        <w:spacing w:after="0" w:line="240" w:lineRule="auto"/>
        <w:jc w:val="center"/>
        <w:rPr>
          <w:rFonts w:ascii="Arial" w:eastAsia="Arial" w:hAnsi="Arial" w:cs="Arial"/>
        </w:rPr>
      </w:pPr>
      <w:r w:rsidRPr="00EB42BE">
        <w:rPr>
          <w:rFonts w:ascii="Arial" w:eastAsia="Arial" w:hAnsi="Arial" w:cs="Arial"/>
          <w:noProof/>
        </w:rPr>
        <w:lastRenderedPageBreak/>
        <w:drawing>
          <wp:anchor distT="0" distB="0" distL="114300" distR="114300" simplePos="0" relativeHeight="251616256" behindDoc="0" locked="0" layoutInCell="1" hidden="0" allowOverlap="1" wp14:anchorId="0A1E8E77" wp14:editId="47C0A6A3">
            <wp:simplePos x="0" y="0"/>
            <wp:positionH relativeFrom="margin">
              <wp:align>center</wp:align>
            </wp:positionH>
            <wp:positionV relativeFrom="margin">
              <wp:align>top</wp:align>
            </wp:positionV>
            <wp:extent cx="5307965" cy="2363470"/>
            <wp:effectExtent l="0" t="0" r="6985" b="0"/>
            <wp:wrapTopAndBottom distT="0" distB="0"/>
            <wp:docPr id="2071046842" name="image39.png" descr="https://lh7-us.googleusercontent.com/lOncfBTrhAk9PuEonPllrSr_YYDKzOEJtS6QVVAL-McQnOKHia3iH_JCd7xMq6NQgFXSVPy6ujWKuoqQJedT5HglY12y8Qlvuf1BxOFN6QM3tAPDL9HuXAC2uSZ4a4KeeXv8e3fEOOjtlJtcWBavwZM"/>
            <wp:cNvGraphicFramePr/>
            <a:graphic xmlns:a="http://schemas.openxmlformats.org/drawingml/2006/main">
              <a:graphicData uri="http://schemas.openxmlformats.org/drawingml/2006/picture">
                <pic:pic xmlns:pic="http://schemas.openxmlformats.org/drawingml/2006/picture">
                  <pic:nvPicPr>
                    <pic:cNvPr id="0" name="image39.png" descr="https://lh7-us.googleusercontent.com/lOncfBTrhAk9PuEonPllrSr_YYDKzOEJtS6QVVAL-McQnOKHia3iH_JCd7xMq6NQgFXSVPy6ujWKuoqQJedT5HglY12y8Qlvuf1BxOFN6QM3tAPDL9HuXAC2uSZ4a4KeeXv8e3fEOOjtlJtcWBavwZM"/>
                    <pic:cNvPicPr preferRelativeResize="0"/>
                  </pic:nvPicPr>
                  <pic:blipFill>
                    <a:blip r:embed="rId45"/>
                    <a:srcRect/>
                    <a:stretch>
                      <a:fillRect/>
                    </a:stretch>
                  </pic:blipFill>
                  <pic:spPr>
                    <a:xfrm>
                      <a:off x="0" y="0"/>
                      <a:ext cx="5307965" cy="2363470"/>
                    </a:xfrm>
                    <a:prstGeom prst="rect">
                      <a:avLst/>
                    </a:prstGeom>
                    <a:ln/>
                  </pic:spPr>
                </pic:pic>
              </a:graphicData>
            </a:graphic>
          </wp:anchor>
        </w:drawing>
      </w:r>
      <w:r w:rsidR="00C1572E" w:rsidRPr="00EB42BE">
        <w:rPr>
          <w:rFonts w:ascii="Arial" w:eastAsia="Arial" w:hAnsi="Arial" w:cs="Arial"/>
          <w:noProof/>
        </w:rPr>
        <w:drawing>
          <wp:anchor distT="114300" distB="114300" distL="114300" distR="114300" simplePos="0" relativeHeight="251612160" behindDoc="0" locked="0" layoutInCell="1" hidden="0" allowOverlap="1" wp14:anchorId="1E1DC053" wp14:editId="1B69EFCA">
            <wp:simplePos x="0" y="0"/>
            <wp:positionH relativeFrom="margin">
              <wp:align>center</wp:align>
            </wp:positionH>
            <wp:positionV relativeFrom="margin">
              <wp:align>center</wp:align>
            </wp:positionV>
            <wp:extent cx="5832475" cy="3426579"/>
            <wp:effectExtent l="0" t="0" r="0" b="2540"/>
            <wp:wrapTopAndBottom distT="114300" distB="114300"/>
            <wp:docPr id="20710468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6"/>
                    <a:srcRect/>
                    <a:stretch>
                      <a:fillRect/>
                    </a:stretch>
                  </pic:blipFill>
                  <pic:spPr>
                    <a:xfrm>
                      <a:off x="0" y="0"/>
                      <a:ext cx="5832475" cy="3426579"/>
                    </a:xfrm>
                    <a:prstGeom prst="rect">
                      <a:avLst/>
                    </a:prstGeom>
                    <a:ln/>
                  </pic:spPr>
                </pic:pic>
              </a:graphicData>
            </a:graphic>
          </wp:anchor>
        </w:drawing>
      </w:r>
    </w:p>
    <w:p w14:paraId="70C1D856"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The data chart above shows that the respondents are likely to recommend Walmart to family and friends, as 67.1% agreed or strongly agreed. Approximately 15.52% of respondents either disagreed or strongly disagreed.</w:t>
      </w:r>
    </w:p>
    <w:p w14:paraId="57956004"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18914E33"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3.64. This tells us that out of the 380 respondents, about a third of them think positively about Walmart overall.</w:t>
      </w:r>
    </w:p>
    <w:p w14:paraId="1971BEB7"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3BAE3132"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We recommend that Walmart targets the neither agree nor disagree group, which made up 17.37% of the respondents. This group can increase the mean for this variable. To shift this group's perception, Walmart could incentivize referrals, deliver better customer service in their stores, and publicly encourage online reviews.</w:t>
      </w:r>
    </w:p>
    <w:p w14:paraId="7BA346D5" w14:textId="77777777" w:rsidR="00C1572E" w:rsidRPr="00EB42BE" w:rsidRDefault="00C1572E" w:rsidP="00AE3055">
      <w:pPr>
        <w:pBdr>
          <w:top w:val="nil"/>
          <w:left w:val="nil"/>
          <w:bottom w:val="nil"/>
          <w:right w:val="nil"/>
          <w:between w:val="nil"/>
        </w:pBdr>
        <w:spacing w:after="0" w:line="240" w:lineRule="auto"/>
        <w:rPr>
          <w:rFonts w:ascii="Arial" w:eastAsia="Arial" w:hAnsi="Arial" w:cs="Arial"/>
        </w:rPr>
      </w:pPr>
    </w:p>
    <w:p w14:paraId="41E15FCD" w14:textId="39EFB561" w:rsidR="00C1572E" w:rsidRPr="00EB42BE" w:rsidRDefault="00C1572E" w:rsidP="00C1572E">
      <w:pPr>
        <w:pBdr>
          <w:top w:val="nil"/>
          <w:left w:val="nil"/>
          <w:bottom w:val="nil"/>
          <w:right w:val="nil"/>
          <w:between w:val="nil"/>
        </w:pBdr>
        <w:spacing w:after="0" w:line="240" w:lineRule="auto"/>
        <w:rPr>
          <w:rFonts w:ascii="Arial" w:eastAsia="Arial" w:hAnsi="Arial" w:cs="Arial"/>
        </w:rPr>
      </w:pPr>
    </w:p>
    <w:p w14:paraId="6EEBF887" w14:textId="42EC4891" w:rsidR="00C1572E" w:rsidRPr="00EB42BE" w:rsidRDefault="00C1572E" w:rsidP="009614AA">
      <w:pPr>
        <w:pBdr>
          <w:top w:val="nil"/>
          <w:left w:val="nil"/>
          <w:bottom w:val="nil"/>
          <w:right w:val="nil"/>
          <w:between w:val="nil"/>
        </w:pBdr>
        <w:spacing w:after="0" w:line="240" w:lineRule="auto"/>
        <w:rPr>
          <w:rFonts w:ascii="Arial" w:eastAsia="Arial" w:hAnsi="Arial" w:cs="Arial"/>
        </w:rPr>
      </w:pPr>
      <w:r w:rsidRPr="00EB42BE">
        <w:rPr>
          <w:rFonts w:ascii="Arial" w:eastAsia="Arial" w:hAnsi="Arial" w:cs="Arial"/>
          <w:noProof/>
        </w:rPr>
        <w:drawing>
          <wp:anchor distT="0" distB="0" distL="0" distR="0" simplePos="0" relativeHeight="251618304" behindDoc="0" locked="0" layoutInCell="1" hidden="0" allowOverlap="1" wp14:anchorId="72877D4D" wp14:editId="52DED7E6">
            <wp:simplePos x="0" y="0"/>
            <wp:positionH relativeFrom="page">
              <wp:posOffset>909638</wp:posOffset>
            </wp:positionH>
            <wp:positionV relativeFrom="page">
              <wp:posOffset>3002309</wp:posOffset>
            </wp:positionV>
            <wp:extent cx="5949315" cy="3515360"/>
            <wp:effectExtent l="0" t="0" r="0" b="0"/>
            <wp:wrapTopAndBottom distT="0" distB="0"/>
            <wp:docPr id="2071046850" name="image41.png" descr="https://lh7-us.googleusercontent.com/959GtsNXuSUEoRaOzSe57Fw2w_pBGVQ9d2J5R7y7uF7qKbO3B3Er0MiYZcjfYRqR1gfBDySvM76JtIgQWXCLceQmVzslQ4L6DMl__TVM5w9VnhvTlG-yJUS_9jt2MH4__mSqrlAK40NdouVOOFLCkMM"/>
            <wp:cNvGraphicFramePr/>
            <a:graphic xmlns:a="http://schemas.openxmlformats.org/drawingml/2006/main">
              <a:graphicData uri="http://schemas.openxmlformats.org/drawingml/2006/picture">
                <pic:pic xmlns:pic="http://schemas.openxmlformats.org/drawingml/2006/picture">
                  <pic:nvPicPr>
                    <pic:cNvPr id="0" name="image41.png" descr="https://lh7-us.googleusercontent.com/959GtsNXuSUEoRaOzSe57Fw2w_pBGVQ9d2J5R7y7uF7qKbO3B3Er0MiYZcjfYRqR1gfBDySvM76JtIgQWXCLceQmVzslQ4L6DMl__TVM5w9VnhvTlG-yJUS_9jt2MH4__mSqrlAK40NdouVOOFLCkMM"/>
                    <pic:cNvPicPr preferRelativeResize="0"/>
                  </pic:nvPicPr>
                  <pic:blipFill>
                    <a:blip r:embed="rId47"/>
                    <a:srcRect/>
                    <a:stretch>
                      <a:fillRect/>
                    </a:stretch>
                  </pic:blipFill>
                  <pic:spPr>
                    <a:xfrm>
                      <a:off x="0" y="0"/>
                      <a:ext cx="5949315" cy="3515360"/>
                    </a:xfrm>
                    <a:prstGeom prst="rect">
                      <a:avLst/>
                    </a:prstGeom>
                    <a:ln/>
                  </pic:spPr>
                </pic:pic>
              </a:graphicData>
            </a:graphic>
          </wp:anchor>
        </w:drawing>
      </w:r>
      <w:r w:rsidRPr="00EB42BE">
        <w:rPr>
          <w:rFonts w:ascii="Arial" w:eastAsia="Arial" w:hAnsi="Arial" w:cs="Arial"/>
          <w:noProof/>
        </w:rPr>
        <w:drawing>
          <wp:anchor distT="0" distB="0" distL="0" distR="0" simplePos="0" relativeHeight="251620352" behindDoc="0" locked="0" layoutInCell="1" hidden="0" allowOverlap="1" wp14:anchorId="4A0D862B" wp14:editId="03E103E1">
            <wp:simplePos x="0" y="0"/>
            <wp:positionH relativeFrom="page">
              <wp:posOffset>1233488</wp:posOffset>
            </wp:positionH>
            <wp:positionV relativeFrom="page">
              <wp:posOffset>718876</wp:posOffset>
            </wp:positionV>
            <wp:extent cx="5307965" cy="2197100"/>
            <wp:effectExtent l="0" t="0" r="0" b="0"/>
            <wp:wrapTopAndBottom distT="0" distB="0"/>
            <wp:docPr id="2071046831" name="image31.png" descr="https://lh7-us.googleusercontent.com/o4IuZJvzQmkmKikThMNo5ojuEpzVKy5Gz9TOcVVmrIS2FJ0dLvgNBQR0Jy6kcaug1JDs6aM6BOkyZoIKHeW_ubx3sCAY85lBc6lvxvhBlo0bywMUYy1zWwU1Fe0-tF6FxQioPp9fAdUBY-o4pI0GOhY"/>
            <wp:cNvGraphicFramePr/>
            <a:graphic xmlns:a="http://schemas.openxmlformats.org/drawingml/2006/main">
              <a:graphicData uri="http://schemas.openxmlformats.org/drawingml/2006/picture">
                <pic:pic xmlns:pic="http://schemas.openxmlformats.org/drawingml/2006/picture">
                  <pic:nvPicPr>
                    <pic:cNvPr id="0" name="image31.png" descr="https://lh7-us.googleusercontent.com/o4IuZJvzQmkmKikThMNo5ojuEpzVKy5Gz9TOcVVmrIS2FJ0dLvgNBQR0Jy6kcaug1JDs6aM6BOkyZoIKHeW_ubx3sCAY85lBc6lvxvhBlo0bywMUYy1zWwU1Fe0-tF6FxQioPp9fAdUBY-o4pI0GOhY"/>
                    <pic:cNvPicPr preferRelativeResize="0"/>
                  </pic:nvPicPr>
                  <pic:blipFill>
                    <a:blip r:embed="rId48"/>
                    <a:srcRect/>
                    <a:stretch>
                      <a:fillRect/>
                    </a:stretch>
                  </pic:blipFill>
                  <pic:spPr>
                    <a:xfrm>
                      <a:off x="0" y="0"/>
                      <a:ext cx="5307965" cy="2197100"/>
                    </a:xfrm>
                    <a:prstGeom prst="rect">
                      <a:avLst/>
                    </a:prstGeom>
                    <a:ln/>
                  </pic:spPr>
                </pic:pic>
              </a:graphicData>
            </a:graphic>
          </wp:anchor>
        </w:drawing>
      </w:r>
      <w:r w:rsidRPr="00EB42BE">
        <w:rPr>
          <w:rFonts w:ascii="Arial" w:eastAsia="Arial" w:hAnsi="Arial" w:cs="Arial"/>
        </w:rPr>
        <w:t>The data above shows that customers are mostly neutral when it comes to being a regular customer at Target. Out of the respondents, 55.29% either agreed or strongly agreed that they were regular customers at Target. This is lower than Walmart’s 63.11% who agreed or strongly agreed. </w:t>
      </w:r>
    </w:p>
    <w:p w14:paraId="6DAA3845"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363D9831"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3.35. This mean is not spectacular for Target and is very average overall. Ideally, Target wants to aim for a mean of at least 4.0 to outrank Walmart in the eyes of our respondents.</w:t>
      </w:r>
    </w:p>
    <w:p w14:paraId="740463A5"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61348219" w14:textId="77777777" w:rsidR="009614AA"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Walmart is outpacing Target when it comes to the number of regular customers. The percentage of respondents who are regular customers at Walmart was 7.82% higher than Target. To maintain this, Walmart needs to create more loyal customers by personalizing their shopper’s experiences, listening to their customers, and staying relevant with the competition.</w:t>
      </w:r>
    </w:p>
    <w:p w14:paraId="47241B53" w14:textId="7C3AEA42" w:rsidR="00C1572E" w:rsidRPr="00EB42BE" w:rsidRDefault="009614AA"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noProof/>
        </w:rPr>
        <w:lastRenderedPageBreak/>
        <w:drawing>
          <wp:anchor distT="0" distB="0" distL="114300" distR="114300" simplePos="0" relativeHeight="251628544" behindDoc="0" locked="0" layoutInCell="1" hidden="0" allowOverlap="1" wp14:anchorId="1B27D718" wp14:editId="5D5F55C8">
            <wp:simplePos x="0" y="0"/>
            <wp:positionH relativeFrom="margin">
              <wp:posOffset>235303</wp:posOffset>
            </wp:positionH>
            <wp:positionV relativeFrom="page">
              <wp:posOffset>1039142</wp:posOffset>
            </wp:positionV>
            <wp:extent cx="5307965" cy="2197100"/>
            <wp:effectExtent l="0" t="0" r="6985" b="0"/>
            <wp:wrapTopAndBottom distT="0" distB="0"/>
            <wp:docPr id="2071046829" name="image29.png" descr="https://lh7-us.googleusercontent.com/f9L1c_GTWQvuYjF0_6n7Ci9LDniRbSp-QDRjf5HpF8tSqWBXMTgPHb3QMs3fg9cG-MYsTuf9T7LdSl2pQsVPTd3y3KGal-QVwK2PE5oWmlOQMKlYlpMa-mGNoc_eXUVOQtn3u0VWQCGGaC_7UiK5U3o"/>
            <wp:cNvGraphicFramePr/>
            <a:graphic xmlns:a="http://schemas.openxmlformats.org/drawingml/2006/main">
              <a:graphicData uri="http://schemas.openxmlformats.org/drawingml/2006/picture">
                <pic:pic xmlns:pic="http://schemas.openxmlformats.org/drawingml/2006/picture">
                  <pic:nvPicPr>
                    <pic:cNvPr id="0" name="image29.png" descr="https://lh7-us.googleusercontent.com/f9L1c_GTWQvuYjF0_6n7Ci9LDniRbSp-QDRjf5HpF8tSqWBXMTgPHb3QMs3fg9cG-MYsTuf9T7LdSl2pQsVPTd3y3KGal-QVwK2PE5oWmlOQMKlYlpMa-mGNoc_eXUVOQtn3u0VWQCGGaC_7UiK5U3o"/>
                    <pic:cNvPicPr preferRelativeResize="0"/>
                  </pic:nvPicPr>
                  <pic:blipFill>
                    <a:blip r:embed="rId49"/>
                    <a:srcRect/>
                    <a:stretch>
                      <a:fillRect/>
                    </a:stretch>
                  </pic:blipFill>
                  <pic:spPr>
                    <a:xfrm>
                      <a:off x="0" y="0"/>
                      <a:ext cx="5307965" cy="2197100"/>
                    </a:xfrm>
                    <a:prstGeom prst="rect">
                      <a:avLst/>
                    </a:prstGeom>
                    <a:ln/>
                  </pic:spPr>
                </pic:pic>
              </a:graphicData>
            </a:graphic>
          </wp:anchor>
        </w:drawing>
      </w:r>
      <w:r w:rsidR="00C1572E" w:rsidRPr="00EB42BE">
        <w:rPr>
          <w:rFonts w:ascii="Arial" w:hAnsi="Arial" w:cs="Arial"/>
          <w:noProof/>
        </w:rPr>
        <w:drawing>
          <wp:anchor distT="0" distB="0" distL="114300" distR="114300" simplePos="0" relativeHeight="251624448" behindDoc="0" locked="0" layoutInCell="1" hidden="0" allowOverlap="1" wp14:anchorId="6A5E838F" wp14:editId="65002FC6">
            <wp:simplePos x="0" y="0"/>
            <wp:positionH relativeFrom="column">
              <wp:posOffset>55014</wp:posOffset>
            </wp:positionH>
            <wp:positionV relativeFrom="paragraph">
              <wp:posOffset>2449542</wp:posOffset>
            </wp:positionV>
            <wp:extent cx="5949315" cy="3491230"/>
            <wp:effectExtent l="0" t="0" r="0" b="0"/>
            <wp:wrapTopAndBottom distT="0" distB="0"/>
            <wp:docPr id="2071046811" name="image27.png" descr="https://lh7-us.googleusercontent.com/52GczAASkZvcYt3RZYZSTvdWMMrUKDnV-t3Mi8RQz0H7bE0ydh70HNFEtSw7O0hNLnqUsaB9KYZePz3m0gCgVaeJtwHXTMo7kSMl1ZNhMd5mm0CsVwIhug0fwljJU4XIb2JUxcxFvR5S_A6IN9Ifzpw"/>
            <wp:cNvGraphicFramePr/>
            <a:graphic xmlns:a="http://schemas.openxmlformats.org/drawingml/2006/main">
              <a:graphicData uri="http://schemas.openxmlformats.org/drawingml/2006/picture">
                <pic:pic xmlns:pic="http://schemas.openxmlformats.org/drawingml/2006/picture">
                  <pic:nvPicPr>
                    <pic:cNvPr id="0" name="image27.png" descr="https://lh7-us.googleusercontent.com/52GczAASkZvcYt3RZYZSTvdWMMrUKDnV-t3Mi8RQz0H7bE0ydh70HNFEtSw7O0hNLnqUsaB9KYZePz3m0gCgVaeJtwHXTMo7kSMl1ZNhMd5mm0CsVwIhug0fwljJU4XIb2JUxcxFvR5S_A6IN9Ifzpw"/>
                    <pic:cNvPicPr preferRelativeResize="0"/>
                  </pic:nvPicPr>
                  <pic:blipFill>
                    <a:blip r:embed="rId50"/>
                    <a:srcRect/>
                    <a:stretch>
                      <a:fillRect/>
                    </a:stretch>
                  </pic:blipFill>
                  <pic:spPr>
                    <a:xfrm>
                      <a:off x="0" y="0"/>
                      <a:ext cx="5949315" cy="3491230"/>
                    </a:xfrm>
                    <a:prstGeom prst="rect">
                      <a:avLst/>
                    </a:prstGeom>
                    <a:ln/>
                  </pic:spPr>
                </pic:pic>
              </a:graphicData>
            </a:graphic>
          </wp:anchor>
        </w:drawing>
      </w:r>
    </w:p>
    <w:p w14:paraId="4F390FD9" w14:textId="77777777" w:rsidR="00C1572E" w:rsidRPr="00EB42BE" w:rsidRDefault="00C1572E" w:rsidP="00C1572E">
      <w:pPr>
        <w:pBdr>
          <w:top w:val="nil"/>
          <w:left w:val="nil"/>
          <w:bottom w:val="nil"/>
          <w:right w:val="nil"/>
          <w:between w:val="nil"/>
        </w:pBdr>
        <w:spacing w:after="0" w:line="240" w:lineRule="auto"/>
        <w:rPr>
          <w:rFonts w:ascii="Arial" w:eastAsia="Arial" w:hAnsi="Arial" w:cs="Arial"/>
        </w:rPr>
      </w:pPr>
    </w:p>
    <w:p w14:paraId="5B21E9B9"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The data table above shows that 69.31% percent of respondents agree or strongly agree that Target has fast self-checkout lines. In comparison, more than 76.7% percent of respondents agreed or strongly agreed that Walmart had fast and convenient self-checkout lines.</w:t>
      </w:r>
    </w:p>
    <w:p w14:paraId="3F103BA5"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6CCCEFD2"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3.79. This tells us that Target fares moderately well in terms of its fast-self-checkout lanes with our respondents. </w:t>
      </w:r>
    </w:p>
    <w:p w14:paraId="0D19450D"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1D7ABDA5"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Walmart is ahead of the competition in this area but not by a substantial margin. They should continue to invest resources to add additional and improve existing self-checkout lines to keep this advantage over their competitors in the market.</w:t>
      </w:r>
      <w:r w:rsidRPr="00EB42BE">
        <w:rPr>
          <w:rFonts w:ascii="Arial" w:hAnsi="Arial" w:cs="Arial"/>
        </w:rPr>
        <w:br w:type="page"/>
      </w:r>
    </w:p>
    <w:p w14:paraId="08CA2615" w14:textId="77777777" w:rsidR="00C1572E" w:rsidRPr="00EB42BE" w:rsidRDefault="00C1572E" w:rsidP="00C1572E">
      <w:pPr>
        <w:spacing w:after="240" w:line="240" w:lineRule="auto"/>
        <w:rPr>
          <w:rFonts w:ascii="Arial" w:eastAsia="Arial" w:hAnsi="Arial" w:cs="Arial"/>
        </w:rPr>
      </w:pPr>
      <w:r w:rsidRPr="00EB42BE">
        <w:rPr>
          <w:rFonts w:ascii="Arial" w:eastAsia="Arial" w:hAnsi="Arial" w:cs="Arial"/>
          <w:noProof/>
        </w:rPr>
        <w:lastRenderedPageBreak/>
        <w:drawing>
          <wp:anchor distT="0" distB="0" distL="114300" distR="114300" simplePos="0" relativeHeight="251630592" behindDoc="0" locked="0" layoutInCell="1" hidden="0" allowOverlap="1" wp14:anchorId="7F8FE33D" wp14:editId="4E0D9A3D">
            <wp:simplePos x="0" y="0"/>
            <wp:positionH relativeFrom="page">
              <wp:posOffset>884238</wp:posOffset>
            </wp:positionH>
            <wp:positionV relativeFrom="page">
              <wp:posOffset>3159775</wp:posOffset>
            </wp:positionV>
            <wp:extent cx="5949315" cy="3538855"/>
            <wp:effectExtent l="0" t="0" r="0" b="0"/>
            <wp:wrapTopAndBottom distT="0" distB="0"/>
            <wp:docPr id="2071046840" name="image49.png" descr="https://lh7-us.googleusercontent.com/x8j9gt6zkaR1rRrLHFbjUIp5TEXMgJ1s3TbRQqpeYhFIIwvNe-XEmJzlVG0CJomocIKjc28yBmyLKQBfEMop8yrb3ZuFKzEIVpY-p1t2xl9L8ovRHRyDkTrNsejvmKik2u3drT80IUJltwuRFiOXQAk"/>
            <wp:cNvGraphicFramePr/>
            <a:graphic xmlns:a="http://schemas.openxmlformats.org/drawingml/2006/main">
              <a:graphicData uri="http://schemas.openxmlformats.org/drawingml/2006/picture">
                <pic:pic xmlns:pic="http://schemas.openxmlformats.org/drawingml/2006/picture">
                  <pic:nvPicPr>
                    <pic:cNvPr id="0" name="image49.png" descr="https://lh7-us.googleusercontent.com/x8j9gt6zkaR1rRrLHFbjUIp5TEXMgJ1s3TbRQqpeYhFIIwvNe-XEmJzlVG0CJomocIKjc28yBmyLKQBfEMop8yrb3ZuFKzEIVpY-p1t2xl9L8ovRHRyDkTrNsejvmKik2u3drT80IUJltwuRFiOXQAk"/>
                    <pic:cNvPicPr preferRelativeResize="0"/>
                  </pic:nvPicPr>
                  <pic:blipFill>
                    <a:blip r:embed="rId51"/>
                    <a:srcRect/>
                    <a:stretch>
                      <a:fillRect/>
                    </a:stretch>
                  </pic:blipFill>
                  <pic:spPr>
                    <a:xfrm>
                      <a:off x="0" y="0"/>
                      <a:ext cx="5949315" cy="3538855"/>
                    </a:xfrm>
                    <a:prstGeom prst="rect">
                      <a:avLst/>
                    </a:prstGeom>
                    <a:ln/>
                  </pic:spPr>
                </pic:pic>
              </a:graphicData>
            </a:graphic>
          </wp:anchor>
        </w:drawing>
      </w:r>
      <w:r w:rsidRPr="00EB42BE">
        <w:rPr>
          <w:rFonts w:ascii="Arial" w:eastAsia="Arial" w:hAnsi="Arial" w:cs="Arial"/>
          <w:noProof/>
        </w:rPr>
        <w:drawing>
          <wp:anchor distT="0" distB="0" distL="114300" distR="114300" simplePos="0" relativeHeight="251632640" behindDoc="0" locked="0" layoutInCell="1" hidden="0" allowOverlap="1" wp14:anchorId="7AE2F265" wp14:editId="6F79FD88">
            <wp:simplePos x="0" y="0"/>
            <wp:positionH relativeFrom="page">
              <wp:posOffset>1238250</wp:posOffset>
            </wp:positionH>
            <wp:positionV relativeFrom="page">
              <wp:posOffset>698542</wp:posOffset>
            </wp:positionV>
            <wp:extent cx="5307965" cy="2197100"/>
            <wp:effectExtent l="0" t="0" r="0" b="0"/>
            <wp:wrapTopAndBottom distT="0" distB="0"/>
            <wp:docPr id="2071046825" name="image19.png" descr="https://lh7-us.googleusercontent.com/37XcfPIUjFPkDr_Ug0gr2QkQY4vI1Kbo1VOaLy9oT1FWUmEKHlKIAxbenn-2s-n4MPzGFU8IJTuvb8wDLn5E5HUnLHrwDmeuDXx7Nw91i-ht0QOGZto1TnR3jwQZ-b4-wG9UcQSdtYugfbjVtrhSURE"/>
            <wp:cNvGraphicFramePr/>
            <a:graphic xmlns:a="http://schemas.openxmlformats.org/drawingml/2006/main">
              <a:graphicData uri="http://schemas.openxmlformats.org/drawingml/2006/picture">
                <pic:pic xmlns:pic="http://schemas.openxmlformats.org/drawingml/2006/picture">
                  <pic:nvPicPr>
                    <pic:cNvPr id="0" name="image19.png" descr="https://lh7-us.googleusercontent.com/37XcfPIUjFPkDr_Ug0gr2QkQY4vI1Kbo1VOaLy9oT1FWUmEKHlKIAxbenn-2s-n4MPzGFU8IJTuvb8wDLn5E5HUnLHrwDmeuDXx7Nw91i-ht0QOGZto1TnR3jwQZ-b4-wG9UcQSdtYugfbjVtrhSURE"/>
                    <pic:cNvPicPr preferRelativeResize="0"/>
                  </pic:nvPicPr>
                  <pic:blipFill>
                    <a:blip r:embed="rId52"/>
                    <a:srcRect/>
                    <a:stretch>
                      <a:fillRect/>
                    </a:stretch>
                  </pic:blipFill>
                  <pic:spPr>
                    <a:xfrm>
                      <a:off x="0" y="0"/>
                      <a:ext cx="5307965" cy="2197100"/>
                    </a:xfrm>
                    <a:prstGeom prst="rect">
                      <a:avLst/>
                    </a:prstGeom>
                    <a:ln/>
                  </pic:spPr>
                </pic:pic>
              </a:graphicData>
            </a:graphic>
          </wp:anchor>
        </w:drawing>
      </w:r>
    </w:p>
    <w:p w14:paraId="4E239D83" w14:textId="77777777" w:rsidR="00C1572E" w:rsidRPr="00EB42BE" w:rsidRDefault="00C1572E" w:rsidP="00C1572E">
      <w:pPr>
        <w:spacing w:after="240" w:line="240" w:lineRule="auto"/>
        <w:jc w:val="center"/>
        <w:rPr>
          <w:rFonts w:ascii="Arial" w:eastAsia="Arial" w:hAnsi="Arial" w:cs="Arial"/>
        </w:rPr>
      </w:pPr>
    </w:p>
    <w:p w14:paraId="475E9909"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The data table above shows that 72.94% of respondents either agree or strongly agree that Target offers a variety of product options. In comparison, 85.6% of respondents agreed or strongly agreed that Walmart had a variety of product options.</w:t>
      </w:r>
    </w:p>
    <w:p w14:paraId="1321BE12"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10857D2D"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3.84. This is a semi-high mean for Target, but overall lower than Walmart’s 4.03.</w:t>
      </w:r>
    </w:p>
    <w:p w14:paraId="6C1FE982"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1F4E08FB"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Walmart is doing well compared to the competition based on respondents from the survey on the diversification of their product line. They do not need to take any drastic measures but need to continue to focus on their product line variety, so this can distinguish them from other competitors in the market.</w:t>
      </w:r>
    </w:p>
    <w:p w14:paraId="0FBB3644" w14:textId="77777777" w:rsidR="00C1572E" w:rsidRPr="00EB42BE" w:rsidRDefault="00C1572E" w:rsidP="00C1572E">
      <w:pPr>
        <w:spacing w:after="240" w:line="240" w:lineRule="auto"/>
        <w:rPr>
          <w:rFonts w:ascii="Arial" w:eastAsia="Arial" w:hAnsi="Arial" w:cs="Arial"/>
        </w:rPr>
      </w:pPr>
      <w:r w:rsidRPr="00EB42BE">
        <w:rPr>
          <w:rFonts w:ascii="Arial" w:eastAsia="Arial" w:hAnsi="Arial" w:cs="Arial"/>
          <w:noProof/>
        </w:rPr>
        <w:lastRenderedPageBreak/>
        <w:drawing>
          <wp:anchor distT="0" distB="0" distL="114300" distR="114300" simplePos="0" relativeHeight="251634688" behindDoc="0" locked="0" layoutInCell="1" hidden="0" allowOverlap="1" wp14:anchorId="36003987" wp14:editId="41ABB1E8">
            <wp:simplePos x="0" y="0"/>
            <wp:positionH relativeFrom="page">
              <wp:posOffset>909638</wp:posOffset>
            </wp:positionH>
            <wp:positionV relativeFrom="page">
              <wp:posOffset>2945159</wp:posOffset>
            </wp:positionV>
            <wp:extent cx="5949315" cy="3503295"/>
            <wp:effectExtent l="0" t="0" r="0" b="0"/>
            <wp:wrapTopAndBottom distT="0" distB="0"/>
            <wp:docPr id="2071046809" name="image1.png" descr="https://lh7-us.googleusercontent.com/TDCfOqfASSeFkQ2r5olVt-nWfBn0BniSXjAnjfxchDOuDotkiTzRxd-kQixbZGaj5pmcNWy6Bl5qWhFBeRZ3jMPlyPYnHvis3NCryT9qWryXVE3WyGFHZOQI1NqUTBkshJS4NRk_3BYLGbtaRNrLNlU"/>
            <wp:cNvGraphicFramePr/>
            <a:graphic xmlns:a="http://schemas.openxmlformats.org/drawingml/2006/main">
              <a:graphicData uri="http://schemas.openxmlformats.org/drawingml/2006/picture">
                <pic:pic xmlns:pic="http://schemas.openxmlformats.org/drawingml/2006/picture">
                  <pic:nvPicPr>
                    <pic:cNvPr id="0" name="image1.png" descr="https://lh7-us.googleusercontent.com/TDCfOqfASSeFkQ2r5olVt-nWfBn0BniSXjAnjfxchDOuDotkiTzRxd-kQixbZGaj5pmcNWy6Bl5qWhFBeRZ3jMPlyPYnHvis3NCryT9qWryXVE3WyGFHZOQI1NqUTBkshJS4NRk_3BYLGbtaRNrLNlU"/>
                    <pic:cNvPicPr preferRelativeResize="0"/>
                  </pic:nvPicPr>
                  <pic:blipFill>
                    <a:blip r:embed="rId53"/>
                    <a:srcRect/>
                    <a:stretch>
                      <a:fillRect/>
                    </a:stretch>
                  </pic:blipFill>
                  <pic:spPr>
                    <a:xfrm>
                      <a:off x="0" y="0"/>
                      <a:ext cx="5949315" cy="3503295"/>
                    </a:xfrm>
                    <a:prstGeom prst="rect">
                      <a:avLst/>
                    </a:prstGeom>
                    <a:ln/>
                  </pic:spPr>
                </pic:pic>
              </a:graphicData>
            </a:graphic>
          </wp:anchor>
        </w:drawing>
      </w:r>
      <w:r w:rsidRPr="00EB42BE">
        <w:rPr>
          <w:rFonts w:ascii="Arial" w:eastAsia="Arial" w:hAnsi="Arial" w:cs="Arial"/>
          <w:noProof/>
        </w:rPr>
        <w:drawing>
          <wp:anchor distT="0" distB="0" distL="0" distR="0" simplePos="0" relativeHeight="251636736" behindDoc="0" locked="0" layoutInCell="1" hidden="0" allowOverlap="1" wp14:anchorId="72D4DE28" wp14:editId="6B5B8C4E">
            <wp:simplePos x="0" y="0"/>
            <wp:positionH relativeFrom="page">
              <wp:posOffset>1228725</wp:posOffset>
            </wp:positionH>
            <wp:positionV relativeFrom="page">
              <wp:posOffset>615384</wp:posOffset>
            </wp:positionV>
            <wp:extent cx="5307965" cy="2197100"/>
            <wp:effectExtent l="0" t="0" r="0" b="0"/>
            <wp:wrapTopAndBottom distT="0" distB="0"/>
            <wp:docPr id="2071046833" name="image22.png" descr="https://lh7-us.googleusercontent.com/fQiEbtRnc-qDAGdIZTyDGooCFoNeMvs0lAqEsD1fkFeyJQgjSNRV2smqn3ostE2yIHsCYQNBAaQH2y1dwwGAC8VnzlDMM5hPDJYIY7sj4mtT2yz-2UxwBuriV4zctIfb1z4fiWOV3lJBGtzGTbxgg_Q"/>
            <wp:cNvGraphicFramePr/>
            <a:graphic xmlns:a="http://schemas.openxmlformats.org/drawingml/2006/main">
              <a:graphicData uri="http://schemas.openxmlformats.org/drawingml/2006/picture">
                <pic:pic xmlns:pic="http://schemas.openxmlformats.org/drawingml/2006/picture">
                  <pic:nvPicPr>
                    <pic:cNvPr id="0" name="image22.png" descr="https://lh7-us.googleusercontent.com/fQiEbtRnc-qDAGdIZTyDGooCFoNeMvs0lAqEsD1fkFeyJQgjSNRV2smqn3ostE2yIHsCYQNBAaQH2y1dwwGAC8VnzlDMM5hPDJYIY7sj4mtT2yz-2UxwBuriV4zctIfb1z4fiWOV3lJBGtzGTbxgg_Q"/>
                    <pic:cNvPicPr preferRelativeResize="0"/>
                  </pic:nvPicPr>
                  <pic:blipFill>
                    <a:blip r:embed="rId54"/>
                    <a:srcRect/>
                    <a:stretch>
                      <a:fillRect/>
                    </a:stretch>
                  </pic:blipFill>
                  <pic:spPr>
                    <a:xfrm>
                      <a:off x="0" y="0"/>
                      <a:ext cx="5307965" cy="2197100"/>
                    </a:xfrm>
                    <a:prstGeom prst="rect">
                      <a:avLst/>
                    </a:prstGeom>
                    <a:ln/>
                  </pic:spPr>
                </pic:pic>
              </a:graphicData>
            </a:graphic>
          </wp:anchor>
        </w:drawing>
      </w:r>
      <w:r w:rsidRPr="00EB42BE">
        <w:rPr>
          <w:rFonts w:ascii="Arial" w:eastAsia="Arial" w:hAnsi="Arial" w:cs="Arial"/>
        </w:rPr>
        <w:br/>
      </w:r>
    </w:p>
    <w:p w14:paraId="1C1D8135"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The data table above shows that respondents have a semi-positive view of Target’s store locations. The percentage of respondents who either agreed or strongly agreed was 53.58%.</w:t>
      </w:r>
    </w:p>
    <w:p w14:paraId="32F29211"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1EDA586A"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3.42. This is lower than Walmart’s mean of 3.97 which shows that overall Walmart has more convenient locations than Target.</w:t>
      </w:r>
    </w:p>
    <w:p w14:paraId="397EA3DD"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4A612875"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Walmart is outpacing Target in our respondent’s eyes when it comes to convenient locations. Walmart has a mean of 3.97 versus Target’s 3.42 which shows that Walmart has a slightly more favorable position in this variable. We recommend that Walmart conduct more R&amp;D for locations for their customers so they can create a steeper advantage.</w:t>
      </w:r>
    </w:p>
    <w:p w14:paraId="0C59DBCF" w14:textId="77777777" w:rsidR="00C1572E" w:rsidRPr="00EB42BE" w:rsidRDefault="00C1572E" w:rsidP="00C1572E">
      <w:pPr>
        <w:spacing w:line="240" w:lineRule="auto"/>
        <w:jc w:val="both"/>
        <w:rPr>
          <w:rFonts w:ascii="Arial" w:eastAsia="Arial" w:hAnsi="Arial" w:cs="Arial"/>
        </w:rPr>
      </w:pPr>
    </w:p>
    <w:p w14:paraId="6E525CBA" w14:textId="77777777" w:rsidR="00C1572E" w:rsidRPr="00EB42BE" w:rsidRDefault="00C1572E" w:rsidP="00C1572E">
      <w:pPr>
        <w:pBdr>
          <w:top w:val="nil"/>
          <w:left w:val="nil"/>
          <w:bottom w:val="nil"/>
          <w:right w:val="nil"/>
          <w:between w:val="nil"/>
        </w:pBdr>
        <w:spacing w:after="0" w:line="240" w:lineRule="auto"/>
        <w:rPr>
          <w:rFonts w:ascii="Arial" w:eastAsia="Arial" w:hAnsi="Arial" w:cs="Arial"/>
        </w:rPr>
      </w:pPr>
      <w:r w:rsidRPr="00EB42BE">
        <w:rPr>
          <w:rFonts w:ascii="Arial" w:hAnsi="Arial" w:cs="Arial"/>
        </w:rPr>
        <w:br w:type="page"/>
      </w:r>
    </w:p>
    <w:p w14:paraId="68BC452D" w14:textId="77777777" w:rsidR="00C1572E" w:rsidRPr="00EB42BE" w:rsidRDefault="00C1572E" w:rsidP="00C1572E">
      <w:pPr>
        <w:pBdr>
          <w:top w:val="nil"/>
          <w:left w:val="nil"/>
          <w:bottom w:val="nil"/>
          <w:right w:val="nil"/>
          <w:between w:val="nil"/>
        </w:pBdr>
        <w:spacing w:after="0" w:line="240" w:lineRule="auto"/>
        <w:rPr>
          <w:rFonts w:ascii="Arial" w:eastAsia="Arial" w:hAnsi="Arial" w:cs="Arial"/>
        </w:rPr>
      </w:pPr>
    </w:p>
    <w:p w14:paraId="19B6C80F" w14:textId="77777777" w:rsidR="00C1572E" w:rsidRPr="00EB42BE" w:rsidRDefault="00C1572E" w:rsidP="00C1572E">
      <w:pPr>
        <w:pBdr>
          <w:top w:val="nil"/>
          <w:left w:val="nil"/>
          <w:bottom w:val="nil"/>
          <w:right w:val="nil"/>
          <w:between w:val="nil"/>
        </w:pBdr>
        <w:spacing w:after="0" w:line="240" w:lineRule="auto"/>
        <w:rPr>
          <w:rFonts w:ascii="Arial" w:eastAsia="Arial" w:hAnsi="Arial" w:cs="Arial"/>
        </w:rPr>
      </w:pPr>
      <w:r w:rsidRPr="00EB42BE">
        <w:rPr>
          <w:rFonts w:ascii="Arial" w:eastAsia="Arial" w:hAnsi="Arial" w:cs="Arial"/>
          <w:noProof/>
        </w:rPr>
        <w:drawing>
          <wp:anchor distT="0" distB="0" distL="114300" distR="114300" simplePos="0" relativeHeight="251638784" behindDoc="0" locked="0" layoutInCell="1" hidden="0" allowOverlap="1" wp14:anchorId="32227C34" wp14:editId="7003B812">
            <wp:simplePos x="0" y="0"/>
            <wp:positionH relativeFrom="page">
              <wp:posOffset>909638</wp:posOffset>
            </wp:positionH>
            <wp:positionV relativeFrom="page">
              <wp:posOffset>2890576</wp:posOffset>
            </wp:positionV>
            <wp:extent cx="5949315" cy="3538855"/>
            <wp:effectExtent l="0" t="0" r="0" b="0"/>
            <wp:wrapTopAndBottom distT="0" distB="0"/>
            <wp:docPr id="2071046837" name="image36.png" descr="https://lh7-us.googleusercontent.com/cUaVlJIXQKUsfsWToNFtyVPKUIH5CJSRAzEe4RBOnL3MldP3qZ84LjMsg-at3hwvZYn-6lRwWEhqQ7BDNoyfm2jQ5xV4W9xYgrNzPLPuRVNIEeqJm3QjjHIlmZwXgSiZv4pCC2qine99Yx5t-VwPo5w"/>
            <wp:cNvGraphicFramePr/>
            <a:graphic xmlns:a="http://schemas.openxmlformats.org/drawingml/2006/main">
              <a:graphicData uri="http://schemas.openxmlformats.org/drawingml/2006/picture">
                <pic:pic xmlns:pic="http://schemas.openxmlformats.org/drawingml/2006/picture">
                  <pic:nvPicPr>
                    <pic:cNvPr id="0" name="image36.png" descr="https://lh7-us.googleusercontent.com/cUaVlJIXQKUsfsWToNFtyVPKUIH5CJSRAzEe4RBOnL3MldP3qZ84LjMsg-at3hwvZYn-6lRwWEhqQ7BDNoyfm2jQ5xV4W9xYgrNzPLPuRVNIEeqJm3QjjHIlmZwXgSiZv4pCC2qine99Yx5t-VwPo5w"/>
                    <pic:cNvPicPr preferRelativeResize="0"/>
                  </pic:nvPicPr>
                  <pic:blipFill>
                    <a:blip r:embed="rId55"/>
                    <a:srcRect/>
                    <a:stretch>
                      <a:fillRect/>
                    </a:stretch>
                  </pic:blipFill>
                  <pic:spPr>
                    <a:xfrm>
                      <a:off x="0" y="0"/>
                      <a:ext cx="5949315" cy="3538855"/>
                    </a:xfrm>
                    <a:prstGeom prst="rect">
                      <a:avLst/>
                    </a:prstGeom>
                    <a:ln/>
                  </pic:spPr>
                </pic:pic>
              </a:graphicData>
            </a:graphic>
          </wp:anchor>
        </w:drawing>
      </w:r>
      <w:r w:rsidRPr="00EB42BE">
        <w:rPr>
          <w:rFonts w:ascii="Arial" w:eastAsia="Arial" w:hAnsi="Arial" w:cs="Arial"/>
          <w:noProof/>
        </w:rPr>
        <w:drawing>
          <wp:anchor distT="0" distB="0" distL="114300" distR="114300" simplePos="0" relativeHeight="251640832" behindDoc="0" locked="0" layoutInCell="1" hidden="0" allowOverlap="1" wp14:anchorId="59B97AEE" wp14:editId="3BADE7FC">
            <wp:simplePos x="0" y="0"/>
            <wp:positionH relativeFrom="page">
              <wp:posOffset>1233488</wp:posOffset>
            </wp:positionH>
            <wp:positionV relativeFrom="page">
              <wp:posOffset>585526</wp:posOffset>
            </wp:positionV>
            <wp:extent cx="5307965" cy="2197100"/>
            <wp:effectExtent l="0" t="0" r="0" b="0"/>
            <wp:wrapTopAndBottom distT="0" distB="0"/>
            <wp:docPr id="2071046806" name="image3.png" descr="https://lh7-us.googleusercontent.com/8DkMwkgbjvgdh1mCJdAli4SHuWv5D1wiuaY02E1PKL-kbizttKF46DknkRpiMswhQhHoaQWgcbzOKEVbWquilGpcsQT-PHT-e5M57XWcsJ-DpslXlkz2i9vpENFS5u7bEZD85fCxTNVAHa5e9HOTzps"/>
            <wp:cNvGraphicFramePr/>
            <a:graphic xmlns:a="http://schemas.openxmlformats.org/drawingml/2006/main">
              <a:graphicData uri="http://schemas.openxmlformats.org/drawingml/2006/picture">
                <pic:pic xmlns:pic="http://schemas.openxmlformats.org/drawingml/2006/picture">
                  <pic:nvPicPr>
                    <pic:cNvPr id="0" name="image3.png" descr="https://lh7-us.googleusercontent.com/8DkMwkgbjvgdh1mCJdAli4SHuWv5D1wiuaY02E1PKL-kbizttKF46DknkRpiMswhQhHoaQWgcbzOKEVbWquilGpcsQT-PHT-e5M57XWcsJ-DpslXlkz2i9vpENFS5u7bEZD85fCxTNVAHa5e9HOTzps"/>
                    <pic:cNvPicPr preferRelativeResize="0"/>
                  </pic:nvPicPr>
                  <pic:blipFill>
                    <a:blip r:embed="rId56"/>
                    <a:srcRect/>
                    <a:stretch>
                      <a:fillRect/>
                    </a:stretch>
                  </pic:blipFill>
                  <pic:spPr>
                    <a:xfrm>
                      <a:off x="0" y="0"/>
                      <a:ext cx="5307965" cy="2197100"/>
                    </a:xfrm>
                    <a:prstGeom prst="rect">
                      <a:avLst/>
                    </a:prstGeom>
                    <a:ln/>
                  </pic:spPr>
                </pic:pic>
              </a:graphicData>
            </a:graphic>
          </wp:anchor>
        </w:drawing>
      </w:r>
    </w:p>
    <w:p w14:paraId="1425B2D5"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The data table above shows that customers have a semi-neutral position when it comes to Target’s price points. Over half of the respondents are either neutral or disagree that Target has reasonable prices. The number of respondents who either agreed or strongly agreed only made up 39.36% of our sample size as opposed to Walmart’s 83.72%.</w:t>
      </w:r>
    </w:p>
    <w:p w14:paraId="054A3E85"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0C4D1D15"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3.10. This is a poor score for Target which benefits Walmart in the long run. The low mean corresponds to the number of respondents who disagreed.</w:t>
      </w:r>
    </w:p>
    <w:p w14:paraId="05615AEA"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02E983E6" w14:textId="2C502E8D" w:rsidR="00375BF0"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Walmart has a significant advantage over Target when it comes to its prices. Walmart should continue its current pricing strategy as they are outpacing its competition by a mile. </w:t>
      </w:r>
    </w:p>
    <w:p w14:paraId="1B1693B1" w14:textId="77777777" w:rsidR="00375BF0" w:rsidRPr="00EB42BE" w:rsidRDefault="00375BF0">
      <w:pPr>
        <w:rPr>
          <w:rFonts w:ascii="Arial" w:eastAsia="Arial" w:hAnsi="Arial" w:cs="Arial"/>
        </w:rPr>
      </w:pPr>
      <w:r w:rsidRPr="00EB42BE">
        <w:rPr>
          <w:rFonts w:ascii="Arial" w:eastAsia="Arial" w:hAnsi="Arial" w:cs="Arial"/>
        </w:rPr>
        <w:br w:type="page"/>
      </w:r>
    </w:p>
    <w:p w14:paraId="3C29D7FF" w14:textId="3FEF83F3" w:rsidR="00C1572E" w:rsidRPr="00EB42BE" w:rsidRDefault="00E32EED"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noProof/>
        </w:rPr>
        <w:lastRenderedPageBreak/>
        <w:drawing>
          <wp:anchor distT="0" distB="0" distL="114300" distR="114300" simplePos="0" relativeHeight="251765760" behindDoc="0" locked="0" layoutInCell="1" hidden="0" allowOverlap="1" wp14:anchorId="42DA30E3" wp14:editId="28A8C60F">
            <wp:simplePos x="0" y="0"/>
            <wp:positionH relativeFrom="margin">
              <wp:align>left</wp:align>
            </wp:positionH>
            <wp:positionV relativeFrom="margin">
              <wp:posOffset>2196394</wp:posOffset>
            </wp:positionV>
            <wp:extent cx="5960110" cy="3465195"/>
            <wp:effectExtent l="0" t="0" r="2540" b="1905"/>
            <wp:wrapTopAndBottom distT="0" distB="0"/>
            <wp:docPr id="2104640621" name="image18.png" descr="https://lh7-us.googleusercontent.com/p5fDyg9qEXB10G_tXqcXP4fTJO6qBiOtFhxMDDSMif09WWneWlYID3tzVd3JNrcetCvZXaiKjX0M-AuARv-jmWVIa7iVW7SBopptHEtd7nKqsyMshYET92XS9VDrOmwjHKeZCfyV_PGzPEdI0cF7sME"/>
            <wp:cNvGraphicFramePr/>
            <a:graphic xmlns:a="http://schemas.openxmlformats.org/drawingml/2006/main">
              <a:graphicData uri="http://schemas.openxmlformats.org/drawingml/2006/picture">
                <pic:pic xmlns:pic="http://schemas.openxmlformats.org/drawingml/2006/picture">
                  <pic:nvPicPr>
                    <pic:cNvPr id="0" name="image18.png" descr="https://lh7-us.googleusercontent.com/p5fDyg9qEXB10G_tXqcXP4fTJO6qBiOtFhxMDDSMif09WWneWlYID3tzVd3JNrcetCvZXaiKjX0M-AuARv-jmWVIa7iVW7SBopptHEtd7nKqsyMshYET92XS9VDrOmwjHKeZCfyV_PGzPEdI0cF7sME"/>
                    <pic:cNvPicPr preferRelativeResize="0"/>
                  </pic:nvPicPr>
                  <pic:blipFill>
                    <a:blip r:embed="rId57"/>
                    <a:srcRect/>
                    <a:stretch>
                      <a:fillRect/>
                    </a:stretch>
                  </pic:blipFill>
                  <pic:spPr>
                    <a:xfrm>
                      <a:off x="0" y="0"/>
                      <a:ext cx="5960110" cy="3465195"/>
                    </a:xfrm>
                    <a:prstGeom prst="rect">
                      <a:avLst/>
                    </a:prstGeom>
                    <a:ln/>
                  </pic:spPr>
                </pic:pic>
              </a:graphicData>
            </a:graphic>
            <wp14:sizeRelH relativeFrom="margin">
              <wp14:pctWidth>0</wp14:pctWidth>
            </wp14:sizeRelH>
            <wp14:sizeRelV relativeFrom="margin">
              <wp14:pctHeight>0</wp14:pctHeight>
            </wp14:sizeRelV>
          </wp:anchor>
        </w:drawing>
      </w:r>
      <w:r w:rsidR="00375BF0" w:rsidRPr="00EB42BE">
        <w:rPr>
          <w:rFonts w:ascii="Arial" w:eastAsia="Arial" w:hAnsi="Arial" w:cs="Arial"/>
          <w:noProof/>
        </w:rPr>
        <w:drawing>
          <wp:anchor distT="0" distB="0" distL="114300" distR="114300" simplePos="0" relativeHeight="251761664" behindDoc="0" locked="0" layoutInCell="1" hidden="0" allowOverlap="1" wp14:anchorId="39DBBD64" wp14:editId="15349D43">
            <wp:simplePos x="0" y="0"/>
            <wp:positionH relativeFrom="margin">
              <wp:align>center</wp:align>
            </wp:positionH>
            <wp:positionV relativeFrom="margin">
              <wp:align>top</wp:align>
            </wp:positionV>
            <wp:extent cx="5307965" cy="2197100"/>
            <wp:effectExtent l="0" t="0" r="6985" b="0"/>
            <wp:wrapTopAndBottom distT="0" distB="0"/>
            <wp:docPr id="1042434634" name="image6.png" descr="https://lh7-us.googleusercontent.com/YhlLq0IP4zqKIGQS7Fhhz4Y2uiK6Gzy9jVOSNx7rlJzO4bvp7k7GozGoTVa91QHD3wPiVbdmP_Waso29hhujInQWlbqgVbeMDqkj8nD_0K630PEAuk4ZijNAERCnaPwORUiKf72zWj4csd4jFIln5RU"/>
            <wp:cNvGraphicFramePr/>
            <a:graphic xmlns:a="http://schemas.openxmlformats.org/drawingml/2006/main">
              <a:graphicData uri="http://schemas.openxmlformats.org/drawingml/2006/picture">
                <pic:pic xmlns:pic="http://schemas.openxmlformats.org/drawingml/2006/picture">
                  <pic:nvPicPr>
                    <pic:cNvPr id="0" name="image6.png" descr="https://lh7-us.googleusercontent.com/YhlLq0IP4zqKIGQS7Fhhz4Y2uiK6Gzy9jVOSNx7rlJzO4bvp7k7GozGoTVa91QHD3wPiVbdmP_Waso29hhujInQWlbqgVbeMDqkj8nD_0K630PEAuk4ZijNAERCnaPwORUiKf72zWj4csd4jFIln5RU"/>
                    <pic:cNvPicPr preferRelativeResize="0"/>
                  </pic:nvPicPr>
                  <pic:blipFill>
                    <a:blip r:embed="rId58"/>
                    <a:srcRect/>
                    <a:stretch>
                      <a:fillRect/>
                    </a:stretch>
                  </pic:blipFill>
                  <pic:spPr>
                    <a:xfrm>
                      <a:off x="0" y="0"/>
                      <a:ext cx="5307965" cy="2197100"/>
                    </a:xfrm>
                    <a:prstGeom prst="rect">
                      <a:avLst/>
                    </a:prstGeom>
                    <a:ln/>
                  </pic:spPr>
                </pic:pic>
              </a:graphicData>
            </a:graphic>
          </wp:anchor>
        </w:drawing>
      </w:r>
    </w:p>
    <w:p w14:paraId="0394FC4C" w14:textId="079CE24D" w:rsidR="00E32EED" w:rsidRPr="00EB42BE" w:rsidRDefault="009C1B23" w:rsidP="00E32EED">
      <w:pPr>
        <w:pBdr>
          <w:top w:val="nil"/>
          <w:left w:val="nil"/>
          <w:bottom w:val="nil"/>
          <w:right w:val="nil"/>
          <w:between w:val="nil"/>
        </w:pBdr>
        <w:spacing w:before="240" w:after="240" w:line="240" w:lineRule="auto"/>
        <w:rPr>
          <w:rFonts w:ascii="Arial" w:eastAsia="Arial" w:hAnsi="Arial" w:cs="Arial"/>
        </w:rPr>
      </w:pPr>
      <w:r w:rsidRPr="00EB42BE">
        <w:rPr>
          <w:rFonts w:ascii="Arial" w:eastAsia="Arial" w:hAnsi="Arial" w:cs="Arial"/>
        </w:rPr>
        <w:t xml:space="preserve">From the data above, we can see that respondents have a positive outlook on Target’s customer service. </w:t>
      </w:r>
      <w:r w:rsidR="00D4059F">
        <w:rPr>
          <w:rFonts w:ascii="Arial" w:eastAsia="Arial" w:hAnsi="Arial" w:cs="Arial"/>
        </w:rPr>
        <w:t>customer</w:t>
      </w:r>
      <w:r w:rsidR="00E32EED" w:rsidRPr="00EB42BE">
        <w:rPr>
          <w:rFonts w:ascii="Arial" w:eastAsia="Arial" w:hAnsi="Arial" w:cs="Arial"/>
        </w:rPr>
        <w:t xml:space="preserve"> service. Out of our sample size, 70.93% of respondents either agree or strongly agree that Target has excellent customer service.</w:t>
      </w:r>
    </w:p>
    <w:p w14:paraId="1B1EB1BA" w14:textId="24B1246E" w:rsidR="00E32EED" w:rsidRPr="00EB42BE" w:rsidRDefault="00E32EED" w:rsidP="006B7F65">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3.83. This high mean is consistent with the high percentage of respondents who Agreed or Strongly Agreed.</w:t>
      </w:r>
    </w:p>
    <w:p w14:paraId="3FFE4775" w14:textId="77777777" w:rsidR="006B7F65" w:rsidRPr="00EB42BE" w:rsidRDefault="006B7F65" w:rsidP="006B7F65">
      <w:pPr>
        <w:pBdr>
          <w:top w:val="nil"/>
          <w:left w:val="nil"/>
          <w:bottom w:val="nil"/>
          <w:right w:val="nil"/>
          <w:between w:val="nil"/>
        </w:pBdr>
        <w:spacing w:after="0" w:line="240" w:lineRule="auto"/>
        <w:jc w:val="both"/>
        <w:rPr>
          <w:rFonts w:ascii="Arial" w:eastAsia="Arial" w:hAnsi="Arial" w:cs="Arial"/>
        </w:rPr>
      </w:pPr>
    </w:p>
    <w:p w14:paraId="5375CD92" w14:textId="6ACE8E7B" w:rsidR="00C1572E" w:rsidRPr="00EB42BE" w:rsidRDefault="00E32EED" w:rsidP="00C1572E">
      <w:pPr>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 xml:space="preserve">Target’s customer service has a more favorable perception than Walmart's, so Walmart must find ways to change their customers’ perception of their current customer service. 70.93% of respondents had a favorable view of Target’s customer service, while Walmart only had 35.53%. We recommend that Walmart trains its employees more in this area to provide customers with a better experience </w:t>
      </w:r>
      <w:r w:rsidR="006B7F65" w:rsidRPr="00EB42BE">
        <w:rPr>
          <w:rFonts w:ascii="Arial" w:eastAsia="Arial" w:hAnsi="Arial" w:cs="Arial"/>
        </w:rPr>
        <w:t>than</w:t>
      </w:r>
      <w:r w:rsidRPr="00EB42BE">
        <w:rPr>
          <w:rFonts w:ascii="Arial" w:hAnsi="Arial" w:cs="Arial"/>
        </w:rPr>
        <w:t xml:space="preserve"> </w:t>
      </w:r>
      <w:r w:rsidR="006B7F65" w:rsidRPr="00EB42BE">
        <w:rPr>
          <w:rFonts w:ascii="Arial" w:hAnsi="Arial" w:cs="Arial"/>
        </w:rPr>
        <w:t>Target.</w:t>
      </w:r>
      <w:r w:rsidR="00C1572E" w:rsidRPr="00EB42BE">
        <w:rPr>
          <w:rFonts w:ascii="Arial" w:hAnsi="Arial" w:cs="Arial"/>
        </w:rPr>
        <w:br w:type="page"/>
      </w:r>
    </w:p>
    <w:p w14:paraId="755D37BD" w14:textId="57FC6986" w:rsidR="00C1572E" w:rsidRPr="00EB42BE" w:rsidRDefault="006B7F65" w:rsidP="006B7F65">
      <w:pPr>
        <w:pBdr>
          <w:top w:val="nil"/>
          <w:left w:val="nil"/>
          <w:bottom w:val="nil"/>
          <w:right w:val="nil"/>
          <w:between w:val="nil"/>
        </w:pBdr>
        <w:spacing w:before="240" w:after="240" w:line="240" w:lineRule="auto"/>
        <w:rPr>
          <w:rFonts w:ascii="Arial" w:eastAsia="Arial" w:hAnsi="Arial" w:cs="Arial"/>
        </w:rPr>
      </w:pPr>
      <w:r w:rsidRPr="00EB42BE">
        <w:rPr>
          <w:rFonts w:ascii="Arial" w:hAnsi="Arial" w:cs="Arial"/>
          <w:noProof/>
        </w:rPr>
        <w:lastRenderedPageBreak/>
        <w:drawing>
          <wp:anchor distT="0" distB="0" distL="114300" distR="114300" simplePos="0" relativeHeight="251680768" behindDoc="0" locked="0" layoutInCell="1" hidden="0" allowOverlap="1" wp14:anchorId="3A479436" wp14:editId="5303E6B4">
            <wp:simplePos x="0" y="0"/>
            <wp:positionH relativeFrom="margin">
              <wp:posOffset>474133</wp:posOffset>
            </wp:positionH>
            <wp:positionV relativeFrom="page">
              <wp:posOffset>3364089</wp:posOffset>
            </wp:positionV>
            <wp:extent cx="4963795" cy="3634105"/>
            <wp:effectExtent l="0" t="0" r="8255" b="4445"/>
            <wp:wrapTopAndBottom distT="0" distB="0"/>
            <wp:docPr id="2071046841" name="image35.png" descr="https://lh7-us.googleusercontent.com/X9UecHyVYl1FqneEvnQcG2T-PlmhJpKqu_tqdWIiFwiwgMSW9j6A0DTZOvapjwmjXAIqu3iQuhX54go9y5CcaMDkDD-sVmxEsrKfHtIWKhdM9r_t_uKyXohSC39Upf5y0FKfYhIl4Y1u2-RWcG5pqYs"/>
            <wp:cNvGraphicFramePr/>
            <a:graphic xmlns:a="http://schemas.openxmlformats.org/drawingml/2006/main">
              <a:graphicData uri="http://schemas.openxmlformats.org/drawingml/2006/picture">
                <pic:pic xmlns:pic="http://schemas.openxmlformats.org/drawingml/2006/picture">
                  <pic:nvPicPr>
                    <pic:cNvPr id="0" name="image35.png" descr="https://lh7-us.googleusercontent.com/X9UecHyVYl1FqneEvnQcG2T-PlmhJpKqu_tqdWIiFwiwgMSW9j6A0DTZOvapjwmjXAIqu3iQuhX54go9y5CcaMDkDD-sVmxEsrKfHtIWKhdM9r_t_uKyXohSC39Upf5y0FKfYhIl4Y1u2-RWcG5pqYs"/>
                    <pic:cNvPicPr preferRelativeResize="0"/>
                  </pic:nvPicPr>
                  <pic:blipFill>
                    <a:blip r:embed="rId59"/>
                    <a:srcRect l="4990" r="11569"/>
                    <a:stretch>
                      <a:fillRect/>
                    </a:stretch>
                  </pic:blipFill>
                  <pic:spPr>
                    <a:xfrm>
                      <a:off x="0" y="0"/>
                      <a:ext cx="4963795" cy="3634105"/>
                    </a:xfrm>
                    <a:prstGeom prst="rect">
                      <a:avLst/>
                    </a:prstGeom>
                    <a:ln/>
                  </pic:spPr>
                </pic:pic>
              </a:graphicData>
            </a:graphic>
          </wp:anchor>
        </w:drawing>
      </w:r>
      <w:r w:rsidRPr="00EB42BE">
        <w:rPr>
          <w:rFonts w:ascii="Arial" w:eastAsia="Arial" w:hAnsi="Arial" w:cs="Arial"/>
          <w:noProof/>
        </w:rPr>
        <w:drawing>
          <wp:anchor distT="0" distB="0" distL="114300" distR="114300" simplePos="0" relativeHeight="251666432" behindDoc="0" locked="0" layoutInCell="1" hidden="0" allowOverlap="1" wp14:anchorId="1247EE94" wp14:editId="22008E11">
            <wp:simplePos x="0" y="0"/>
            <wp:positionH relativeFrom="margin">
              <wp:align>center</wp:align>
            </wp:positionH>
            <wp:positionV relativeFrom="page">
              <wp:posOffset>1035826</wp:posOffset>
            </wp:positionV>
            <wp:extent cx="5307965" cy="2197100"/>
            <wp:effectExtent l="0" t="0" r="6985" b="0"/>
            <wp:wrapTopAndBottom distT="0" distB="0"/>
            <wp:docPr id="2071046808" name="image5.png" descr="https://lh7-us.googleusercontent.com/LJz_hv1KBODc6Ju4xS0PI_qvXIn3viomqiXoPYZIzgbxZ3qBHji-4YfqnWQokrEHB14bzmAhDA8TOqGwe6srhNzWnGxMn_4h6LJ6Jn93_m0vEYCwKtdLBtBjCe7wBaABnC5gHTz7bN1KhN1YIwdpvxE"/>
            <wp:cNvGraphicFramePr/>
            <a:graphic xmlns:a="http://schemas.openxmlformats.org/drawingml/2006/main">
              <a:graphicData uri="http://schemas.openxmlformats.org/drawingml/2006/picture">
                <pic:pic xmlns:pic="http://schemas.openxmlformats.org/drawingml/2006/picture">
                  <pic:nvPicPr>
                    <pic:cNvPr id="0" name="image5.png" descr="https://lh7-us.googleusercontent.com/LJz_hv1KBODc6Ju4xS0PI_qvXIn3viomqiXoPYZIzgbxZ3qBHji-4YfqnWQokrEHB14bzmAhDA8TOqGwe6srhNzWnGxMn_4h6LJ6Jn93_m0vEYCwKtdLBtBjCe7wBaABnC5gHTz7bN1KhN1YIwdpvxE"/>
                    <pic:cNvPicPr preferRelativeResize="0"/>
                  </pic:nvPicPr>
                  <pic:blipFill>
                    <a:blip r:embed="rId60"/>
                    <a:srcRect/>
                    <a:stretch>
                      <a:fillRect/>
                    </a:stretch>
                  </pic:blipFill>
                  <pic:spPr>
                    <a:xfrm>
                      <a:off x="0" y="0"/>
                      <a:ext cx="5307965" cy="2197100"/>
                    </a:xfrm>
                    <a:prstGeom prst="rect">
                      <a:avLst/>
                    </a:prstGeom>
                    <a:ln/>
                  </pic:spPr>
                </pic:pic>
              </a:graphicData>
            </a:graphic>
          </wp:anchor>
        </w:drawing>
      </w:r>
      <w:r w:rsidR="00C1572E" w:rsidRPr="00EB42BE">
        <w:rPr>
          <w:rFonts w:ascii="Arial" w:eastAsia="Arial" w:hAnsi="Arial" w:cs="Arial"/>
        </w:rPr>
        <w:t>The data table above shows that respondents have a positive attitude towards Target’s product quality. Out of our sample, 75.07% either agreed or strongly agreed that Target has high product quality.</w:t>
      </w:r>
    </w:p>
    <w:p w14:paraId="14303331" w14:textId="08092F7C"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18289713"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3.92. This high mean is consistent with the high percentage of respondents who Agreed or Strongly Agreed.</w:t>
      </w:r>
    </w:p>
    <w:p w14:paraId="68387730"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089CD60B" w14:textId="77777777" w:rsidR="00291EC6" w:rsidRPr="00EB42BE" w:rsidRDefault="00C1572E" w:rsidP="00291EC6">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We recommend that Walmart add in higher quality product lines at a more premium price point to provide their customers with more options with better quality. Target edges Walmart in this category as 75.07% of respondents believe that Target’s products are high quality versus Walmart’s 50.66%. </w:t>
      </w:r>
    </w:p>
    <w:p w14:paraId="56B60B10" w14:textId="2985AF25" w:rsidR="00C1572E" w:rsidRPr="00EB42BE" w:rsidRDefault="009614AA" w:rsidP="00291EC6">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noProof/>
        </w:rPr>
        <w:lastRenderedPageBreak/>
        <w:drawing>
          <wp:anchor distT="0" distB="0" distL="0" distR="0" simplePos="0" relativeHeight="251693056" behindDoc="0" locked="0" layoutInCell="1" hidden="0" allowOverlap="1" wp14:anchorId="74EF6A18" wp14:editId="7CD6CFC8">
            <wp:simplePos x="0" y="0"/>
            <wp:positionH relativeFrom="page">
              <wp:posOffset>1181806</wp:posOffset>
            </wp:positionH>
            <wp:positionV relativeFrom="page">
              <wp:posOffset>987849</wp:posOffset>
            </wp:positionV>
            <wp:extent cx="5307965" cy="2197100"/>
            <wp:effectExtent l="0" t="0" r="0" b="0"/>
            <wp:wrapTopAndBottom distT="0" distB="0"/>
            <wp:docPr id="2071046832" name="image23.png" descr="https://lh7-us.googleusercontent.com/WRQV0rSj8Mz4sPmyC6yMa7d5Zip41Ee-EjCpsHWlOURXZrNm_vInjI7-7LvxLti6GdX7_PtQ0_2MiHAmAA28WR8XquLpY05n6p0ucxmP-4lDFf72TD8qx4woulEBo5RSnzQhSZpW3nc3wwlMOOfYr-M"/>
            <wp:cNvGraphicFramePr/>
            <a:graphic xmlns:a="http://schemas.openxmlformats.org/drawingml/2006/main">
              <a:graphicData uri="http://schemas.openxmlformats.org/drawingml/2006/picture">
                <pic:pic xmlns:pic="http://schemas.openxmlformats.org/drawingml/2006/picture">
                  <pic:nvPicPr>
                    <pic:cNvPr id="0" name="image23.png" descr="https://lh7-us.googleusercontent.com/WRQV0rSj8Mz4sPmyC6yMa7d5Zip41Ee-EjCpsHWlOURXZrNm_vInjI7-7LvxLti6GdX7_PtQ0_2MiHAmAA28WR8XquLpY05n6p0ucxmP-4lDFf72TD8qx4woulEBo5RSnzQhSZpW3nc3wwlMOOfYr-M"/>
                    <pic:cNvPicPr preferRelativeResize="0"/>
                  </pic:nvPicPr>
                  <pic:blipFill>
                    <a:blip r:embed="rId61"/>
                    <a:srcRect/>
                    <a:stretch>
                      <a:fillRect/>
                    </a:stretch>
                  </pic:blipFill>
                  <pic:spPr>
                    <a:xfrm>
                      <a:off x="0" y="0"/>
                      <a:ext cx="5307965" cy="2197100"/>
                    </a:xfrm>
                    <a:prstGeom prst="rect">
                      <a:avLst/>
                    </a:prstGeom>
                    <a:ln/>
                  </pic:spPr>
                </pic:pic>
              </a:graphicData>
            </a:graphic>
          </wp:anchor>
        </w:drawing>
      </w:r>
      <w:r w:rsidRPr="00EB42BE">
        <w:rPr>
          <w:rFonts w:ascii="Arial" w:eastAsia="Arial" w:hAnsi="Arial" w:cs="Arial"/>
          <w:noProof/>
        </w:rPr>
        <w:drawing>
          <wp:anchor distT="0" distB="0" distL="114300" distR="114300" simplePos="0" relativeHeight="251687936" behindDoc="0" locked="0" layoutInCell="1" hidden="0" allowOverlap="1" wp14:anchorId="2BED3079" wp14:editId="42D468CC">
            <wp:simplePos x="0" y="0"/>
            <wp:positionH relativeFrom="margin">
              <wp:align>right</wp:align>
            </wp:positionH>
            <wp:positionV relativeFrom="margin">
              <wp:align>center</wp:align>
            </wp:positionV>
            <wp:extent cx="5949315" cy="3515360"/>
            <wp:effectExtent l="0" t="0" r="0" b="8890"/>
            <wp:wrapTopAndBottom distT="0" distB="0"/>
            <wp:docPr id="2071046839" name="image37.png" descr="https://lh7-us.googleusercontent.com/CJtv-eLlSj-TCYPRo5-SQgp3TvjNxSwMEjXf_YFuaGYmmkVIwtG2VVarP0MVcx3wZyFxXS8ODGUh-4yWemp6WuO_zaJF3ZwR5Nolw1C9kPRdCrtNevBGzlF6kPISLIzkEJX8axMnMu2KN_Yk5KxdXcw"/>
            <wp:cNvGraphicFramePr/>
            <a:graphic xmlns:a="http://schemas.openxmlformats.org/drawingml/2006/main">
              <a:graphicData uri="http://schemas.openxmlformats.org/drawingml/2006/picture">
                <pic:pic xmlns:pic="http://schemas.openxmlformats.org/drawingml/2006/picture">
                  <pic:nvPicPr>
                    <pic:cNvPr id="0" name="image37.png" descr="https://lh7-us.googleusercontent.com/CJtv-eLlSj-TCYPRo5-SQgp3TvjNxSwMEjXf_YFuaGYmmkVIwtG2VVarP0MVcx3wZyFxXS8ODGUh-4yWemp6WuO_zaJF3ZwR5Nolw1C9kPRdCrtNevBGzlF6kPISLIzkEJX8axMnMu2KN_Yk5KxdXcw"/>
                    <pic:cNvPicPr preferRelativeResize="0"/>
                  </pic:nvPicPr>
                  <pic:blipFill>
                    <a:blip r:embed="rId62"/>
                    <a:srcRect/>
                    <a:stretch>
                      <a:fillRect/>
                    </a:stretch>
                  </pic:blipFill>
                  <pic:spPr>
                    <a:xfrm>
                      <a:off x="0" y="0"/>
                      <a:ext cx="5949315" cy="3515360"/>
                    </a:xfrm>
                    <a:prstGeom prst="rect">
                      <a:avLst/>
                    </a:prstGeom>
                    <a:ln/>
                  </pic:spPr>
                </pic:pic>
              </a:graphicData>
            </a:graphic>
          </wp:anchor>
        </w:drawing>
      </w:r>
    </w:p>
    <w:p w14:paraId="20D35150"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The data shows that the majority of the sample has a positive outlook on the return policy of Target. Those who responded agree or strongly agree make up a total of 66.31% of respondents.</w:t>
      </w:r>
    </w:p>
    <w:p w14:paraId="65E31E23" w14:textId="77777777" w:rsidR="00C1572E" w:rsidRPr="00EB42BE" w:rsidRDefault="00C1572E" w:rsidP="00C1572E">
      <w:pPr>
        <w:pBdr>
          <w:top w:val="nil"/>
          <w:left w:val="nil"/>
          <w:bottom w:val="nil"/>
          <w:right w:val="nil"/>
          <w:between w:val="nil"/>
        </w:pBdr>
        <w:spacing w:before="240" w:after="24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3.77. Walmart’s result for this variable is 61.06%, this shows that Target’s has a slightly more flexible return policy than Walmart.</w:t>
      </w:r>
    </w:p>
    <w:p w14:paraId="550807C5"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Managerial Conclusion:</w:t>
      </w:r>
      <w:r w:rsidRPr="00EB42BE">
        <w:rPr>
          <w:rFonts w:ascii="Arial" w:eastAsia="Arial" w:hAnsi="Arial" w:cs="Arial"/>
        </w:rPr>
        <w:t xml:space="preserve"> We recommend that Walmart try to develop a more flexible return policy so that customers are more comfortable with buying from them and will likely recommend them. Additionally, we believe that Walmart should educate its customers more on their return policy so that customers feel knowledgeable about the topic.</w:t>
      </w:r>
    </w:p>
    <w:p w14:paraId="301EEF5A" w14:textId="77777777" w:rsidR="00C1572E" w:rsidRPr="00EB42BE" w:rsidRDefault="00C1572E" w:rsidP="00C1572E">
      <w:pPr>
        <w:spacing w:after="240" w:line="240" w:lineRule="auto"/>
        <w:rPr>
          <w:rFonts w:ascii="Arial" w:eastAsia="Arial" w:hAnsi="Arial" w:cs="Arial"/>
        </w:rPr>
      </w:pPr>
    </w:p>
    <w:p w14:paraId="452F67CA" w14:textId="65EF642D" w:rsidR="008E3178" w:rsidRPr="00EB42BE" w:rsidRDefault="009614AA" w:rsidP="00375BF0">
      <w:pPr>
        <w:spacing w:after="240" w:line="240" w:lineRule="auto"/>
        <w:jc w:val="center"/>
        <w:rPr>
          <w:rFonts w:ascii="Arial" w:eastAsia="Arial" w:hAnsi="Arial" w:cs="Arial"/>
        </w:rPr>
      </w:pPr>
      <w:r w:rsidRPr="00EB42BE">
        <w:rPr>
          <w:rFonts w:ascii="Arial" w:eastAsia="Arial" w:hAnsi="Arial" w:cs="Arial"/>
          <w:noProof/>
        </w:rPr>
        <w:lastRenderedPageBreak/>
        <w:drawing>
          <wp:anchor distT="0" distB="0" distL="114300" distR="114300" simplePos="0" relativeHeight="251701248" behindDoc="0" locked="0" layoutInCell="1" hidden="0" allowOverlap="1" wp14:anchorId="0BF87906" wp14:editId="1FC4ACB8">
            <wp:simplePos x="0" y="0"/>
            <wp:positionH relativeFrom="margin">
              <wp:align>center</wp:align>
            </wp:positionH>
            <wp:positionV relativeFrom="page">
              <wp:posOffset>3219662</wp:posOffset>
            </wp:positionV>
            <wp:extent cx="5094605" cy="3171825"/>
            <wp:effectExtent l="0" t="0" r="0" b="9525"/>
            <wp:wrapTopAndBottom distT="0" distB="0"/>
            <wp:docPr id="2071046855" name="image53.png" descr="https://lh7-us.googleusercontent.com/Gz9efDcrAk2CsaG9-Y3lZwii02-wq5PU44yLL7ICMJr-trmMKtfAwOKO4eo4FygEC92obPX0y2PBb8nT_z3VvGaPHEkzGCRKvqi2CesXyavNnby1IvdcbUh_bKCirfb9ryDcDZD9nNWvE7-itTaVZDY"/>
            <wp:cNvGraphicFramePr/>
            <a:graphic xmlns:a="http://schemas.openxmlformats.org/drawingml/2006/main">
              <a:graphicData uri="http://schemas.openxmlformats.org/drawingml/2006/picture">
                <pic:pic xmlns:pic="http://schemas.openxmlformats.org/drawingml/2006/picture">
                  <pic:nvPicPr>
                    <pic:cNvPr id="0" name="image53.png" descr="https://lh7-us.googleusercontent.com/Gz9efDcrAk2CsaG9-Y3lZwii02-wq5PU44yLL7ICMJr-trmMKtfAwOKO4eo4FygEC92obPX0y2PBb8nT_z3VvGaPHEkzGCRKvqi2CesXyavNnby1IvdcbUh_bKCirfb9ryDcDZD9nNWvE7-itTaVZDY"/>
                    <pic:cNvPicPr preferRelativeResize="0"/>
                  </pic:nvPicPr>
                  <pic:blipFill>
                    <a:blip r:embed="rId63"/>
                    <a:srcRect/>
                    <a:stretch>
                      <a:fillRect/>
                    </a:stretch>
                  </pic:blipFill>
                  <pic:spPr>
                    <a:xfrm>
                      <a:off x="0" y="0"/>
                      <a:ext cx="5095172" cy="3172531"/>
                    </a:xfrm>
                    <a:prstGeom prst="rect">
                      <a:avLst/>
                    </a:prstGeom>
                    <a:ln/>
                  </pic:spPr>
                </pic:pic>
              </a:graphicData>
            </a:graphic>
            <wp14:sizeRelV relativeFrom="margin">
              <wp14:pctHeight>0</wp14:pctHeight>
            </wp14:sizeRelV>
          </wp:anchor>
        </w:drawing>
      </w:r>
      <w:r w:rsidRPr="00EB42BE">
        <w:rPr>
          <w:rFonts w:ascii="Arial" w:eastAsia="Arial" w:hAnsi="Arial" w:cs="Arial"/>
          <w:noProof/>
        </w:rPr>
        <w:drawing>
          <wp:anchor distT="0" distB="0" distL="114300" distR="114300" simplePos="0" relativeHeight="251707392" behindDoc="0" locked="0" layoutInCell="1" hidden="0" allowOverlap="1" wp14:anchorId="109D8733" wp14:editId="5DBF0617">
            <wp:simplePos x="0" y="0"/>
            <wp:positionH relativeFrom="margin">
              <wp:posOffset>314325</wp:posOffset>
            </wp:positionH>
            <wp:positionV relativeFrom="page">
              <wp:posOffset>942199</wp:posOffset>
            </wp:positionV>
            <wp:extent cx="5307965" cy="2197100"/>
            <wp:effectExtent l="0" t="0" r="6985" b="0"/>
            <wp:wrapTopAndBottom distT="0" distB="0"/>
            <wp:docPr id="2071046819" name="image8.png" descr="https://lh7-us.googleusercontent.com/nEtgqOSucVyaeKFIZ8uXmgebGqSSeRVHtpUDOypoZzFILEt2tu4ieDHZxsQddx-Jdzix6Gqonm-ETYEYwIna7XRddM4jRReiwoOV8RUuDYTXgrVSRqZ8D_vqWrNEbDlFMNQZS6c0lL89rHFITI3H9CE"/>
            <wp:cNvGraphicFramePr/>
            <a:graphic xmlns:a="http://schemas.openxmlformats.org/drawingml/2006/main">
              <a:graphicData uri="http://schemas.openxmlformats.org/drawingml/2006/picture">
                <pic:pic xmlns:pic="http://schemas.openxmlformats.org/drawingml/2006/picture">
                  <pic:nvPicPr>
                    <pic:cNvPr id="0" name="image8.png" descr="https://lh7-us.googleusercontent.com/nEtgqOSucVyaeKFIZ8uXmgebGqSSeRVHtpUDOypoZzFILEt2tu4ieDHZxsQddx-Jdzix6Gqonm-ETYEYwIna7XRddM4jRReiwoOV8RUuDYTXgrVSRqZ8D_vqWrNEbDlFMNQZS6c0lL89rHFITI3H9CE"/>
                    <pic:cNvPicPr preferRelativeResize="0"/>
                  </pic:nvPicPr>
                  <pic:blipFill>
                    <a:blip r:embed="rId64"/>
                    <a:srcRect/>
                    <a:stretch>
                      <a:fillRect/>
                    </a:stretch>
                  </pic:blipFill>
                  <pic:spPr>
                    <a:xfrm>
                      <a:off x="0" y="0"/>
                      <a:ext cx="5307965" cy="2197100"/>
                    </a:xfrm>
                    <a:prstGeom prst="rect">
                      <a:avLst/>
                    </a:prstGeom>
                    <a:ln/>
                  </pic:spPr>
                </pic:pic>
              </a:graphicData>
            </a:graphic>
          </wp:anchor>
        </w:drawing>
      </w:r>
    </w:p>
    <w:p w14:paraId="4AE8AD50" w14:textId="69F7095F" w:rsidR="00C1572E" w:rsidRPr="00EB42BE" w:rsidRDefault="00C1572E" w:rsidP="00C1572E">
      <w:pPr>
        <w:spacing w:after="240" w:line="240" w:lineRule="auto"/>
        <w:jc w:val="both"/>
        <w:rPr>
          <w:rFonts w:ascii="Arial" w:eastAsia="Arial" w:hAnsi="Arial" w:cs="Arial"/>
        </w:rPr>
      </w:pPr>
      <w:r w:rsidRPr="00EB42BE">
        <w:rPr>
          <w:rFonts w:ascii="Arial" w:eastAsia="Arial" w:hAnsi="Arial" w:cs="Arial"/>
        </w:rPr>
        <w:t>The data shows that most of the sample has a positive outlook on the overall experience at Target. Those who responded agree or strongly agree make up a total of 78.2% of respondents.</w:t>
      </w:r>
    </w:p>
    <w:p w14:paraId="5B4DBD03"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3.97. This high mean is consistent with the high percentage of respondents who Agreed or Strongly Agreed.</w:t>
      </w:r>
    </w:p>
    <w:p w14:paraId="50590BF5"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032C971D"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Managerial Conclusion:</w:t>
      </w:r>
      <w:r w:rsidRPr="00EB42BE">
        <w:rPr>
          <w:rFonts w:ascii="Arial" w:eastAsia="Arial" w:hAnsi="Arial" w:cs="Arial"/>
        </w:rPr>
        <w:t xml:space="preserve"> We recommend that Walmart try and increase its overall performance through aesthetics and comfort while shopping to compete more with Target. 78.2% of respondents are satisfied with their shopping experience at Target opposed to 70.97% with Walmart. </w:t>
      </w:r>
    </w:p>
    <w:p w14:paraId="60ADF698" w14:textId="10B1B1E7" w:rsidR="00C1572E" w:rsidRPr="00EB42BE" w:rsidRDefault="00AD44A1"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noProof/>
        </w:rPr>
        <w:lastRenderedPageBreak/>
        <w:drawing>
          <wp:anchor distT="0" distB="0" distL="0" distR="0" simplePos="0" relativeHeight="251713536" behindDoc="0" locked="0" layoutInCell="1" hidden="0" allowOverlap="1" wp14:anchorId="09DD77E4" wp14:editId="17853520">
            <wp:simplePos x="0" y="0"/>
            <wp:positionH relativeFrom="page">
              <wp:posOffset>1188015</wp:posOffset>
            </wp:positionH>
            <wp:positionV relativeFrom="page">
              <wp:posOffset>1114636</wp:posOffset>
            </wp:positionV>
            <wp:extent cx="5307965" cy="2197100"/>
            <wp:effectExtent l="0" t="0" r="0" b="0"/>
            <wp:wrapTopAndBottom distT="0" distB="0"/>
            <wp:docPr id="2071046804" name="image12.png" descr="https://lh7-us.googleusercontent.com/Ro5jlzB-VJ10boIFKEjx6ujGt_8-LpBXDcvd0G23zn2g9igp9gEdc3KEgCyRTgkeCxAPp1QXKqs0017HGD7AhEtsnvujWGgwPch9A8zANSxKcGLXw22yqIOwWNgHGRquABPQ12-d7kEyj3Qqgq3gYGg"/>
            <wp:cNvGraphicFramePr/>
            <a:graphic xmlns:a="http://schemas.openxmlformats.org/drawingml/2006/main">
              <a:graphicData uri="http://schemas.openxmlformats.org/drawingml/2006/picture">
                <pic:pic xmlns:pic="http://schemas.openxmlformats.org/drawingml/2006/picture">
                  <pic:nvPicPr>
                    <pic:cNvPr id="0" name="image12.png" descr="https://lh7-us.googleusercontent.com/Ro5jlzB-VJ10boIFKEjx6ujGt_8-LpBXDcvd0G23zn2g9igp9gEdc3KEgCyRTgkeCxAPp1QXKqs0017HGD7AhEtsnvujWGgwPch9A8zANSxKcGLXw22yqIOwWNgHGRquABPQ12-d7kEyj3Qqgq3gYGg"/>
                    <pic:cNvPicPr preferRelativeResize="0"/>
                  </pic:nvPicPr>
                  <pic:blipFill>
                    <a:blip r:embed="rId65"/>
                    <a:srcRect/>
                    <a:stretch>
                      <a:fillRect/>
                    </a:stretch>
                  </pic:blipFill>
                  <pic:spPr>
                    <a:xfrm>
                      <a:off x="0" y="0"/>
                      <a:ext cx="5307965" cy="2197100"/>
                    </a:xfrm>
                    <a:prstGeom prst="rect">
                      <a:avLst/>
                    </a:prstGeom>
                    <a:ln/>
                  </pic:spPr>
                </pic:pic>
              </a:graphicData>
            </a:graphic>
          </wp:anchor>
        </w:drawing>
      </w:r>
      <w:r w:rsidR="008E3178" w:rsidRPr="00EB42BE">
        <w:rPr>
          <w:rFonts w:ascii="Arial" w:hAnsi="Arial" w:cs="Arial"/>
          <w:noProof/>
        </w:rPr>
        <w:drawing>
          <wp:anchor distT="0" distB="0" distL="114300" distR="114300" simplePos="0" relativeHeight="251721728" behindDoc="0" locked="0" layoutInCell="1" hidden="0" allowOverlap="1" wp14:anchorId="776F06E9" wp14:editId="28B42A9C">
            <wp:simplePos x="0" y="0"/>
            <wp:positionH relativeFrom="margin">
              <wp:align>center</wp:align>
            </wp:positionH>
            <wp:positionV relativeFrom="paragraph">
              <wp:posOffset>2390704</wp:posOffset>
            </wp:positionV>
            <wp:extent cx="4867275" cy="3429000"/>
            <wp:effectExtent l="0" t="0" r="9525" b="0"/>
            <wp:wrapTopAndBottom distT="0" distB="0"/>
            <wp:docPr id="2071046838" name="image34.png" descr="https://lh7-us.googleusercontent.com/kz4nUFwjdxQ5JAgNNezErqFPY9me2qtfa0QTAaVXUAGZn4AOZ3gho45zTYg0htsD5KHdgiME9zTomMobJMtp94aq9R7humROBIiHDo4WWOjbShlOZKfrsWQXbjeOw75prXOPpFpXmtBCHt9WKXukBuI"/>
            <wp:cNvGraphicFramePr/>
            <a:graphic xmlns:a="http://schemas.openxmlformats.org/drawingml/2006/main">
              <a:graphicData uri="http://schemas.openxmlformats.org/drawingml/2006/picture">
                <pic:pic xmlns:pic="http://schemas.openxmlformats.org/drawingml/2006/picture">
                  <pic:nvPicPr>
                    <pic:cNvPr id="0" name="image34.png" descr="https://lh7-us.googleusercontent.com/kz4nUFwjdxQ5JAgNNezErqFPY9me2qtfa0QTAaVXUAGZn4AOZ3gho45zTYg0htsD5KHdgiME9zTomMobJMtp94aq9R7humROBIiHDo4WWOjbShlOZKfrsWQXbjeOw75prXOPpFpXmtBCHt9WKXukBuI"/>
                    <pic:cNvPicPr preferRelativeResize="0"/>
                  </pic:nvPicPr>
                  <pic:blipFill>
                    <a:blip r:embed="rId66"/>
                    <a:srcRect l="4480" r="13760"/>
                    <a:stretch>
                      <a:fillRect/>
                    </a:stretch>
                  </pic:blipFill>
                  <pic:spPr>
                    <a:xfrm>
                      <a:off x="0" y="0"/>
                      <a:ext cx="4867275" cy="3429000"/>
                    </a:xfrm>
                    <a:prstGeom prst="rect">
                      <a:avLst/>
                    </a:prstGeom>
                    <a:ln/>
                  </pic:spPr>
                </pic:pic>
              </a:graphicData>
            </a:graphic>
          </wp:anchor>
        </w:drawing>
      </w:r>
    </w:p>
    <w:p w14:paraId="0CDA14DE" w14:textId="07844232" w:rsidR="00C1572E" w:rsidRPr="00EB42BE" w:rsidRDefault="00C1572E" w:rsidP="00C1572E">
      <w:pPr>
        <w:pBdr>
          <w:top w:val="nil"/>
          <w:left w:val="nil"/>
          <w:bottom w:val="nil"/>
          <w:right w:val="nil"/>
          <w:between w:val="nil"/>
        </w:pBdr>
        <w:spacing w:after="0" w:line="240" w:lineRule="auto"/>
        <w:rPr>
          <w:rFonts w:ascii="Arial" w:eastAsia="Arial" w:hAnsi="Arial" w:cs="Arial"/>
        </w:rPr>
      </w:pPr>
    </w:p>
    <w:p w14:paraId="255F457E" w14:textId="0CF909BB" w:rsidR="00C1572E" w:rsidRPr="00EB42BE" w:rsidRDefault="00C1572E" w:rsidP="00C1572E">
      <w:pPr>
        <w:pBdr>
          <w:top w:val="nil"/>
          <w:left w:val="nil"/>
          <w:bottom w:val="nil"/>
          <w:right w:val="nil"/>
          <w:between w:val="nil"/>
        </w:pBdr>
        <w:spacing w:after="0" w:line="240" w:lineRule="auto"/>
        <w:rPr>
          <w:rFonts w:ascii="Arial" w:eastAsia="Arial" w:hAnsi="Arial" w:cs="Arial"/>
        </w:rPr>
      </w:pPr>
    </w:p>
    <w:p w14:paraId="24F56B6C" w14:textId="42389B7C" w:rsidR="00C1572E" w:rsidRPr="00EB42BE" w:rsidRDefault="00C1572E" w:rsidP="008E3178">
      <w:pPr>
        <w:pBdr>
          <w:top w:val="nil"/>
          <w:left w:val="nil"/>
          <w:bottom w:val="nil"/>
          <w:right w:val="nil"/>
          <w:between w:val="nil"/>
        </w:pBdr>
        <w:spacing w:after="0" w:line="240" w:lineRule="auto"/>
        <w:rPr>
          <w:rFonts w:ascii="Arial" w:eastAsia="Arial" w:hAnsi="Arial" w:cs="Arial"/>
        </w:rPr>
      </w:pPr>
      <w:r w:rsidRPr="00EB42BE">
        <w:rPr>
          <w:rFonts w:ascii="Arial" w:eastAsia="Arial" w:hAnsi="Arial" w:cs="Arial"/>
        </w:rPr>
        <w:t>The data table above shows that respondents have a favorable view of Target. Out of our 376-sample size, 72.07% either agreed or strongly agreed that they would recommend Target to family or friends.</w:t>
      </w:r>
    </w:p>
    <w:p w14:paraId="7626C946" w14:textId="7777777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490487BA" w14:textId="3C8817FD"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rPr>
        <w:t>Furthermore, the average response on a 5-point scale, 1 being strongly disagree and 5 being strongly agree, was 3.93. This high mean is consistent with the high percentage of respondents who Agreed or Strongly Agreed.</w:t>
      </w:r>
    </w:p>
    <w:p w14:paraId="4DD7C9CE" w14:textId="25A55007"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p>
    <w:p w14:paraId="6A65B881" w14:textId="2D6D8066" w:rsidR="00C1572E" w:rsidRPr="00EB42BE" w:rsidRDefault="00C1572E" w:rsidP="00C1572E">
      <w:pPr>
        <w:pBdr>
          <w:top w:val="nil"/>
          <w:left w:val="nil"/>
          <w:bottom w:val="nil"/>
          <w:right w:val="nil"/>
          <w:between w:val="nil"/>
        </w:pBdr>
        <w:spacing w:after="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We recommend that Walmart increase its customer service and engage more with its community so that its customers will recommend them more. The percentage of respondents who would recommend Target is 72.07% versus Walmart’s 67.1%. We want to encourage Walmart to boost their customers' experiences while shopping so that they can increase their recommendation percentage.</w:t>
      </w:r>
    </w:p>
    <w:p w14:paraId="5B641071" w14:textId="77777777" w:rsidR="00C1572E" w:rsidRPr="00EB42BE" w:rsidRDefault="00C1572E" w:rsidP="00C1572E">
      <w:pPr>
        <w:spacing w:line="240" w:lineRule="auto"/>
        <w:jc w:val="center"/>
        <w:rPr>
          <w:rFonts w:ascii="Arial" w:eastAsia="Arial" w:hAnsi="Arial" w:cs="Arial"/>
          <w:b/>
        </w:rPr>
      </w:pPr>
      <w:r w:rsidRPr="00EB42BE">
        <w:rPr>
          <w:rFonts w:ascii="Arial" w:eastAsia="Arial" w:hAnsi="Arial" w:cs="Arial"/>
          <w:b/>
        </w:rPr>
        <w:lastRenderedPageBreak/>
        <w:t>General Factors</w:t>
      </w:r>
    </w:p>
    <w:p w14:paraId="28D7A840" w14:textId="77777777" w:rsidR="00C1572E" w:rsidRPr="00EB42BE" w:rsidRDefault="00C1572E" w:rsidP="00C1572E">
      <w:pPr>
        <w:spacing w:line="240" w:lineRule="auto"/>
        <w:jc w:val="center"/>
        <w:rPr>
          <w:rFonts w:ascii="Arial" w:eastAsia="Arial" w:hAnsi="Arial" w:cs="Arial"/>
        </w:rPr>
      </w:pPr>
      <w:r w:rsidRPr="00EB42BE">
        <w:rPr>
          <w:rFonts w:ascii="Arial" w:eastAsia="Arial" w:hAnsi="Arial" w:cs="Arial"/>
          <w:noProof/>
        </w:rPr>
        <w:drawing>
          <wp:inline distT="0" distB="0" distL="0" distR="0" wp14:anchorId="51132155" wp14:editId="65F29ECE">
            <wp:extent cx="5949315" cy="3147060"/>
            <wp:effectExtent l="0" t="0" r="0" b="0"/>
            <wp:docPr id="2071046821" name="image21.png" descr="https://lh7-us.googleusercontent.com/QI7i1qBiWAkjzY3b0fw24svvMNBnrpSM-eIU7QXVUNJ8Z56FsbkjDC2J3Ki2LiM10HjsmqFSuoS2-NJh5Kimx47ThHmX3UTN-dB7WDLZcs0bu3Xw2bpEga0P-1x_-56fqPhbeR9poHhkc_o74fFNU74"/>
            <wp:cNvGraphicFramePr/>
            <a:graphic xmlns:a="http://schemas.openxmlformats.org/drawingml/2006/main">
              <a:graphicData uri="http://schemas.openxmlformats.org/drawingml/2006/picture">
                <pic:pic xmlns:pic="http://schemas.openxmlformats.org/drawingml/2006/picture">
                  <pic:nvPicPr>
                    <pic:cNvPr id="0" name="image21.png" descr="https://lh7-us.googleusercontent.com/QI7i1qBiWAkjzY3b0fw24svvMNBnrpSM-eIU7QXVUNJ8Z56FsbkjDC2J3Ki2LiM10HjsmqFSuoS2-NJh5Kimx47ThHmX3UTN-dB7WDLZcs0bu3Xw2bpEga0P-1x_-56fqPhbeR9poHhkc_o74fFNU74"/>
                    <pic:cNvPicPr preferRelativeResize="0"/>
                  </pic:nvPicPr>
                  <pic:blipFill>
                    <a:blip r:embed="rId67"/>
                    <a:srcRect/>
                    <a:stretch>
                      <a:fillRect/>
                    </a:stretch>
                  </pic:blipFill>
                  <pic:spPr>
                    <a:xfrm>
                      <a:off x="0" y="0"/>
                      <a:ext cx="5949315" cy="3147060"/>
                    </a:xfrm>
                    <a:prstGeom prst="rect">
                      <a:avLst/>
                    </a:prstGeom>
                    <a:ln/>
                  </pic:spPr>
                </pic:pic>
              </a:graphicData>
            </a:graphic>
          </wp:inline>
        </w:drawing>
      </w:r>
    </w:p>
    <w:p w14:paraId="745E79FC" w14:textId="77777777" w:rsidR="00C1572E" w:rsidRPr="00EB42BE" w:rsidRDefault="00C1572E" w:rsidP="00C1572E">
      <w:pPr>
        <w:spacing w:line="240" w:lineRule="auto"/>
        <w:rPr>
          <w:rFonts w:ascii="Arial" w:eastAsia="Arial" w:hAnsi="Arial" w:cs="Arial"/>
        </w:rPr>
      </w:pPr>
    </w:p>
    <w:p w14:paraId="677AB779" w14:textId="28A2610A" w:rsidR="00C1572E" w:rsidRPr="00EB42BE" w:rsidRDefault="00C1572E" w:rsidP="00C1572E">
      <w:pPr>
        <w:spacing w:line="240" w:lineRule="auto"/>
        <w:jc w:val="both"/>
        <w:rPr>
          <w:rFonts w:ascii="Arial" w:eastAsia="Arial" w:hAnsi="Arial" w:cs="Arial"/>
        </w:rPr>
      </w:pPr>
      <w:r w:rsidRPr="00EB42BE">
        <w:rPr>
          <w:rFonts w:ascii="Arial" w:eastAsia="Arial" w:hAnsi="Arial" w:cs="Arial"/>
        </w:rPr>
        <w:t xml:space="preserve">Before examining the overall customer satisfaction for Walmart, we wanted to first look at the variables that customers prioritize the most when shopping at their retailer of choice. This data table summarizes the average means for </w:t>
      </w:r>
      <w:r w:rsidR="00D4059F">
        <w:rPr>
          <w:rFonts w:ascii="Arial" w:eastAsia="Arial" w:hAnsi="Arial" w:cs="Arial"/>
        </w:rPr>
        <w:t xml:space="preserve">the </w:t>
      </w:r>
      <w:r w:rsidRPr="00EB42BE">
        <w:rPr>
          <w:rFonts w:ascii="Arial" w:eastAsia="Arial" w:hAnsi="Arial" w:cs="Arial"/>
        </w:rPr>
        <w:t>overall importance of each relevant factor (what we have called, “general factors”) when our respondents are shopping. This data set showed us that consumers value a variety of product options the most and excellent customer service the least.</w:t>
      </w:r>
    </w:p>
    <w:p w14:paraId="69DD91C5" w14:textId="77777777" w:rsidR="00C1572E" w:rsidRPr="00EB42BE" w:rsidRDefault="00C1572E" w:rsidP="00C1572E">
      <w:pPr>
        <w:spacing w:line="240" w:lineRule="auto"/>
        <w:jc w:val="both"/>
        <w:rPr>
          <w:rFonts w:ascii="Arial" w:eastAsia="Arial" w:hAnsi="Arial" w:cs="Arial"/>
        </w:rPr>
      </w:pPr>
      <w:r w:rsidRPr="00EB42BE">
        <w:rPr>
          <w:rFonts w:ascii="Arial" w:eastAsia="Arial" w:hAnsi="Arial" w:cs="Arial"/>
        </w:rPr>
        <w:t>T-tests of one mean (one-sample t-tests) showed that Variety of Product Options, Reasonable Prices, and Convenient Locations, had means significantly greater than 4 on a 5-point scale, which clearly means that these are very important factors in the choice of a store, closely followed by Fast Self-Checkout and Product Quality with means insignificantly different from 4.</w:t>
      </w:r>
    </w:p>
    <w:p w14:paraId="742E1339" w14:textId="77777777" w:rsidR="00C1572E" w:rsidRPr="00EB42BE" w:rsidRDefault="00C1572E" w:rsidP="00C1572E">
      <w:pPr>
        <w:spacing w:line="240" w:lineRule="auto"/>
        <w:jc w:val="both"/>
        <w:rPr>
          <w:rFonts w:ascii="Arial" w:eastAsia="Arial" w:hAnsi="Arial" w:cs="Arial"/>
        </w:rPr>
      </w:pPr>
      <w:r w:rsidRPr="00EB42BE">
        <w:rPr>
          <w:rFonts w:ascii="Arial" w:eastAsia="Arial" w:hAnsi="Arial" w:cs="Arial"/>
          <w:b/>
        </w:rPr>
        <w:t>Managerial Conclusion:</w:t>
      </w:r>
      <w:r w:rsidRPr="00EB42BE">
        <w:rPr>
          <w:rFonts w:ascii="Arial" w:eastAsia="Arial" w:hAnsi="Arial" w:cs="Arial"/>
        </w:rPr>
        <w:t xml:space="preserve"> With this information, Walmart should continue to prioritize its variety of product options, reasonable prices, and convenient locations as these were the top 3 variables the respondents said were most important to them. These general factors gave us direct insight into what consumers want the most, and Walmart should utilize this information to stay on top of consumers' biggest desires.</w:t>
      </w:r>
    </w:p>
    <w:p w14:paraId="00000140" w14:textId="77777777" w:rsidR="00C14C0B" w:rsidRPr="00EB42BE" w:rsidRDefault="00C14C0B">
      <w:pPr>
        <w:spacing w:line="240" w:lineRule="auto"/>
        <w:rPr>
          <w:rFonts w:ascii="Arial" w:eastAsia="Arial" w:hAnsi="Arial" w:cs="Arial"/>
        </w:rPr>
      </w:pPr>
    </w:p>
    <w:p w14:paraId="00000141" w14:textId="77777777" w:rsidR="00C14C0B" w:rsidRPr="00EB42BE" w:rsidRDefault="00DF6B49">
      <w:pPr>
        <w:spacing w:line="240" w:lineRule="auto"/>
        <w:jc w:val="center"/>
        <w:rPr>
          <w:rFonts w:ascii="Arial" w:eastAsia="Arial" w:hAnsi="Arial" w:cs="Arial"/>
        </w:rPr>
      </w:pPr>
      <w:r w:rsidRPr="00EB42BE">
        <w:rPr>
          <w:rFonts w:ascii="Arial" w:hAnsi="Arial" w:cs="Arial"/>
        </w:rPr>
        <w:br w:type="page"/>
      </w:r>
    </w:p>
    <w:p w14:paraId="00000142" w14:textId="6E9531F2" w:rsidR="00C14C0B" w:rsidRPr="00EB42BE" w:rsidRDefault="00B53D53">
      <w:pPr>
        <w:spacing w:after="0" w:line="240" w:lineRule="auto"/>
        <w:jc w:val="center"/>
        <w:rPr>
          <w:rFonts w:ascii="Arial" w:eastAsia="Arial" w:hAnsi="Arial" w:cs="Arial"/>
          <w:b/>
          <w:sz w:val="28"/>
          <w:szCs w:val="28"/>
        </w:rPr>
      </w:pPr>
      <w:bookmarkStart w:id="0" w:name="_Hlk164708069"/>
      <w:r w:rsidRPr="00EB42BE">
        <w:rPr>
          <w:rFonts w:ascii="Arial" w:eastAsia="Arial" w:hAnsi="Arial" w:cs="Arial"/>
          <w:b/>
          <w:sz w:val="28"/>
          <w:szCs w:val="28"/>
        </w:rPr>
        <w:lastRenderedPageBreak/>
        <w:t>T-Test</w:t>
      </w:r>
    </w:p>
    <w:p w14:paraId="53D83836" w14:textId="0FF5FA40" w:rsidR="00B53D53" w:rsidRPr="00EB42BE" w:rsidRDefault="00B53D53">
      <w:pPr>
        <w:spacing w:after="0" w:line="240" w:lineRule="auto"/>
        <w:jc w:val="center"/>
        <w:rPr>
          <w:rFonts w:ascii="Arial" w:eastAsia="Arial" w:hAnsi="Arial" w:cs="Arial"/>
          <w:bCs/>
          <w:i/>
          <w:iCs/>
        </w:rPr>
      </w:pPr>
      <w:r w:rsidRPr="00EB42BE">
        <w:rPr>
          <w:rFonts w:ascii="Arial" w:eastAsia="Arial" w:hAnsi="Arial" w:cs="Arial"/>
          <w:bCs/>
          <w:i/>
          <w:iCs/>
        </w:rPr>
        <w:t>Population D</w:t>
      </w:r>
      <w:r w:rsidR="003F185F" w:rsidRPr="00EB42BE">
        <w:rPr>
          <w:rFonts w:ascii="Arial" w:eastAsia="Arial" w:hAnsi="Arial" w:cs="Arial"/>
          <w:bCs/>
          <w:i/>
          <w:iCs/>
        </w:rPr>
        <w:t>emographics</w:t>
      </w:r>
      <w:r w:rsidR="00C43C75" w:rsidRPr="00EB42BE">
        <w:rPr>
          <w:rFonts w:ascii="Arial" w:eastAsia="Arial" w:hAnsi="Arial" w:cs="Arial"/>
          <w:bCs/>
          <w:i/>
          <w:iCs/>
        </w:rPr>
        <w:t xml:space="preserve"> </w:t>
      </w:r>
    </w:p>
    <w:p w14:paraId="3E504184" w14:textId="77777777" w:rsidR="002973E1" w:rsidRPr="00EB42BE" w:rsidRDefault="002973E1" w:rsidP="002973E1">
      <w:pPr>
        <w:spacing w:before="240" w:after="240" w:line="240" w:lineRule="auto"/>
        <w:rPr>
          <w:rFonts w:ascii="Arial" w:eastAsia="Times New Roman" w:hAnsi="Arial" w:cs="Arial"/>
          <w:color w:val="000000"/>
        </w:rPr>
      </w:pPr>
      <w:r w:rsidRPr="00EB42BE">
        <w:rPr>
          <w:rFonts w:ascii="Arial" w:eastAsia="Times New Roman" w:hAnsi="Arial" w:cs="Arial"/>
          <w:color w:val="000000"/>
        </w:rPr>
        <w:t>Note: We used UWG demographics for testing because our sample was drawn from the UWG student population. The data is as follows;</w:t>
      </w:r>
    </w:p>
    <w:p w14:paraId="25D1C37E" w14:textId="5DA426BB" w:rsidR="002973E1" w:rsidRPr="00EB42BE" w:rsidRDefault="002973E1" w:rsidP="002973E1">
      <w:pPr>
        <w:spacing w:before="240" w:after="240" w:line="240" w:lineRule="auto"/>
        <w:rPr>
          <w:rFonts w:ascii="Arial" w:eastAsia="Times New Roman" w:hAnsi="Arial" w:cs="Arial"/>
          <w:sz w:val="24"/>
          <w:szCs w:val="24"/>
        </w:rPr>
      </w:pPr>
      <w:r w:rsidRPr="00EB42BE">
        <w:rPr>
          <w:rFonts w:ascii="Arial" w:eastAsia="Times New Roman" w:hAnsi="Arial" w:cs="Arial"/>
          <w:color w:val="000000"/>
        </w:rPr>
        <w:br/>
        <w:t>UWG Population - Female: 63.9 percent; Male: 36.1 percent</w:t>
      </w:r>
    </w:p>
    <w:p w14:paraId="7B457B62" w14:textId="77777777" w:rsidR="002973E1" w:rsidRPr="00EB42BE" w:rsidRDefault="002973E1" w:rsidP="002973E1">
      <w:pPr>
        <w:spacing w:before="240" w:after="240" w:line="240" w:lineRule="auto"/>
        <w:rPr>
          <w:rFonts w:ascii="Arial" w:eastAsia="Times New Roman" w:hAnsi="Arial" w:cs="Arial"/>
          <w:sz w:val="24"/>
          <w:szCs w:val="24"/>
        </w:rPr>
      </w:pPr>
      <w:r w:rsidRPr="00EB42BE">
        <w:rPr>
          <w:rFonts w:ascii="Arial" w:eastAsia="Times New Roman" w:hAnsi="Arial" w:cs="Arial"/>
          <w:color w:val="000000"/>
        </w:rPr>
        <w:t>Walmart Sample Population - Female: 64.8 percent; Male: 35.2 percent</w:t>
      </w:r>
    </w:p>
    <w:p w14:paraId="339B4ACD" w14:textId="77777777" w:rsidR="002973E1" w:rsidRPr="00EB42BE" w:rsidRDefault="002973E1" w:rsidP="002973E1">
      <w:pPr>
        <w:spacing w:before="240" w:after="0" w:line="240" w:lineRule="auto"/>
        <w:rPr>
          <w:rFonts w:ascii="Arial" w:eastAsia="Times New Roman" w:hAnsi="Arial" w:cs="Arial"/>
          <w:sz w:val="24"/>
          <w:szCs w:val="24"/>
        </w:rPr>
      </w:pPr>
      <w:r w:rsidRPr="00EB42BE">
        <w:rPr>
          <w:rFonts w:ascii="Arial" w:eastAsia="Times New Roman" w:hAnsi="Arial" w:cs="Arial"/>
          <w:b/>
          <w:bCs/>
          <w:color w:val="000000"/>
        </w:rPr>
        <w:t>Hypothesis test of the Proportion of Females:</w:t>
      </w:r>
      <w:r w:rsidRPr="00EB42BE">
        <w:rPr>
          <w:rFonts w:ascii="Arial" w:eastAsia="Times New Roman" w:hAnsi="Arial" w:cs="Arial"/>
          <w:color w:val="000000"/>
        </w:rPr>
        <w:br/>
        <w:t xml:space="preserve"> Step 1. Ho: P = Po; Ha: P ≠ Po (Po is the proportion of females in the UWG)</w:t>
      </w:r>
    </w:p>
    <w:p w14:paraId="67915909" w14:textId="77777777" w:rsidR="002973E1" w:rsidRPr="00EB42BE" w:rsidRDefault="002973E1" w:rsidP="002973E1">
      <w:pPr>
        <w:spacing w:after="0" w:line="240" w:lineRule="auto"/>
        <w:ind w:left="720"/>
        <w:rPr>
          <w:rFonts w:ascii="Arial" w:eastAsia="Times New Roman" w:hAnsi="Arial" w:cs="Arial"/>
          <w:sz w:val="24"/>
          <w:szCs w:val="24"/>
        </w:rPr>
      </w:pPr>
      <w:r w:rsidRPr="00EB42BE">
        <w:rPr>
          <w:rFonts w:ascii="Arial" w:eastAsia="Times New Roman" w:hAnsi="Arial" w:cs="Arial"/>
          <w:color w:val="000000"/>
        </w:rPr>
        <w:t>Ho: P = 0.639</w:t>
      </w:r>
    </w:p>
    <w:p w14:paraId="4E11A1CF" w14:textId="77777777" w:rsidR="002973E1" w:rsidRPr="00EB42BE" w:rsidRDefault="002973E1" w:rsidP="002973E1">
      <w:pPr>
        <w:spacing w:after="0" w:line="240" w:lineRule="auto"/>
        <w:ind w:left="720"/>
        <w:rPr>
          <w:rFonts w:ascii="Arial" w:eastAsia="Times New Roman" w:hAnsi="Arial" w:cs="Arial"/>
          <w:sz w:val="24"/>
          <w:szCs w:val="24"/>
        </w:rPr>
      </w:pPr>
      <w:r w:rsidRPr="00EB42BE">
        <w:rPr>
          <w:rFonts w:ascii="Arial" w:eastAsia="Times New Roman" w:hAnsi="Arial" w:cs="Arial"/>
          <w:color w:val="000000"/>
        </w:rPr>
        <w:t>Ha: P ≠ 0.639</w:t>
      </w:r>
    </w:p>
    <w:p w14:paraId="15795F7D" w14:textId="77777777" w:rsidR="002973E1" w:rsidRPr="00EB42BE" w:rsidRDefault="002973E1" w:rsidP="002973E1">
      <w:pPr>
        <w:spacing w:after="0" w:line="240" w:lineRule="auto"/>
        <w:rPr>
          <w:rFonts w:ascii="Arial" w:eastAsia="Times New Roman" w:hAnsi="Arial" w:cs="Arial"/>
          <w:sz w:val="24"/>
          <w:szCs w:val="24"/>
        </w:rPr>
      </w:pPr>
      <w:r w:rsidRPr="00EB42BE">
        <w:rPr>
          <w:rFonts w:ascii="Arial" w:eastAsia="Times New Roman" w:hAnsi="Arial" w:cs="Arial"/>
          <w:color w:val="000000"/>
        </w:rPr>
        <w:t>Step 2.</w:t>
      </w:r>
    </w:p>
    <w:p w14:paraId="6C50F75A" w14:textId="77777777" w:rsidR="002973E1" w:rsidRPr="00EB42BE" w:rsidRDefault="002973E1" w:rsidP="002973E1">
      <w:pPr>
        <w:spacing w:before="240" w:after="0" w:line="240" w:lineRule="auto"/>
        <w:rPr>
          <w:rFonts w:ascii="Arial" w:eastAsia="Times New Roman" w:hAnsi="Arial" w:cs="Arial"/>
          <w:sz w:val="24"/>
          <w:szCs w:val="24"/>
        </w:rPr>
      </w:pPr>
      <w:r w:rsidRPr="00EB42BE">
        <w:rPr>
          <w:rFonts w:ascii="Arial" w:eastAsia="Times New Roman" w:hAnsi="Arial" w:cs="Arial"/>
          <w:color w:val="000000"/>
        </w:rPr>
        <w:t> </w:t>
      </w:r>
      <w:r w:rsidRPr="00EB42BE">
        <w:rPr>
          <w:rFonts w:ascii="Arial" w:eastAsia="Times New Roman" w:hAnsi="Arial" w:cs="Arial"/>
          <w:noProof/>
          <w:color w:val="000000"/>
          <w:bdr w:val="none" w:sz="0" w:space="0" w:color="auto" w:frame="1"/>
        </w:rPr>
        <w:drawing>
          <wp:inline distT="0" distB="0" distL="0" distR="0" wp14:anchorId="24507427" wp14:editId="3D84CBE4">
            <wp:extent cx="983615" cy="748030"/>
            <wp:effectExtent l="0" t="0" r="6985" b="0"/>
            <wp:docPr id="1" name="Picture 1" descr="https://lh7-us.googleusercontent.com/bBH8sfQQqae_5Yam9Amgb-GgGkY2p1q1jQVJ4pcvJobWiTgxPmjZNnkoVLyBpqYadjV2rwDhHzPWnrbHGCXN9JxxG2mG9EL9klellDThPEChcRQM5YA1rJi-EHBtDJzQozTwqK92hFtF9L_gIF3LG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bBH8sfQQqae_5Yam9Amgb-GgGkY2p1q1jQVJ4pcvJobWiTgxPmjZNnkoVLyBpqYadjV2rwDhHzPWnrbHGCXN9JxxG2mG9EL9klellDThPEChcRQM5YA1rJi-EHBtDJzQozTwqK92hFtF9L_gIF3LGt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83615" cy="748030"/>
                    </a:xfrm>
                    <a:prstGeom prst="rect">
                      <a:avLst/>
                    </a:prstGeom>
                    <a:noFill/>
                    <a:ln>
                      <a:noFill/>
                    </a:ln>
                  </pic:spPr>
                </pic:pic>
              </a:graphicData>
            </a:graphic>
          </wp:inline>
        </w:drawing>
      </w:r>
      <w:r w:rsidRPr="00EB42BE">
        <w:rPr>
          <w:rFonts w:ascii="Arial" w:eastAsia="Times New Roman" w:hAnsi="Arial" w:cs="Arial"/>
          <w:noProof/>
          <w:color w:val="000000"/>
          <w:bdr w:val="none" w:sz="0" w:space="0" w:color="auto" w:frame="1"/>
        </w:rPr>
        <w:drawing>
          <wp:inline distT="0" distB="0" distL="0" distR="0" wp14:anchorId="2A8ECDDC" wp14:editId="437C3734">
            <wp:extent cx="1191260" cy="692785"/>
            <wp:effectExtent l="0" t="0" r="8890" b="0"/>
            <wp:docPr id="2" name="Picture 2" descr="https://lh7-us.googleusercontent.com/SweiUmkPmC5ubF7Lth1cxTIUJ1VKDkye0V88hDf1dveShrWzt6P4zCy2adzHQ9tTe9ylxc0Z5zgqZc7Nja4QDoP-gbzu0Ww_p9Gy_mozQD4ZYwJa453ZyjWk4G08P3-4Ww-c7bStKBQxu9jB5B9iz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SweiUmkPmC5ubF7Lth1cxTIUJ1VKDkye0V88hDf1dveShrWzt6P4zCy2adzHQ9tTe9ylxc0Z5zgqZc7Nja4QDoP-gbzu0Ww_p9Gy_mozQD4ZYwJa453ZyjWk4G08P3-4Ww-c7bStKBQxu9jB5B9izP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91260" cy="692785"/>
                    </a:xfrm>
                    <a:prstGeom prst="rect">
                      <a:avLst/>
                    </a:prstGeom>
                    <a:noFill/>
                    <a:ln>
                      <a:noFill/>
                    </a:ln>
                  </pic:spPr>
                </pic:pic>
              </a:graphicData>
            </a:graphic>
          </wp:inline>
        </w:drawing>
      </w:r>
    </w:p>
    <w:p w14:paraId="792E39B1" w14:textId="77777777" w:rsidR="002973E1" w:rsidRPr="00EB42BE" w:rsidRDefault="002973E1" w:rsidP="002973E1">
      <w:pPr>
        <w:spacing w:before="240" w:after="0" w:line="240" w:lineRule="auto"/>
        <w:rPr>
          <w:rFonts w:ascii="Arial" w:eastAsia="Times New Roman" w:hAnsi="Arial" w:cs="Arial"/>
          <w:sz w:val="24"/>
          <w:szCs w:val="24"/>
        </w:rPr>
      </w:pPr>
      <w:r w:rsidRPr="00EB42BE">
        <w:rPr>
          <w:rFonts w:ascii="Arial" w:eastAsia="Times New Roman" w:hAnsi="Arial" w:cs="Arial"/>
          <w:color w:val="000000"/>
        </w:rPr>
        <w:t>P = 0.648</w:t>
      </w:r>
      <w:r w:rsidRPr="00EB42BE">
        <w:rPr>
          <w:rFonts w:ascii="Arial" w:eastAsia="Times New Roman" w:hAnsi="Arial" w:cs="Arial"/>
          <w:color w:val="000000"/>
        </w:rPr>
        <w:br/>
        <w:t>P</w:t>
      </w:r>
      <w:r w:rsidRPr="00EB42BE">
        <w:rPr>
          <w:rFonts w:ascii="Arial" w:eastAsia="Times New Roman" w:hAnsi="Arial" w:cs="Arial"/>
          <w:color w:val="000000"/>
          <w:sz w:val="13"/>
          <w:szCs w:val="13"/>
          <w:vertAlign w:val="subscript"/>
        </w:rPr>
        <w:t>o</w:t>
      </w:r>
      <w:r w:rsidRPr="00EB42BE">
        <w:rPr>
          <w:rFonts w:ascii="Arial" w:eastAsia="Times New Roman" w:hAnsi="Arial" w:cs="Arial"/>
          <w:color w:val="000000"/>
        </w:rPr>
        <w:t>= 0.639</w:t>
      </w:r>
    </w:p>
    <w:p w14:paraId="7D684132" w14:textId="77777777" w:rsidR="002973E1" w:rsidRPr="00EB42BE" w:rsidRDefault="002973E1" w:rsidP="002973E1">
      <w:pPr>
        <w:spacing w:after="0" w:line="240" w:lineRule="auto"/>
        <w:rPr>
          <w:rFonts w:ascii="Arial" w:eastAsia="Times New Roman" w:hAnsi="Arial" w:cs="Arial"/>
          <w:sz w:val="24"/>
          <w:szCs w:val="24"/>
        </w:rPr>
      </w:pPr>
      <w:r w:rsidRPr="00EB42BE">
        <w:rPr>
          <w:rFonts w:ascii="Arial" w:eastAsia="Times New Roman" w:hAnsi="Arial" w:cs="Arial"/>
          <w:color w:val="000000"/>
        </w:rPr>
        <w:t>N = 381</w:t>
      </w:r>
    </w:p>
    <w:p w14:paraId="239A0BC9" w14:textId="77777777" w:rsidR="002973E1" w:rsidRPr="00EB42BE" w:rsidRDefault="002973E1" w:rsidP="002973E1">
      <w:pPr>
        <w:spacing w:before="240" w:after="0" w:line="240" w:lineRule="auto"/>
        <w:rPr>
          <w:rFonts w:ascii="Arial" w:eastAsia="Times New Roman" w:hAnsi="Arial" w:cs="Arial"/>
          <w:sz w:val="24"/>
          <w:szCs w:val="24"/>
        </w:rPr>
      </w:pPr>
      <w:proofErr w:type="spellStart"/>
      <w:r w:rsidRPr="00EB42BE">
        <w:rPr>
          <w:rFonts w:ascii="Arial" w:eastAsia="Times New Roman" w:hAnsi="Arial" w:cs="Arial"/>
          <w:color w:val="000000"/>
        </w:rPr>
        <w:t>Sp</w:t>
      </w:r>
      <w:proofErr w:type="spellEnd"/>
      <w:r w:rsidRPr="00EB42BE">
        <w:rPr>
          <w:rFonts w:ascii="Arial" w:eastAsia="Times New Roman" w:hAnsi="Arial" w:cs="Arial"/>
          <w:color w:val="000000"/>
        </w:rPr>
        <w:t xml:space="preserve"> = 0.639*(1-0.639)/381 = 0.0246</w:t>
      </w:r>
    </w:p>
    <w:p w14:paraId="67C2D1CB" w14:textId="77777777" w:rsidR="002973E1" w:rsidRPr="00EB42BE" w:rsidRDefault="002973E1" w:rsidP="002973E1">
      <w:pPr>
        <w:spacing w:before="240" w:after="0" w:line="240" w:lineRule="auto"/>
        <w:rPr>
          <w:rFonts w:ascii="Arial" w:eastAsia="Times New Roman" w:hAnsi="Arial" w:cs="Arial"/>
          <w:sz w:val="24"/>
          <w:szCs w:val="24"/>
        </w:rPr>
      </w:pPr>
      <w:r w:rsidRPr="00EB42BE">
        <w:rPr>
          <w:rFonts w:ascii="Arial" w:eastAsia="Times New Roman" w:hAnsi="Arial" w:cs="Arial"/>
          <w:color w:val="000000"/>
        </w:rPr>
        <w:t xml:space="preserve">Step 3. </w:t>
      </w:r>
      <w:proofErr w:type="spellStart"/>
      <w:r w:rsidRPr="00EB42BE">
        <w:rPr>
          <w:rFonts w:ascii="Arial" w:eastAsia="Times New Roman" w:hAnsi="Arial" w:cs="Arial"/>
          <w:color w:val="000000"/>
        </w:rPr>
        <w:t>z</w:t>
      </w:r>
      <w:r w:rsidRPr="00EB42BE">
        <w:rPr>
          <w:rFonts w:ascii="Arial" w:eastAsia="Times New Roman" w:hAnsi="Arial" w:cs="Arial"/>
          <w:color w:val="000000"/>
          <w:sz w:val="13"/>
          <w:szCs w:val="13"/>
          <w:vertAlign w:val="subscript"/>
        </w:rPr>
        <w:t>t</w:t>
      </w:r>
      <w:proofErr w:type="spellEnd"/>
      <w:r w:rsidRPr="00EB42BE">
        <w:rPr>
          <w:rFonts w:ascii="Arial" w:eastAsia="Times New Roman" w:hAnsi="Arial" w:cs="Arial"/>
          <w:color w:val="000000"/>
        </w:rPr>
        <w:t xml:space="preserve"> from table = ± 1.96 (using the α = 0.05)</w:t>
      </w:r>
      <w:r w:rsidRPr="00EB42BE">
        <w:rPr>
          <w:rFonts w:ascii="Arial" w:eastAsia="Times New Roman" w:hAnsi="Arial" w:cs="Arial"/>
          <w:color w:val="000000"/>
        </w:rPr>
        <w:br/>
      </w:r>
      <w:r w:rsidRPr="00EB42BE">
        <w:rPr>
          <w:rFonts w:ascii="Arial" w:eastAsia="Times New Roman" w:hAnsi="Arial" w:cs="Arial"/>
          <w:color w:val="000000"/>
        </w:rPr>
        <w:br/>
        <w:t xml:space="preserve">Step 4: Using the formula in step 2, </w:t>
      </w:r>
      <w:proofErr w:type="spellStart"/>
      <w:r w:rsidRPr="00EB42BE">
        <w:rPr>
          <w:rFonts w:ascii="Arial" w:eastAsia="Times New Roman" w:hAnsi="Arial" w:cs="Arial"/>
          <w:color w:val="000000"/>
        </w:rPr>
        <w:t>z</w:t>
      </w:r>
      <w:r w:rsidRPr="00EB42BE">
        <w:rPr>
          <w:rFonts w:ascii="Arial" w:eastAsia="Times New Roman" w:hAnsi="Arial" w:cs="Arial"/>
          <w:color w:val="000000"/>
          <w:sz w:val="13"/>
          <w:szCs w:val="13"/>
          <w:vertAlign w:val="subscript"/>
        </w:rPr>
        <w:t>c</w:t>
      </w:r>
      <w:proofErr w:type="spellEnd"/>
      <w:r w:rsidRPr="00EB42BE">
        <w:rPr>
          <w:rFonts w:ascii="Arial" w:eastAsia="Times New Roman" w:hAnsi="Arial" w:cs="Arial"/>
          <w:color w:val="000000"/>
        </w:rPr>
        <w:t xml:space="preserve"> = 0.648 - 0.639/0.0246</w:t>
      </w:r>
    </w:p>
    <w:p w14:paraId="7EDBDD0C" w14:textId="77777777" w:rsidR="002973E1" w:rsidRPr="00EB42BE" w:rsidRDefault="002973E1" w:rsidP="002973E1">
      <w:pPr>
        <w:spacing w:before="240" w:after="0" w:line="240" w:lineRule="auto"/>
        <w:rPr>
          <w:rFonts w:ascii="Arial" w:eastAsia="Times New Roman" w:hAnsi="Arial" w:cs="Arial"/>
          <w:color w:val="000000"/>
        </w:rPr>
      </w:pPr>
      <w:proofErr w:type="spellStart"/>
      <w:r w:rsidRPr="00EB42BE">
        <w:rPr>
          <w:rFonts w:ascii="Arial" w:eastAsia="Times New Roman" w:hAnsi="Arial" w:cs="Arial"/>
          <w:color w:val="000000"/>
        </w:rPr>
        <w:t>z</w:t>
      </w:r>
      <w:r w:rsidRPr="00EB42BE">
        <w:rPr>
          <w:rFonts w:ascii="Arial" w:eastAsia="Times New Roman" w:hAnsi="Arial" w:cs="Arial"/>
          <w:color w:val="000000"/>
          <w:sz w:val="13"/>
          <w:szCs w:val="13"/>
          <w:vertAlign w:val="subscript"/>
        </w:rPr>
        <w:t>c</w:t>
      </w:r>
      <w:proofErr w:type="spellEnd"/>
      <w:r w:rsidRPr="00EB42BE">
        <w:rPr>
          <w:rFonts w:ascii="Arial" w:eastAsia="Times New Roman" w:hAnsi="Arial" w:cs="Arial"/>
          <w:color w:val="000000"/>
          <w:sz w:val="13"/>
          <w:szCs w:val="13"/>
          <w:vertAlign w:val="subscript"/>
        </w:rPr>
        <w:t xml:space="preserve"> </w:t>
      </w:r>
      <w:r w:rsidRPr="00EB42BE">
        <w:rPr>
          <w:rFonts w:ascii="Arial" w:eastAsia="Times New Roman" w:hAnsi="Arial" w:cs="Arial"/>
          <w:color w:val="000000"/>
        </w:rPr>
        <w:t> = 0.366 falling in the fail-to-reject region.</w:t>
      </w:r>
    </w:p>
    <w:p w14:paraId="37F7464B" w14:textId="70A571B7" w:rsidR="002973E1" w:rsidRPr="00EB42BE" w:rsidRDefault="002973E1" w:rsidP="002973E1">
      <w:pPr>
        <w:spacing w:before="240" w:after="0" w:line="240" w:lineRule="auto"/>
        <w:rPr>
          <w:rFonts w:ascii="Arial" w:eastAsia="Times New Roman" w:hAnsi="Arial" w:cs="Arial"/>
          <w:sz w:val="24"/>
          <w:szCs w:val="24"/>
        </w:rPr>
      </w:pPr>
      <w:r w:rsidRPr="00EB42BE">
        <w:rPr>
          <w:rFonts w:ascii="Arial" w:eastAsia="Times New Roman" w:hAnsi="Arial" w:cs="Arial"/>
          <w:color w:val="000000"/>
        </w:rPr>
        <w:br/>
        <w:t xml:space="preserve">Step 5: </w:t>
      </w:r>
      <w:r w:rsidRPr="00EB42BE">
        <w:rPr>
          <w:rFonts w:ascii="Arial" w:eastAsia="Times New Roman" w:hAnsi="Arial" w:cs="Arial"/>
          <w:b/>
          <w:bCs/>
          <w:color w:val="000000"/>
        </w:rPr>
        <w:t>Therefore, we Fail to Reject Ho</w:t>
      </w:r>
      <w:r w:rsidRPr="00EB42BE">
        <w:rPr>
          <w:rFonts w:ascii="Arial" w:eastAsia="Times New Roman" w:hAnsi="Arial" w:cs="Arial"/>
          <w:color w:val="000000"/>
        </w:rPr>
        <w:t xml:space="preserve">, and conclude that our sample proportion of females </w:t>
      </w:r>
      <w:r w:rsidRPr="00EB42BE">
        <w:rPr>
          <w:rFonts w:ascii="Arial" w:eastAsia="Times New Roman" w:hAnsi="Arial" w:cs="Arial"/>
          <w:b/>
          <w:bCs/>
          <w:color w:val="000000"/>
        </w:rPr>
        <w:t>is insignificantly different from the population proportion of females in UWG</w:t>
      </w:r>
      <w:r w:rsidRPr="00EB42BE">
        <w:rPr>
          <w:rFonts w:ascii="Arial" w:eastAsia="Times New Roman" w:hAnsi="Arial" w:cs="Arial"/>
          <w:color w:val="000000"/>
        </w:rPr>
        <w:t>. This means that our sample is not inconsistent with that of the University of West Georgia population in terms of Gender.</w:t>
      </w:r>
    </w:p>
    <w:p w14:paraId="00000157" w14:textId="77777777" w:rsidR="00C14C0B" w:rsidRPr="00EB42BE" w:rsidRDefault="00C14C0B">
      <w:pPr>
        <w:spacing w:after="160" w:line="240" w:lineRule="auto"/>
        <w:jc w:val="center"/>
        <w:rPr>
          <w:rFonts w:ascii="Arial" w:eastAsia="Arial" w:hAnsi="Arial" w:cs="Arial"/>
          <w:b/>
          <w:sz w:val="28"/>
          <w:szCs w:val="28"/>
        </w:rPr>
      </w:pPr>
    </w:p>
    <w:bookmarkEnd w:id="0"/>
    <w:p w14:paraId="00000158" w14:textId="77777777" w:rsidR="00C14C0B" w:rsidRPr="00EB42BE" w:rsidRDefault="00C14C0B">
      <w:pPr>
        <w:spacing w:after="160" w:line="240" w:lineRule="auto"/>
        <w:jc w:val="center"/>
        <w:rPr>
          <w:rFonts w:ascii="Arial" w:eastAsia="Arial" w:hAnsi="Arial" w:cs="Arial"/>
          <w:b/>
          <w:sz w:val="28"/>
          <w:szCs w:val="28"/>
        </w:rPr>
      </w:pPr>
    </w:p>
    <w:p w14:paraId="0000015C" w14:textId="77777777" w:rsidR="00C14C0B" w:rsidRPr="00EB42BE" w:rsidRDefault="00C14C0B" w:rsidP="00B05B25">
      <w:pPr>
        <w:spacing w:after="160" w:line="240" w:lineRule="auto"/>
        <w:rPr>
          <w:rFonts w:ascii="Arial" w:eastAsia="Arial" w:hAnsi="Arial" w:cs="Arial"/>
          <w:b/>
          <w:sz w:val="28"/>
          <w:szCs w:val="28"/>
        </w:rPr>
      </w:pPr>
    </w:p>
    <w:p w14:paraId="46688E4D" w14:textId="77777777" w:rsidR="00F15C2E" w:rsidRPr="00EB42BE" w:rsidRDefault="00F15C2E">
      <w:pPr>
        <w:spacing w:after="160" w:line="240" w:lineRule="auto"/>
        <w:jc w:val="center"/>
        <w:rPr>
          <w:rFonts w:ascii="Arial" w:eastAsia="Arial" w:hAnsi="Arial" w:cs="Arial"/>
          <w:b/>
          <w:sz w:val="28"/>
          <w:szCs w:val="28"/>
        </w:rPr>
      </w:pPr>
    </w:p>
    <w:p w14:paraId="1DA9AF7D" w14:textId="77777777" w:rsidR="000B7435" w:rsidRPr="00EB42BE" w:rsidRDefault="000B7435">
      <w:pPr>
        <w:rPr>
          <w:rFonts w:ascii="Arial" w:eastAsia="Arial" w:hAnsi="Arial" w:cs="Arial"/>
          <w:b/>
          <w:sz w:val="28"/>
          <w:szCs w:val="28"/>
        </w:rPr>
      </w:pPr>
      <w:r w:rsidRPr="00EB42BE">
        <w:rPr>
          <w:rFonts w:ascii="Arial" w:eastAsia="Arial" w:hAnsi="Arial" w:cs="Arial"/>
          <w:b/>
          <w:sz w:val="28"/>
          <w:szCs w:val="28"/>
        </w:rPr>
        <w:br w:type="page"/>
      </w:r>
    </w:p>
    <w:p w14:paraId="0000015D" w14:textId="76906CC5" w:rsidR="00C14C0B" w:rsidRPr="00EB42BE" w:rsidRDefault="00DF6B49">
      <w:pPr>
        <w:spacing w:after="160" w:line="240" w:lineRule="auto"/>
        <w:jc w:val="center"/>
        <w:rPr>
          <w:rFonts w:ascii="Arial" w:eastAsia="Arial" w:hAnsi="Arial" w:cs="Arial"/>
          <w:b/>
          <w:sz w:val="28"/>
          <w:szCs w:val="28"/>
        </w:rPr>
      </w:pPr>
      <w:r w:rsidRPr="00EB42BE">
        <w:rPr>
          <w:rFonts w:ascii="Arial" w:eastAsia="Arial" w:hAnsi="Arial" w:cs="Arial"/>
          <w:b/>
          <w:sz w:val="28"/>
          <w:szCs w:val="28"/>
        </w:rPr>
        <w:lastRenderedPageBreak/>
        <w:t>Hypothesis Testing</w:t>
      </w:r>
    </w:p>
    <w:p w14:paraId="0000015E" w14:textId="77777777" w:rsidR="00C14C0B" w:rsidRPr="00EB42BE" w:rsidRDefault="00DF6B49">
      <w:pPr>
        <w:spacing w:after="160" w:line="240" w:lineRule="auto"/>
        <w:jc w:val="center"/>
        <w:rPr>
          <w:rFonts w:ascii="Arial" w:eastAsia="Arial" w:hAnsi="Arial" w:cs="Arial"/>
          <w:i/>
        </w:rPr>
      </w:pPr>
      <w:r w:rsidRPr="00EB42BE">
        <w:rPr>
          <w:rFonts w:ascii="Arial" w:eastAsia="Arial" w:hAnsi="Arial" w:cs="Arial"/>
          <w:i/>
        </w:rPr>
        <w:t>Test of One Mean</w:t>
      </w:r>
    </w:p>
    <w:p w14:paraId="7C0AF6CB" w14:textId="54E5AAB6" w:rsidR="008645D9" w:rsidRPr="00EB42BE" w:rsidRDefault="00DF6B49" w:rsidP="008645D9">
      <w:pPr>
        <w:spacing w:after="160" w:line="240" w:lineRule="auto"/>
        <w:jc w:val="center"/>
        <w:rPr>
          <w:rFonts w:ascii="Arial" w:eastAsia="Arial" w:hAnsi="Arial" w:cs="Arial"/>
          <w:b/>
          <w:u w:val="single"/>
        </w:rPr>
      </w:pPr>
      <w:r w:rsidRPr="00EB42BE">
        <w:rPr>
          <w:rFonts w:ascii="Arial" w:eastAsia="Arial" w:hAnsi="Arial" w:cs="Arial"/>
          <w:u w:val="single"/>
        </w:rPr>
        <w:t>General Factors</w:t>
      </w:r>
    </w:p>
    <w:p w14:paraId="067DACE2" w14:textId="77777777" w:rsidR="008645D9" w:rsidRPr="00EB42BE" w:rsidRDefault="008645D9">
      <w:pPr>
        <w:spacing w:after="160" w:line="301" w:lineRule="auto"/>
        <w:jc w:val="center"/>
        <w:rPr>
          <w:rFonts w:ascii="Arial" w:eastAsia="Arial" w:hAnsi="Arial" w:cs="Arial"/>
          <w:b/>
          <w:noProof/>
          <w:u w:val="single"/>
        </w:rPr>
      </w:pPr>
    </w:p>
    <w:p w14:paraId="2E764331" w14:textId="2748149A" w:rsidR="008645D9" w:rsidRPr="00EB42BE" w:rsidRDefault="008645D9" w:rsidP="00EF40EA">
      <w:pPr>
        <w:spacing w:after="160" w:line="301" w:lineRule="auto"/>
        <w:jc w:val="center"/>
        <w:rPr>
          <w:rFonts w:ascii="Arial" w:eastAsia="Arial" w:hAnsi="Arial" w:cs="Arial"/>
          <w:b/>
          <w:noProof/>
          <w:u w:val="single"/>
        </w:rPr>
      </w:pPr>
      <w:r w:rsidRPr="00EB42BE">
        <w:rPr>
          <w:rFonts w:ascii="Arial" w:eastAsia="Arial" w:hAnsi="Arial" w:cs="Arial"/>
          <w:b/>
          <w:noProof/>
          <w:u w:val="single"/>
        </w:rPr>
        <w:drawing>
          <wp:inline distT="114300" distB="114300" distL="114300" distR="114300" wp14:anchorId="5793DD00" wp14:editId="3C89FABE">
            <wp:extent cx="5942509" cy="3107635"/>
            <wp:effectExtent l="0" t="0" r="1270" b="0"/>
            <wp:docPr id="2071046898" name="image21.png" descr="A graph of blue rectangular bars with yellow text&#10;&#10;Description automatically generated"/>
            <wp:cNvGraphicFramePr/>
            <a:graphic xmlns:a="http://schemas.openxmlformats.org/drawingml/2006/main">
              <a:graphicData uri="http://schemas.openxmlformats.org/drawingml/2006/picture">
                <pic:pic xmlns:pic="http://schemas.openxmlformats.org/drawingml/2006/picture">
                  <pic:nvPicPr>
                    <pic:cNvPr id="2071046898" name="image21.png" descr="A graph of blue rectangular bars with yellow text&#10;&#10;Description automatically generated"/>
                    <pic:cNvPicPr preferRelativeResize="0"/>
                  </pic:nvPicPr>
                  <pic:blipFill rotWithShape="1">
                    <a:blip r:embed="rId70"/>
                    <a:srcRect l="3575" t="2218" r="8695" b="3220"/>
                    <a:stretch/>
                  </pic:blipFill>
                  <pic:spPr bwMode="auto">
                    <a:xfrm>
                      <a:off x="0" y="0"/>
                      <a:ext cx="5943600" cy="3108205"/>
                    </a:xfrm>
                    <a:prstGeom prst="rect">
                      <a:avLst/>
                    </a:prstGeom>
                    <a:ln>
                      <a:noFill/>
                    </a:ln>
                    <a:extLst>
                      <a:ext uri="{53640926-AAD7-44D8-BBD7-CCE9431645EC}">
                        <a14:shadowObscured xmlns:a14="http://schemas.microsoft.com/office/drawing/2010/main"/>
                      </a:ext>
                    </a:extLst>
                  </pic:spPr>
                </pic:pic>
              </a:graphicData>
            </a:graphic>
          </wp:inline>
        </w:drawing>
      </w:r>
    </w:p>
    <w:p w14:paraId="00000171" w14:textId="77777777" w:rsidR="00C14C0B" w:rsidRPr="00EB42BE" w:rsidRDefault="00C14C0B">
      <w:pPr>
        <w:spacing w:after="160" w:line="301" w:lineRule="auto"/>
        <w:rPr>
          <w:rFonts w:ascii="Arial" w:eastAsia="Arial" w:hAnsi="Arial" w:cs="Arial"/>
          <w:b/>
          <w:u w:val="single"/>
        </w:rPr>
      </w:pPr>
    </w:p>
    <w:tbl>
      <w:tblPr>
        <w:tblStyle w:val="aff1"/>
        <w:tblW w:w="9165"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7800"/>
        <w:gridCol w:w="1365"/>
      </w:tblGrid>
      <w:tr w:rsidR="00C14C0B" w:rsidRPr="00EB42BE" w14:paraId="40244469" w14:textId="77777777">
        <w:trPr>
          <w:trHeight w:val="360"/>
        </w:trPr>
        <w:tc>
          <w:tcPr>
            <w:tcW w:w="7800" w:type="dxa"/>
            <w:tcBorders>
              <w:bottom w:val="single" w:sz="8" w:space="0" w:color="000000"/>
            </w:tcBorders>
            <w:tcMar>
              <w:top w:w="0" w:type="dxa"/>
              <w:left w:w="100" w:type="dxa"/>
              <w:bottom w:w="0" w:type="dxa"/>
              <w:right w:w="100" w:type="dxa"/>
            </w:tcMar>
            <w:vAlign w:val="bottom"/>
          </w:tcPr>
          <w:p w14:paraId="00000172" w14:textId="77777777" w:rsidR="00C14C0B" w:rsidRPr="00EB42BE" w:rsidRDefault="00DF6B49">
            <w:pPr>
              <w:jc w:val="center"/>
              <w:rPr>
                <w:rFonts w:ascii="Arial" w:eastAsia="Arial" w:hAnsi="Arial" w:cs="Arial"/>
                <w:sz w:val="24"/>
                <w:szCs w:val="24"/>
              </w:rPr>
            </w:pPr>
            <w:r w:rsidRPr="00EB42BE">
              <w:rPr>
                <w:rFonts w:ascii="Arial" w:eastAsia="Arial" w:hAnsi="Arial" w:cs="Arial"/>
                <w:sz w:val="24"/>
                <w:szCs w:val="24"/>
              </w:rPr>
              <w:t xml:space="preserve"> </w:t>
            </w:r>
          </w:p>
        </w:tc>
        <w:tc>
          <w:tcPr>
            <w:tcW w:w="1365" w:type="dxa"/>
            <w:tcBorders>
              <w:bottom w:val="single" w:sz="8" w:space="0" w:color="000000"/>
              <w:right w:val="single" w:sz="8" w:space="0" w:color="D0D0D0"/>
            </w:tcBorders>
            <w:tcMar>
              <w:top w:w="0" w:type="dxa"/>
              <w:left w:w="100" w:type="dxa"/>
              <w:bottom w:w="0" w:type="dxa"/>
              <w:right w:w="100" w:type="dxa"/>
            </w:tcMar>
            <w:vAlign w:val="bottom"/>
          </w:tcPr>
          <w:p w14:paraId="00000173" w14:textId="77777777" w:rsidR="00C14C0B" w:rsidRPr="00EB42BE" w:rsidRDefault="00DF6B49">
            <w:pPr>
              <w:jc w:val="center"/>
              <w:rPr>
                <w:rFonts w:ascii="Arial" w:eastAsia="Arial" w:hAnsi="Arial" w:cs="Arial"/>
                <w:sz w:val="24"/>
                <w:szCs w:val="24"/>
              </w:rPr>
            </w:pPr>
            <w:r w:rsidRPr="00EB42BE">
              <w:rPr>
                <w:rFonts w:ascii="Arial" w:eastAsia="Arial" w:hAnsi="Arial" w:cs="Arial"/>
                <w:sz w:val="24"/>
                <w:szCs w:val="24"/>
              </w:rPr>
              <w:t>Mean</w:t>
            </w:r>
          </w:p>
        </w:tc>
      </w:tr>
      <w:tr w:rsidR="00C14C0B" w:rsidRPr="00EB42BE" w14:paraId="4A6149FC" w14:textId="77777777">
        <w:trPr>
          <w:trHeight w:val="345"/>
        </w:trPr>
        <w:tc>
          <w:tcPr>
            <w:tcW w:w="7800" w:type="dxa"/>
            <w:tcBorders>
              <w:bottom w:val="single" w:sz="8" w:space="0" w:color="C0C0C0"/>
            </w:tcBorders>
            <w:shd w:val="clear" w:color="auto" w:fill="E8E8E8"/>
            <w:tcMar>
              <w:top w:w="0" w:type="dxa"/>
              <w:left w:w="100" w:type="dxa"/>
              <w:bottom w:w="0" w:type="dxa"/>
              <w:right w:w="100" w:type="dxa"/>
            </w:tcMar>
          </w:tcPr>
          <w:p w14:paraId="00000174" w14:textId="77777777" w:rsidR="00C14C0B" w:rsidRPr="00EB42BE" w:rsidRDefault="00DF6B49">
            <w:pPr>
              <w:rPr>
                <w:rFonts w:ascii="Arial" w:eastAsia="Arial" w:hAnsi="Arial" w:cs="Arial"/>
                <w:sz w:val="24"/>
                <w:szCs w:val="24"/>
              </w:rPr>
            </w:pPr>
            <w:r w:rsidRPr="00EB42BE">
              <w:rPr>
                <w:rFonts w:ascii="Arial" w:eastAsia="Arial" w:hAnsi="Arial" w:cs="Arial"/>
                <w:sz w:val="24"/>
                <w:szCs w:val="24"/>
              </w:rPr>
              <w:t>General Factors: Fast Self-Checkout</w:t>
            </w:r>
          </w:p>
        </w:tc>
        <w:tc>
          <w:tcPr>
            <w:tcW w:w="1365" w:type="dxa"/>
            <w:tcBorders>
              <w:bottom w:val="single" w:sz="8" w:space="0" w:color="C0C0C0"/>
              <w:right w:val="single" w:sz="8" w:space="0" w:color="D0D0D0"/>
            </w:tcBorders>
            <w:shd w:val="clear" w:color="auto" w:fill="FFFFFF"/>
            <w:tcMar>
              <w:top w:w="0" w:type="dxa"/>
              <w:left w:w="100" w:type="dxa"/>
              <w:bottom w:w="0" w:type="dxa"/>
              <w:right w:w="100" w:type="dxa"/>
            </w:tcMar>
          </w:tcPr>
          <w:p w14:paraId="00000175"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3.96</w:t>
            </w:r>
          </w:p>
        </w:tc>
      </w:tr>
      <w:tr w:rsidR="00C14C0B" w:rsidRPr="00EB42BE" w14:paraId="11601A39" w14:textId="77777777">
        <w:trPr>
          <w:trHeight w:val="345"/>
        </w:trPr>
        <w:tc>
          <w:tcPr>
            <w:tcW w:w="7800" w:type="dxa"/>
            <w:tcBorders>
              <w:bottom w:val="single" w:sz="8" w:space="0" w:color="C0C0C0"/>
            </w:tcBorders>
            <w:shd w:val="clear" w:color="auto" w:fill="E8E8E8"/>
            <w:tcMar>
              <w:top w:w="0" w:type="dxa"/>
              <w:left w:w="100" w:type="dxa"/>
              <w:bottom w:w="0" w:type="dxa"/>
              <w:right w:w="100" w:type="dxa"/>
            </w:tcMar>
          </w:tcPr>
          <w:p w14:paraId="00000176" w14:textId="77777777" w:rsidR="00C14C0B" w:rsidRPr="00EB42BE" w:rsidRDefault="00DF6B49">
            <w:pPr>
              <w:rPr>
                <w:rFonts w:ascii="Arial" w:eastAsia="Arial" w:hAnsi="Arial" w:cs="Arial"/>
                <w:sz w:val="24"/>
                <w:szCs w:val="24"/>
              </w:rPr>
            </w:pPr>
            <w:r w:rsidRPr="00EB42BE">
              <w:rPr>
                <w:rFonts w:ascii="Arial" w:eastAsia="Arial" w:hAnsi="Arial" w:cs="Arial"/>
                <w:sz w:val="24"/>
                <w:szCs w:val="24"/>
              </w:rPr>
              <w:t>General Factors: Variety of Product Options</w:t>
            </w:r>
          </w:p>
        </w:tc>
        <w:tc>
          <w:tcPr>
            <w:tcW w:w="1365" w:type="dxa"/>
            <w:tcBorders>
              <w:bottom w:val="single" w:sz="8" w:space="0" w:color="C0C0C0"/>
              <w:right w:val="single" w:sz="8" w:space="0" w:color="D0D0D0"/>
            </w:tcBorders>
            <w:shd w:val="clear" w:color="auto" w:fill="FFFFFF"/>
            <w:tcMar>
              <w:top w:w="0" w:type="dxa"/>
              <w:left w:w="100" w:type="dxa"/>
              <w:bottom w:w="0" w:type="dxa"/>
              <w:right w:w="100" w:type="dxa"/>
            </w:tcMar>
          </w:tcPr>
          <w:p w14:paraId="00000177"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4.21</w:t>
            </w:r>
          </w:p>
        </w:tc>
      </w:tr>
      <w:tr w:rsidR="00C14C0B" w:rsidRPr="00EB42BE" w14:paraId="2EDAAFBC" w14:textId="77777777">
        <w:trPr>
          <w:trHeight w:val="345"/>
        </w:trPr>
        <w:tc>
          <w:tcPr>
            <w:tcW w:w="7800" w:type="dxa"/>
            <w:tcBorders>
              <w:bottom w:val="single" w:sz="8" w:space="0" w:color="C0C0C0"/>
            </w:tcBorders>
            <w:shd w:val="clear" w:color="auto" w:fill="E8E8E8"/>
            <w:tcMar>
              <w:top w:w="0" w:type="dxa"/>
              <w:left w:w="100" w:type="dxa"/>
              <w:bottom w:w="0" w:type="dxa"/>
              <w:right w:w="100" w:type="dxa"/>
            </w:tcMar>
          </w:tcPr>
          <w:p w14:paraId="00000178" w14:textId="77777777" w:rsidR="00C14C0B" w:rsidRPr="00EB42BE" w:rsidRDefault="00DF6B49">
            <w:pPr>
              <w:rPr>
                <w:rFonts w:ascii="Arial" w:eastAsia="Arial" w:hAnsi="Arial" w:cs="Arial"/>
                <w:sz w:val="24"/>
                <w:szCs w:val="24"/>
              </w:rPr>
            </w:pPr>
            <w:r w:rsidRPr="00EB42BE">
              <w:rPr>
                <w:rFonts w:ascii="Arial" w:eastAsia="Arial" w:hAnsi="Arial" w:cs="Arial"/>
                <w:sz w:val="24"/>
                <w:szCs w:val="24"/>
              </w:rPr>
              <w:t>General Factors: Stores are conveniently located</w:t>
            </w:r>
          </w:p>
        </w:tc>
        <w:tc>
          <w:tcPr>
            <w:tcW w:w="1365" w:type="dxa"/>
            <w:tcBorders>
              <w:bottom w:val="single" w:sz="8" w:space="0" w:color="C0C0C0"/>
              <w:right w:val="single" w:sz="8" w:space="0" w:color="D0D0D0"/>
            </w:tcBorders>
            <w:shd w:val="clear" w:color="auto" w:fill="FFFFFF"/>
            <w:tcMar>
              <w:top w:w="0" w:type="dxa"/>
              <w:left w:w="100" w:type="dxa"/>
              <w:bottom w:w="0" w:type="dxa"/>
              <w:right w:w="100" w:type="dxa"/>
            </w:tcMar>
          </w:tcPr>
          <w:p w14:paraId="00000179"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4.13</w:t>
            </w:r>
          </w:p>
        </w:tc>
      </w:tr>
      <w:tr w:rsidR="00C14C0B" w:rsidRPr="00EB42BE" w14:paraId="16948D86" w14:textId="77777777">
        <w:trPr>
          <w:trHeight w:val="345"/>
        </w:trPr>
        <w:tc>
          <w:tcPr>
            <w:tcW w:w="7800" w:type="dxa"/>
            <w:tcBorders>
              <w:bottom w:val="single" w:sz="8" w:space="0" w:color="C0C0C0"/>
            </w:tcBorders>
            <w:shd w:val="clear" w:color="auto" w:fill="E8E8E8"/>
            <w:tcMar>
              <w:top w:w="0" w:type="dxa"/>
              <w:left w:w="100" w:type="dxa"/>
              <w:bottom w:w="0" w:type="dxa"/>
              <w:right w:w="100" w:type="dxa"/>
            </w:tcMar>
          </w:tcPr>
          <w:p w14:paraId="0000017A" w14:textId="77777777" w:rsidR="00C14C0B" w:rsidRPr="00EB42BE" w:rsidRDefault="00DF6B49">
            <w:pPr>
              <w:rPr>
                <w:rFonts w:ascii="Arial" w:eastAsia="Arial" w:hAnsi="Arial" w:cs="Arial"/>
                <w:sz w:val="24"/>
                <w:szCs w:val="24"/>
              </w:rPr>
            </w:pPr>
            <w:r w:rsidRPr="00EB42BE">
              <w:rPr>
                <w:rFonts w:ascii="Arial" w:eastAsia="Arial" w:hAnsi="Arial" w:cs="Arial"/>
                <w:sz w:val="24"/>
                <w:szCs w:val="24"/>
              </w:rPr>
              <w:t>General Factors: Reasonable Prices</w:t>
            </w:r>
          </w:p>
        </w:tc>
        <w:tc>
          <w:tcPr>
            <w:tcW w:w="1365" w:type="dxa"/>
            <w:tcBorders>
              <w:bottom w:val="single" w:sz="8" w:space="0" w:color="C0C0C0"/>
              <w:right w:val="single" w:sz="8" w:space="0" w:color="D0D0D0"/>
            </w:tcBorders>
            <w:shd w:val="clear" w:color="auto" w:fill="FFFFFF"/>
            <w:tcMar>
              <w:top w:w="0" w:type="dxa"/>
              <w:left w:w="100" w:type="dxa"/>
              <w:bottom w:w="0" w:type="dxa"/>
              <w:right w:w="100" w:type="dxa"/>
            </w:tcMar>
          </w:tcPr>
          <w:p w14:paraId="0000017B"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4.15</w:t>
            </w:r>
          </w:p>
        </w:tc>
      </w:tr>
      <w:tr w:rsidR="00C14C0B" w:rsidRPr="00EB42BE" w14:paraId="5C06196E" w14:textId="77777777">
        <w:trPr>
          <w:trHeight w:val="345"/>
        </w:trPr>
        <w:tc>
          <w:tcPr>
            <w:tcW w:w="7800" w:type="dxa"/>
            <w:tcBorders>
              <w:bottom w:val="single" w:sz="8" w:space="0" w:color="C0C0C0"/>
            </w:tcBorders>
            <w:shd w:val="clear" w:color="auto" w:fill="E8E8E8"/>
            <w:tcMar>
              <w:top w:w="0" w:type="dxa"/>
              <w:left w:w="100" w:type="dxa"/>
              <w:bottom w:w="0" w:type="dxa"/>
              <w:right w:w="100" w:type="dxa"/>
            </w:tcMar>
          </w:tcPr>
          <w:p w14:paraId="0000017C" w14:textId="77777777" w:rsidR="00C14C0B" w:rsidRPr="00EB42BE" w:rsidRDefault="00DF6B49">
            <w:pPr>
              <w:rPr>
                <w:rFonts w:ascii="Arial" w:eastAsia="Arial" w:hAnsi="Arial" w:cs="Arial"/>
                <w:sz w:val="24"/>
                <w:szCs w:val="24"/>
              </w:rPr>
            </w:pPr>
            <w:r w:rsidRPr="00EB42BE">
              <w:rPr>
                <w:rFonts w:ascii="Arial" w:eastAsia="Arial" w:hAnsi="Arial" w:cs="Arial"/>
                <w:sz w:val="24"/>
                <w:szCs w:val="24"/>
              </w:rPr>
              <w:t>General Factors: Excellent Customer Service</w:t>
            </w:r>
          </w:p>
        </w:tc>
        <w:tc>
          <w:tcPr>
            <w:tcW w:w="1365" w:type="dxa"/>
            <w:tcBorders>
              <w:bottom w:val="single" w:sz="8" w:space="0" w:color="C0C0C0"/>
              <w:right w:val="single" w:sz="8" w:space="0" w:color="D0D0D0"/>
            </w:tcBorders>
            <w:shd w:val="clear" w:color="auto" w:fill="FFFFFF"/>
            <w:tcMar>
              <w:top w:w="0" w:type="dxa"/>
              <w:left w:w="100" w:type="dxa"/>
              <w:bottom w:w="0" w:type="dxa"/>
              <w:right w:w="100" w:type="dxa"/>
            </w:tcMar>
          </w:tcPr>
          <w:p w14:paraId="0000017D"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3.49</w:t>
            </w:r>
          </w:p>
        </w:tc>
      </w:tr>
      <w:tr w:rsidR="00C14C0B" w:rsidRPr="00EB42BE" w14:paraId="710A834D" w14:textId="77777777">
        <w:trPr>
          <w:trHeight w:val="345"/>
        </w:trPr>
        <w:tc>
          <w:tcPr>
            <w:tcW w:w="7800" w:type="dxa"/>
            <w:tcBorders>
              <w:bottom w:val="single" w:sz="8" w:space="0" w:color="C0C0C0"/>
            </w:tcBorders>
            <w:shd w:val="clear" w:color="auto" w:fill="E8E8E8"/>
            <w:tcMar>
              <w:top w:w="0" w:type="dxa"/>
              <w:left w:w="100" w:type="dxa"/>
              <w:bottom w:w="0" w:type="dxa"/>
              <w:right w:w="100" w:type="dxa"/>
            </w:tcMar>
          </w:tcPr>
          <w:p w14:paraId="0000017E" w14:textId="77777777" w:rsidR="00C14C0B" w:rsidRPr="00EB42BE" w:rsidRDefault="00DF6B49">
            <w:pPr>
              <w:rPr>
                <w:rFonts w:ascii="Arial" w:eastAsia="Arial" w:hAnsi="Arial" w:cs="Arial"/>
                <w:sz w:val="24"/>
                <w:szCs w:val="24"/>
              </w:rPr>
            </w:pPr>
            <w:r w:rsidRPr="00EB42BE">
              <w:rPr>
                <w:rFonts w:ascii="Arial" w:eastAsia="Arial" w:hAnsi="Arial" w:cs="Arial"/>
                <w:sz w:val="24"/>
                <w:szCs w:val="24"/>
              </w:rPr>
              <w:t>General Factors: Product Quality</w:t>
            </w:r>
          </w:p>
        </w:tc>
        <w:tc>
          <w:tcPr>
            <w:tcW w:w="1365" w:type="dxa"/>
            <w:tcBorders>
              <w:bottom w:val="single" w:sz="8" w:space="0" w:color="C0C0C0"/>
              <w:right w:val="single" w:sz="8" w:space="0" w:color="D0D0D0"/>
            </w:tcBorders>
            <w:shd w:val="clear" w:color="auto" w:fill="FFFFFF"/>
            <w:tcMar>
              <w:top w:w="0" w:type="dxa"/>
              <w:left w:w="100" w:type="dxa"/>
              <w:bottom w:w="0" w:type="dxa"/>
              <w:right w:w="100" w:type="dxa"/>
            </w:tcMar>
          </w:tcPr>
          <w:p w14:paraId="0000017F"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3.94</w:t>
            </w:r>
          </w:p>
        </w:tc>
      </w:tr>
      <w:tr w:rsidR="00C14C0B" w:rsidRPr="00EB42BE" w14:paraId="3B5C01DB" w14:textId="77777777">
        <w:trPr>
          <w:trHeight w:val="345"/>
        </w:trPr>
        <w:tc>
          <w:tcPr>
            <w:tcW w:w="7800" w:type="dxa"/>
            <w:tcBorders>
              <w:bottom w:val="single" w:sz="8" w:space="0" w:color="000000"/>
            </w:tcBorders>
            <w:shd w:val="clear" w:color="auto" w:fill="E8E8E8"/>
            <w:tcMar>
              <w:top w:w="0" w:type="dxa"/>
              <w:left w:w="100" w:type="dxa"/>
              <w:bottom w:w="0" w:type="dxa"/>
              <w:right w:w="100" w:type="dxa"/>
            </w:tcMar>
          </w:tcPr>
          <w:p w14:paraId="00000180" w14:textId="77777777" w:rsidR="00C14C0B" w:rsidRPr="00EB42BE" w:rsidRDefault="00DF6B49">
            <w:pPr>
              <w:rPr>
                <w:rFonts w:ascii="Arial" w:eastAsia="Arial" w:hAnsi="Arial" w:cs="Arial"/>
                <w:sz w:val="24"/>
                <w:szCs w:val="24"/>
              </w:rPr>
            </w:pPr>
            <w:r w:rsidRPr="00EB42BE">
              <w:rPr>
                <w:rFonts w:ascii="Arial" w:eastAsia="Arial" w:hAnsi="Arial" w:cs="Arial"/>
                <w:sz w:val="24"/>
                <w:szCs w:val="24"/>
              </w:rPr>
              <w:t>General Factors: Flexible Return Policy</w:t>
            </w:r>
          </w:p>
        </w:tc>
        <w:tc>
          <w:tcPr>
            <w:tcW w:w="1365" w:type="dxa"/>
            <w:tcBorders>
              <w:bottom w:val="single" w:sz="8" w:space="0" w:color="000000"/>
              <w:right w:val="single" w:sz="8" w:space="0" w:color="D0D0D0"/>
            </w:tcBorders>
            <w:shd w:val="clear" w:color="auto" w:fill="FFFFFF"/>
            <w:tcMar>
              <w:top w:w="0" w:type="dxa"/>
              <w:left w:w="100" w:type="dxa"/>
              <w:bottom w:w="0" w:type="dxa"/>
              <w:right w:w="100" w:type="dxa"/>
            </w:tcMar>
          </w:tcPr>
          <w:p w14:paraId="00000181"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3.86</w:t>
            </w:r>
          </w:p>
        </w:tc>
      </w:tr>
    </w:tbl>
    <w:p w14:paraId="00000183" w14:textId="71399541" w:rsidR="00C14C0B" w:rsidRPr="00EB42BE" w:rsidRDefault="00C14C0B">
      <w:pPr>
        <w:spacing w:after="160" w:line="301" w:lineRule="auto"/>
        <w:rPr>
          <w:rFonts w:ascii="Arial" w:eastAsia="Arial" w:hAnsi="Arial" w:cs="Arial"/>
          <w:b/>
          <w:u w:val="single"/>
        </w:rPr>
      </w:pPr>
    </w:p>
    <w:p w14:paraId="491FD2C0" w14:textId="64E4FE91" w:rsidR="00EF40EA" w:rsidRPr="00EB42BE" w:rsidRDefault="00EF40EA">
      <w:pPr>
        <w:spacing w:after="160" w:line="301" w:lineRule="auto"/>
        <w:rPr>
          <w:rFonts w:ascii="Arial" w:eastAsia="Arial" w:hAnsi="Arial" w:cs="Arial"/>
          <w:b/>
          <w:u w:val="single"/>
        </w:rPr>
      </w:pPr>
    </w:p>
    <w:p w14:paraId="4006F351" w14:textId="65B140D1" w:rsidR="00EF40EA" w:rsidRPr="00EB42BE" w:rsidRDefault="00EF40EA">
      <w:pPr>
        <w:spacing w:after="160" w:line="301" w:lineRule="auto"/>
        <w:rPr>
          <w:rFonts w:ascii="Arial" w:eastAsia="Arial" w:hAnsi="Arial" w:cs="Arial"/>
          <w:b/>
          <w:u w:val="single"/>
        </w:rPr>
      </w:pPr>
    </w:p>
    <w:p w14:paraId="5C107C53" w14:textId="7F7E534A" w:rsidR="00EF40EA" w:rsidRPr="00EB42BE" w:rsidRDefault="00EF40EA">
      <w:pPr>
        <w:spacing w:after="160" w:line="301" w:lineRule="auto"/>
        <w:rPr>
          <w:rFonts w:ascii="Arial" w:eastAsia="Arial" w:hAnsi="Arial" w:cs="Arial"/>
          <w:b/>
          <w:u w:val="single"/>
        </w:rPr>
      </w:pPr>
    </w:p>
    <w:p w14:paraId="2C4E479A" w14:textId="77777777" w:rsidR="00EF40EA" w:rsidRPr="00EB42BE" w:rsidRDefault="00EF40EA">
      <w:pPr>
        <w:spacing w:after="160" w:line="301" w:lineRule="auto"/>
        <w:rPr>
          <w:rFonts w:ascii="Arial" w:eastAsia="Arial" w:hAnsi="Arial" w:cs="Arial"/>
          <w:b/>
          <w:u w:val="single"/>
        </w:rPr>
      </w:pPr>
    </w:p>
    <w:tbl>
      <w:tblPr>
        <w:tblStyle w:val="aff2"/>
        <w:tblW w:w="9211"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5650"/>
        <w:gridCol w:w="978"/>
        <w:gridCol w:w="900"/>
        <w:gridCol w:w="1683"/>
      </w:tblGrid>
      <w:tr w:rsidR="00C14C0B" w:rsidRPr="00EB42BE" w14:paraId="53C00327" w14:textId="77777777" w:rsidTr="008645D9">
        <w:trPr>
          <w:trHeight w:val="599"/>
        </w:trPr>
        <w:tc>
          <w:tcPr>
            <w:tcW w:w="5650" w:type="dxa"/>
            <w:tcBorders>
              <w:bottom w:val="single" w:sz="8" w:space="0" w:color="000000"/>
            </w:tcBorders>
            <w:tcMar>
              <w:top w:w="0" w:type="dxa"/>
              <w:left w:w="100" w:type="dxa"/>
              <w:bottom w:w="0" w:type="dxa"/>
              <w:right w:w="100" w:type="dxa"/>
            </w:tcMar>
          </w:tcPr>
          <w:p w14:paraId="00000184" w14:textId="77777777" w:rsidR="00C14C0B" w:rsidRPr="00EB42BE" w:rsidRDefault="00DF6B49">
            <w:pPr>
              <w:jc w:val="center"/>
              <w:rPr>
                <w:rFonts w:ascii="Arial" w:eastAsia="Arial" w:hAnsi="Arial" w:cs="Arial"/>
                <w:sz w:val="24"/>
                <w:szCs w:val="24"/>
              </w:rPr>
            </w:pPr>
            <w:r w:rsidRPr="00EB42BE">
              <w:rPr>
                <w:rFonts w:ascii="Arial" w:eastAsia="Arial" w:hAnsi="Arial" w:cs="Arial"/>
                <w:sz w:val="24"/>
                <w:szCs w:val="24"/>
              </w:rPr>
              <w:lastRenderedPageBreak/>
              <w:t>Test Value = 3</w:t>
            </w:r>
          </w:p>
        </w:tc>
        <w:tc>
          <w:tcPr>
            <w:tcW w:w="978" w:type="dxa"/>
            <w:tcBorders>
              <w:left w:val="single" w:sz="8" w:space="0" w:color="ADADAD"/>
              <w:bottom w:val="single" w:sz="8" w:space="0" w:color="000000"/>
              <w:right w:val="single" w:sz="8" w:space="0" w:color="D0D0D0"/>
            </w:tcBorders>
            <w:tcMar>
              <w:top w:w="0" w:type="dxa"/>
              <w:left w:w="100" w:type="dxa"/>
              <w:bottom w:w="0" w:type="dxa"/>
              <w:right w:w="100" w:type="dxa"/>
            </w:tcMar>
            <w:vAlign w:val="bottom"/>
          </w:tcPr>
          <w:p w14:paraId="00000185" w14:textId="77777777" w:rsidR="00C14C0B" w:rsidRPr="00EB42BE" w:rsidRDefault="00DF6B49">
            <w:pPr>
              <w:rPr>
                <w:rFonts w:ascii="Arial" w:eastAsia="Arial" w:hAnsi="Arial" w:cs="Arial"/>
                <w:sz w:val="24"/>
                <w:szCs w:val="24"/>
              </w:rPr>
            </w:pPr>
            <w:r w:rsidRPr="00EB42BE">
              <w:rPr>
                <w:rFonts w:ascii="Arial" w:eastAsia="Arial" w:hAnsi="Arial" w:cs="Arial"/>
                <w:sz w:val="24"/>
                <w:szCs w:val="24"/>
              </w:rPr>
              <w:t>t</w:t>
            </w:r>
          </w:p>
        </w:tc>
        <w:tc>
          <w:tcPr>
            <w:tcW w:w="900" w:type="dxa"/>
            <w:tcBorders>
              <w:bottom w:val="single" w:sz="8" w:space="0" w:color="000000"/>
              <w:right w:val="single" w:sz="8" w:space="0" w:color="D0D0D0"/>
            </w:tcBorders>
            <w:tcMar>
              <w:top w:w="0" w:type="dxa"/>
              <w:left w:w="100" w:type="dxa"/>
              <w:bottom w:w="0" w:type="dxa"/>
              <w:right w:w="100" w:type="dxa"/>
            </w:tcMar>
            <w:vAlign w:val="bottom"/>
          </w:tcPr>
          <w:p w14:paraId="00000186" w14:textId="77777777" w:rsidR="00C14C0B" w:rsidRPr="00EB42BE" w:rsidRDefault="00DF6B49">
            <w:pPr>
              <w:rPr>
                <w:rFonts w:ascii="Arial" w:eastAsia="Arial" w:hAnsi="Arial" w:cs="Arial"/>
                <w:sz w:val="24"/>
                <w:szCs w:val="24"/>
              </w:rPr>
            </w:pPr>
            <w:r w:rsidRPr="00EB42BE">
              <w:rPr>
                <w:rFonts w:ascii="Arial" w:eastAsia="Arial" w:hAnsi="Arial" w:cs="Arial"/>
                <w:sz w:val="24"/>
                <w:szCs w:val="24"/>
              </w:rPr>
              <w:t>df</w:t>
            </w:r>
          </w:p>
        </w:tc>
        <w:tc>
          <w:tcPr>
            <w:tcW w:w="1683" w:type="dxa"/>
            <w:tcBorders>
              <w:bottom w:val="single" w:sz="8" w:space="0" w:color="000000"/>
              <w:right w:val="single" w:sz="8" w:space="0" w:color="D0D0D0"/>
            </w:tcBorders>
            <w:tcMar>
              <w:top w:w="0" w:type="dxa"/>
              <w:left w:w="100" w:type="dxa"/>
              <w:bottom w:w="0" w:type="dxa"/>
              <w:right w:w="100" w:type="dxa"/>
            </w:tcMar>
            <w:vAlign w:val="bottom"/>
          </w:tcPr>
          <w:p w14:paraId="00000187" w14:textId="77777777" w:rsidR="00C14C0B" w:rsidRPr="00EB42BE" w:rsidRDefault="00DF6B49">
            <w:pPr>
              <w:rPr>
                <w:rFonts w:ascii="Arial" w:eastAsia="Arial" w:hAnsi="Arial" w:cs="Arial"/>
                <w:sz w:val="24"/>
                <w:szCs w:val="24"/>
              </w:rPr>
            </w:pPr>
            <w:r w:rsidRPr="00EB42BE">
              <w:rPr>
                <w:rFonts w:ascii="Arial" w:eastAsia="Arial" w:hAnsi="Arial" w:cs="Arial"/>
                <w:sz w:val="24"/>
                <w:szCs w:val="24"/>
              </w:rPr>
              <w:t>Sig. (2-tailed)</w:t>
            </w:r>
          </w:p>
        </w:tc>
      </w:tr>
      <w:tr w:rsidR="00C14C0B" w:rsidRPr="00EB42BE" w14:paraId="0845CBC8" w14:textId="77777777" w:rsidTr="008645D9">
        <w:trPr>
          <w:trHeight w:val="307"/>
        </w:trPr>
        <w:tc>
          <w:tcPr>
            <w:tcW w:w="5650" w:type="dxa"/>
            <w:tcBorders>
              <w:left w:val="single" w:sz="8" w:space="0" w:color="ADADAD"/>
              <w:bottom w:val="single" w:sz="8" w:space="0" w:color="ADADAD"/>
              <w:right w:val="single" w:sz="8" w:space="0" w:color="ADADAD"/>
            </w:tcBorders>
            <w:shd w:val="clear" w:color="auto" w:fill="E8E8E8"/>
            <w:tcMar>
              <w:top w:w="0" w:type="dxa"/>
              <w:left w:w="100" w:type="dxa"/>
              <w:bottom w:w="0" w:type="dxa"/>
              <w:right w:w="100" w:type="dxa"/>
            </w:tcMar>
            <w:vAlign w:val="bottom"/>
          </w:tcPr>
          <w:p w14:paraId="00000188" w14:textId="77777777" w:rsidR="00C14C0B" w:rsidRPr="00EB42BE" w:rsidRDefault="00DF6B49">
            <w:pPr>
              <w:rPr>
                <w:rFonts w:ascii="Arial" w:eastAsia="Arial" w:hAnsi="Arial" w:cs="Arial"/>
                <w:sz w:val="24"/>
                <w:szCs w:val="24"/>
              </w:rPr>
            </w:pPr>
            <w:r w:rsidRPr="00EB42BE">
              <w:rPr>
                <w:rFonts w:ascii="Arial" w:eastAsia="Arial" w:hAnsi="Arial" w:cs="Arial"/>
                <w:sz w:val="24"/>
                <w:szCs w:val="24"/>
              </w:rPr>
              <w:t>General Factors: Fast Self-Checkout</w:t>
            </w:r>
          </w:p>
        </w:tc>
        <w:tc>
          <w:tcPr>
            <w:tcW w:w="978" w:type="dxa"/>
            <w:tcBorders>
              <w:bottom w:val="single" w:sz="8" w:space="0" w:color="ADADAD"/>
              <w:right w:val="single" w:sz="8" w:space="0" w:color="ADADAD"/>
            </w:tcBorders>
            <w:tcMar>
              <w:top w:w="0" w:type="dxa"/>
              <w:left w:w="100" w:type="dxa"/>
              <w:bottom w:w="0" w:type="dxa"/>
              <w:right w:w="100" w:type="dxa"/>
            </w:tcMar>
            <w:vAlign w:val="bottom"/>
          </w:tcPr>
          <w:p w14:paraId="00000189"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17.602</w:t>
            </w:r>
          </w:p>
        </w:tc>
        <w:tc>
          <w:tcPr>
            <w:tcW w:w="900" w:type="dxa"/>
            <w:tcBorders>
              <w:bottom w:val="single" w:sz="8" w:space="0" w:color="ADADAD"/>
              <w:right w:val="single" w:sz="8" w:space="0" w:color="ADADAD"/>
            </w:tcBorders>
            <w:tcMar>
              <w:top w:w="0" w:type="dxa"/>
              <w:left w:w="100" w:type="dxa"/>
              <w:bottom w:w="0" w:type="dxa"/>
              <w:right w:w="100" w:type="dxa"/>
            </w:tcMar>
            <w:vAlign w:val="bottom"/>
          </w:tcPr>
          <w:p w14:paraId="0000018A"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385</w:t>
            </w:r>
          </w:p>
        </w:tc>
        <w:tc>
          <w:tcPr>
            <w:tcW w:w="1683" w:type="dxa"/>
            <w:tcBorders>
              <w:bottom w:val="single" w:sz="8" w:space="0" w:color="ADADAD"/>
              <w:right w:val="single" w:sz="8" w:space="0" w:color="ADADAD"/>
            </w:tcBorders>
            <w:tcMar>
              <w:top w:w="0" w:type="dxa"/>
              <w:left w:w="100" w:type="dxa"/>
              <w:bottom w:w="0" w:type="dxa"/>
              <w:right w:w="100" w:type="dxa"/>
            </w:tcMar>
            <w:vAlign w:val="bottom"/>
          </w:tcPr>
          <w:p w14:paraId="0000018B"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&lt;.001</w:t>
            </w:r>
          </w:p>
        </w:tc>
      </w:tr>
      <w:tr w:rsidR="00C14C0B" w:rsidRPr="00EB42BE" w14:paraId="78A77E9C" w14:textId="77777777" w:rsidTr="008645D9">
        <w:trPr>
          <w:trHeight w:val="307"/>
        </w:trPr>
        <w:tc>
          <w:tcPr>
            <w:tcW w:w="5650" w:type="dxa"/>
            <w:tcBorders>
              <w:left w:val="single" w:sz="8" w:space="0" w:color="ADADAD"/>
              <w:bottom w:val="single" w:sz="8" w:space="0" w:color="ADADAD"/>
              <w:right w:val="single" w:sz="8" w:space="0" w:color="ADADAD"/>
            </w:tcBorders>
            <w:shd w:val="clear" w:color="auto" w:fill="E8E8E8"/>
            <w:tcMar>
              <w:top w:w="0" w:type="dxa"/>
              <w:left w:w="100" w:type="dxa"/>
              <w:bottom w:w="0" w:type="dxa"/>
              <w:right w:w="100" w:type="dxa"/>
            </w:tcMar>
            <w:vAlign w:val="bottom"/>
          </w:tcPr>
          <w:p w14:paraId="0000018C" w14:textId="77777777" w:rsidR="00C14C0B" w:rsidRPr="00EB42BE" w:rsidRDefault="00DF6B49">
            <w:pPr>
              <w:rPr>
                <w:rFonts w:ascii="Arial" w:eastAsia="Arial" w:hAnsi="Arial" w:cs="Arial"/>
                <w:sz w:val="24"/>
                <w:szCs w:val="24"/>
              </w:rPr>
            </w:pPr>
            <w:r w:rsidRPr="00EB42BE">
              <w:rPr>
                <w:rFonts w:ascii="Arial" w:eastAsia="Arial" w:hAnsi="Arial" w:cs="Arial"/>
                <w:sz w:val="24"/>
                <w:szCs w:val="24"/>
              </w:rPr>
              <w:t>General Factors: Variety of Product Options</w:t>
            </w:r>
          </w:p>
        </w:tc>
        <w:tc>
          <w:tcPr>
            <w:tcW w:w="978" w:type="dxa"/>
            <w:tcBorders>
              <w:bottom w:val="single" w:sz="8" w:space="0" w:color="ADADAD"/>
              <w:right w:val="single" w:sz="8" w:space="0" w:color="ADADAD"/>
            </w:tcBorders>
            <w:tcMar>
              <w:top w:w="0" w:type="dxa"/>
              <w:left w:w="100" w:type="dxa"/>
              <w:bottom w:w="0" w:type="dxa"/>
              <w:right w:w="100" w:type="dxa"/>
            </w:tcMar>
            <w:vAlign w:val="bottom"/>
          </w:tcPr>
          <w:p w14:paraId="0000018D"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30.034</w:t>
            </w:r>
          </w:p>
        </w:tc>
        <w:tc>
          <w:tcPr>
            <w:tcW w:w="900" w:type="dxa"/>
            <w:tcBorders>
              <w:bottom w:val="single" w:sz="8" w:space="0" w:color="ADADAD"/>
              <w:right w:val="single" w:sz="8" w:space="0" w:color="ADADAD"/>
            </w:tcBorders>
            <w:tcMar>
              <w:top w:w="0" w:type="dxa"/>
              <w:left w:w="100" w:type="dxa"/>
              <w:bottom w:w="0" w:type="dxa"/>
              <w:right w:w="100" w:type="dxa"/>
            </w:tcMar>
            <w:vAlign w:val="bottom"/>
          </w:tcPr>
          <w:p w14:paraId="0000018E"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377</w:t>
            </w:r>
          </w:p>
        </w:tc>
        <w:tc>
          <w:tcPr>
            <w:tcW w:w="1683" w:type="dxa"/>
            <w:tcBorders>
              <w:bottom w:val="single" w:sz="8" w:space="0" w:color="ADADAD"/>
              <w:right w:val="single" w:sz="8" w:space="0" w:color="ADADAD"/>
            </w:tcBorders>
            <w:tcMar>
              <w:top w:w="0" w:type="dxa"/>
              <w:left w:w="100" w:type="dxa"/>
              <w:bottom w:w="0" w:type="dxa"/>
              <w:right w:w="100" w:type="dxa"/>
            </w:tcMar>
            <w:vAlign w:val="bottom"/>
          </w:tcPr>
          <w:p w14:paraId="0000018F"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&lt;.001</w:t>
            </w:r>
          </w:p>
        </w:tc>
      </w:tr>
      <w:tr w:rsidR="00C14C0B" w:rsidRPr="00EB42BE" w14:paraId="4CB12766" w14:textId="77777777" w:rsidTr="008645D9">
        <w:trPr>
          <w:trHeight w:val="307"/>
        </w:trPr>
        <w:tc>
          <w:tcPr>
            <w:tcW w:w="5650" w:type="dxa"/>
            <w:tcBorders>
              <w:left w:val="single" w:sz="8" w:space="0" w:color="ADADAD"/>
              <w:bottom w:val="single" w:sz="8" w:space="0" w:color="ADADAD"/>
              <w:right w:val="single" w:sz="8" w:space="0" w:color="ADADAD"/>
            </w:tcBorders>
            <w:shd w:val="clear" w:color="auto" w:fill="E8E8E8"/>
            <w:tcMar>
              <w:top w:w="0" w:type="dxa"/>
              <w:left w:w="100" w:type="dxa"/>
              <w:bottom w:w="0" w:type="dxa"/>
              <w:right w:w="100" w:type="dxa"/>
            </w:tcMar>
            <w:vAlign w:val="bottom"/>
          </w:tcPr>
          <w:p w14:paraId="00000190" w14:textId="77777777" w:rsidR="00C14C0B" w:rsidRPr="00EB42BE" w:rsidRDefault="00DF6B49">
            <w:pPr>
              <w:rPr>
                <w:rFonts w:ascii="Arial" w:eastAsia="Arial" w:hAnsi="Arial" w:cs="Arial"/>
                <w:sz w:val="24"/>
                <w:szCs w:val="24"/>
              </w:rPr>
            </w:pPr>
            <w:r w:rsidRPr="00EB42BE">
              <w:rPr>
                <w:rFonts w:ascii="Arial" w:eastAsia="Arial" w:hAnsi="Arial" w:cs="Arial"/>
                <w:sz w:val="24"/>
                <w:szCs w:val="24"/>
              </w:rPr>
              <w:t>General Factors: Stores are conveniently located</w:t>
            </w:r>
          </w:p>
        </w:tc>
        <w:tc>
          <w:tcPr>
            <w:tcW w:w="978" w:type="dxa"/>
            <w:tcBorders>
              <w:bottom w:val="single" w:sz="8" w:space="0" w:color="ADADAD"/>
              <w:right w:val="single" w:sz="8" w:space="0" w:color="ADADAD"/>
            </w:tcBorders>
            <w:tcMar>
              <w:top w:w="0" w:type="dxa"/>
              <w:left w:w="100" w:type="dxa"/>
              <w:bottom w:w="0" w:type="dxa"/>
              <w:right w:w="100" w:type="dxa"/>
            </w:tcMar>
            <w:vAlign w:val="bottom"/>
          </w:tcPr>
          <w:p w14:paraId="00000191"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26.248</w:t>
            </w:r>
          </w:p>
        </w:tc>
        <w:tc>
          <w:tcPr>
            <w:tcW w:w="900" w:type="dxa"/>
            <w:tcBorders>
              <w:bottom w:val="single" w:sz="8" w:space="0" w:color="ADADAD"/>
              <w:right w:val="single" w:sz="8" w:space="0" w:color="ADADAD"/>
            </w:tcBorders>
            <w:tcMar>
              <w:top w:w="0" w:type="dxa"/>
              <w:left w:w="100" w:type="dxa"/>
              <w:bottom w:w="0" w:type="dxa"/>
              <w:right w:w="100" w:type="dxa"/>
            </w:tcMar>
            <w:vAlign w:val="bottom"/>
          </w:tcPr>
          <w:p w14:paraId="00000192"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380</w:t>
            </w:r>
          </w:p>
        </w:tc>
        <w:tc>
          <w:tcPr>
            <w:tcW w:w="1683" w:type="dxa"/>
            <w:tcBorders>
              <w:bottom w:val="single" w:sz="8" w:space="0" w:color="ADADAD"/>
              <w:right w:val="single" w:sz="8" w:space="0" w:color="ADADAD"/>
            </w:tcBorders>
            <w:tcMar>
              <w:top w:w="0" w:type="dxa"/>
              <w:left w:w="100" w:type="dxa"/>
              <w:bottom w:w="0" w:type="dxa"/>
              <w:right w:w="100" w:type="dxa"/>
            </w:tcMar>
            <w:vAlign w:val="bottom"/>
          </w:tcPr>
          <w:p w14:paraId="00000193"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&lt;.001</w:t>
            </w:r>
          </w:p>
        </w:tc>
      </w:tr>
      <w:tr w:rsidR="00C14C0B" w:rsidRPr="00EB42BE" w14:paraId="4341504B" w14:textId="77777777" w:rsidTr="008645D9">
        <w:trPr>
          <w:trHeight w:val="307"/>
        </w:trPr>
        <w:tc>
          <w:tcPr>
            <w:tcW w:w="5650" w:type="dxa"/>
            <w:tcBorders>
              <w:left w:val="single" w:sz="8" w:space="0" w:color="ADADAD"/>
              <w:bottom w:val="single" w:sz="8" w:space="0" w:color="ADADAD"/>
              <w:right w:val="single" w:sz="8" w:space="0" w:color="ADADAD"/>
            </w:tcBorders>
            <w:shd w:val="clear" w:color="auto" w:fill="E8E8E8"/>
            <w:tcMar>
              <w:top w:w="0" w:type="dxa"/>
              <w:left w:w="100" w:type="dxa"/>
              <w:bottom w:w="0" w:type="dxa"/>
              <w:right w:w="100" w:type="dxa"/>
            </w:tcMar>
            <w:vAlign w:val="bottom"/>
          </w:tcPr>
          <w:p w14:paraId="00000194" w14:textId="77777777" w:rsidR="00C14C0B" w:rsidRPr="00EB42BE" w:rsidRDefault="00DF6B49">
            <w:pPr>
              <w:rPr>
                <w:rFonts w:ascii="Arial" w:eastAsia="Arial" w:hAnsi="Arial" w:cs="Arial"/>
                <w:sz w:val="24"/>
                <w:szCs w:val="24"/>
              </w:rPr>
            </w:pPr>
            <w:r w:rsidRPr="00EB42BE">
              <w:rPr>
                <w:rFonts w:ascii="Arial" w:eastAsia="Arial" w:hAnsi="Arial" w:cs="Arial"/>
                <w:sz w:val="24"/>
                <w:szCs w:val="24"/>
              </w:rPr>
              <w:t>General Factors: Reasonable Prices</w:t>
            </w:r>
          </w:p>
        </w:tc>
        <w:tc>
          <w:tcPr>
            <w:tcW w:w="978" w:type="dxa"/>
            <w:tcBorders>
              <w:bottom w:val="single" w:sz="8" w:space="0" w:color="ADADAD"/>
              <w:right w:val="single" w:sz="8" w:space="0" w:color="ADADAD"/>
            </w:tcBorders>
            <w:tcMar>
              <w:top w:w="0" w:type="dxa"/>
              <w:left w:w="100" w:type="dxa"/>
              <w:bottom w:w="0" w:type="dxa"/>
              <w:right w:w="100" w:type="dxa"/>
            </w:tcMar>
            <w:vAlign w:val="bottom"/>
          </w:tcPr>
          <w:p w14:paraId="00000195"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25.495</w:t>
            </w:r>
          </w:p>
        </w:tc>
        <w:tc>
          <w:tcPr>
            <w:tcW w:w="900" w:type="dxa"/>
            <w:tcBorders>
              <w:bottom w:val="single" w:sz="8" w:space="0" w:color="ADADAD"/>
              <w:right w:val="single" w:sz="8" w:space="0" w:color="ADADAD"/>
            </w:tcBorders>
            <w:tcMar>
              <w:top w:w="0" w:type="dxa"/>
              <w:left w:w="100" w:type="dxa"/>
              <w:bottom w:w="0" w:type="dxa"/>
              <w:right w:w="100" w:type="dxa"/>
            </w:tcMar>
            <w:vAlign w:val="bottom"/>
          </w:tcPr>
          <w:p w14:paraId="00000196"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378</w:t>
            </w:r>
          </w:p>
        </w:tc>
        <w:tc>
          <w:tcPr>
            <w:tcW w:w="1683" w:type="dxa"/>
            <w:tcBorders>
              <w:bottom w:val="single" w:sz="8" w:space="0" w:color="ADADAD"/>
              <w:right w:val="single" w:sz="8" w:space="0" w:color="ADADAD"/>
            </w:tcBorders>
            <w:tcMar>
              <w:top w:w="0" w:type="dxa"/>
              <w:left w:w="100" w:type="dxa"/>
              <w:bottom w:w="0" w:type="dxa"/>
              <w:right w:w="100" w:type="dxa"/>
            </w:tcMar>
            <w:vAlign w:val="bottom"/>
          </w:tcPr>
          <w:p w14:paraId="00000197"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&lt;.001</w:t>
            </w:r>
          </w:p>
        </w:tc>
      </w:tr>
      <w:tr w:rsidR="00C14C0B" w:rsidRPr="00EB42BE" w14:paraId="4A36F576" w14:textId="77777777" w:rsidTr="008645D9">
        <w:trPr>
          <w:trHeight w:val="307"/>
        </w:trPr>
        <w:tc>
          <w:tcPr>
            <w:tcW w:w="5650" w:type="dxa"/>
            <w:tcBorders>
              <w:left w:val="single" w:sz="8" w:space="0" w:color="ADADAD"/>
              <w:bottom w:val="single" w:sz="8" w:space="0" w:color="ADADAD"/>
              <w:right w:val="single" w:sz="8" w:space="0" w:color="ADADAD"/>
            </w:tcBorders>
            <w:shd w:val="clear" w:color="auto" w:fill="E8E8E8"/>
            <w:tcMar>
              <w:top w:w="0" w:type="dxa"/>
              <w:left w:w="100" w:type="dxa"/>
              <w:bottom w:w="0" w:type="dxa"/>
              <w:right w:w="100" w:type="dxa"/>
            </w:tcMar>
            <w:vAlign w:val="bottom"/>
          </w:tcPr>
          <w:p w14:paraId="00000198" w14:textId="77777777" w:rsidR="00C14C0B" w:rsidRPr="00EB42BE" w:rsidRDefault="00000000">
            <w:pPr>
              <w:rPr>
                <w:rFonts w:ascii="Arial" w:eastAsia="Arial" w:hAnsi="Arial" w:cs="Arial"/>
                <w:sz w:val="24"/>
                <w:szCs w:val="24"/>
              </w:rPr>
            </w:pPr>
            <w:sdt>
              <w:sdtPr>
                <w:rPr>
                  <w:rFonts w:ascii="Arial" w:hAnsi="Arial" w:cs="Arial"/>
                </w:rPr>
                <w:tag w:val="goog_rdk_16"/>
                <w:id w:val="2003006601"/>
              </w:sdtPr>
              <w:sdtContent/>
            </w:sdt>
            <w:r w:rsidR="00DF6B49" w:rsidRPr="00EB42BE">
              <w:rPr>
                <w:rFonts w:ascii="Arial" w:eastAsia="Arial" w:hAnsi="Arial" w:cs="Arial"/>
                <w:sz w:val="24"/>
                <w:szCs w:val="24"/>
              </w:rPr>
              <w:t>General Factors: Excellent Customer Service</w:t>
            </w:r>
          </w:p>
        </w:tc>
        <w:tc>
          <w:tcPr>
            <w:tcW w:w="978" w:type="dxa"/>
            <w:tcBorders>
              <w:bottom w:val="single" w:sz="8" w:space="0" w:color="ADADAD"/>
              <w:right w:val="single" w:sz="8" w:space="0" w:color="ADADAD"/>
            </w:tcBorders>
            <w:tcMar>
              <w:top w:w="0" w:type="dxa"/>
              <w:left w:w="100" w:type="dxa"/>
              <w:bottom w:w="0" w:type="dxa"/>
              <w:right w:w="100" w:type="dxa"/>
            </w:tcMar>
            <w:vAlign w:val="bottom"/>
          </w:tcPr>
          <w:p w14:paraId="00000199"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8.759</w:t>
            </w:r>
          </w:p>
        </w:tc>
        <w:tc>
          <w:tcPr>
            <w:tcW w:w="900" w:type="dxa"/>
            <w:tcBorders>
              <w:bottom w:val="single" w:sz="8" w:space="0" w:color="ADADAD"/>
              <w:right w:val="single" w:sz="8" w:space="0" w:color="ADADAD"/>
            </w:tcBorders>
            <w:tcMar>
              <w:top w:w="0" w:type="dxa"/>
              <w:left w:w="100" w:type="dxa"/>
              <w:bottom w:w="0" w:type="dxa"/>
              <w:right w:w="100" w:type="dxa"/>
            </w:tcMar>
            <w:vAlign w:val="bottom"/>
          </w:tcPr>
          <w:p w14:paraId="0000019A"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381</w:t>
            </w:r>
          </w:p>
        </w:tc>
        <w:tc>
          <w:tcPr>
            <w:tcW w:w="1683" w:type="dxa"/>
            <w:tcBorders>
              <w:bottom w:val="single" w:sz="8" w:space="0" w:color="ADADAD"/>
              <w:right w:val="single" w:sz="8" w:space="0" w:color="ADADAD"/>
            </w:tcBorders>
            <w:tcMar>
              <w:top w:w="0" w:type="dxa"/>
              <w:left w:w="100" w:type="dxa"/>
              <w:bottom w:w="0" w:type="dxa"/>
              <w:right w:w="100" w:type="dxa"/>
            </w:tcMar>
            <w:vAlign w:val="bottom"/>
          </w:tcPr>
          <w:p w14:paraId="0000019B"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&lt;.001</w:t>
            </w:r>
          </w:p>
        </w:tc>
      </w:tr>
      <w:tr w:rsidR="00C14C0B" w:rsidRPr="00EB42BE" w14:paraId="39739B04" w14:textId="77777777" w:rsidTr="008645D9">
        <w:trPr>
          <w:trHeight w:val="307"/>
        </w:trPr>
        <w:tc>
          <w:tcPr>
            <w:tcW w:w="5650" w:type="dxa"/>
            <w:tcBorders>
              <w:left w:val="single" w:sz="8" w:space="0" w:color="ADADAD"/>
              <w:bottom w:val="single" w:sz="8" w:space="0" w:color="ADADAD"/>
              <w:right w:val="single" w:sz="8" w:space="0" w:color="ADADAD"/>
            </w:tcBorders>
            <w:shd w:val="clear" w:color="auto" w:fill="E8E8E8"/>
            <w:tcMar>
              <w:top w:w="0" w:type="dxa"/>
              <w:left w:w="100" w:type="dxa"/>
              <w:bottom w:w="0" w:type="dxa"/>
              <w:right w:w="100" w:type="dxa"/>
            </w:tcMar>
            <w:vAlign w:val="bottom"/>
          </w:tcPr>
          <w:p w14:paraId="0000019C" w14:textId="77777777" w:rsidR="00C14C0B" w:rsidRPr="00EB42BE" w:rsidRDefault="00DF6B49">
            <w:pPr>
              <w:rPr>
                <w:rFonts w:ascii="Arial" w:eastAsia="Arial" w:hAnsi="Arial" w:cs="Arial"/>
                <w:sz w:val="24"/>
                <w:szCs w:val="24"/>
              </w:rPr>
            </w:pPr>
            <w:r w:rsidRPr="00EB42BE">
              <w:rPr>
                <w:rFonts w:ascii="Arial" w:eastAsia="Arial" w:hAnsi="Arial" w:cs="Arial"/>
                <w:sz w:val="24"/>
                <w:szCs w:val="24"/>
              </w:rPr>
              <w:t>General Factors: Product Quality</w:t>
            </w:r>
          </w:p>
        </w:tc>
        <w:tc>
          <w:tcPr>
            <w:tcW w:w="978" w:type="dxa"/>
            <w:tcBorders>
              <w:bottom w:val="single" w:sz="8" w:space="0" w:color="ADADAD"/>
              <w:right w:val="single" w:sz="8" w:space="0" w:color="ADADAD"/>
            </w:tcBorders>
            <w:tcMar>
              <w:top w:w="0" w:type="dxa"/>
              <w:left w:w="100" w:type="dxa"/>
              <w:bottom w:w="0" w:type="dxa"/>
              <w:right w:w="100" w:type="dxa"/>
            </w:tcMar>
            <w:vAlign w:val="bottom"/>
          </w:tcPr>
          <w:p w14:paraId="0000019D"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20.368</w:t>
            </w:r>
          </w:p>
        </w:tc>
        <w:tc>
          <w:tcPr>
            <w:tcW w:w="900" w:type="dxa"/>
            <w:tcBorders>
              <w:bottom w:val="single" w:sz="8" w:space="0" w:color="ADADAD"/>
              <w:right w:val="single" w:sz="8" w:space="0" w:color="ADADAD"/>
            </w:tcBorders>
            <w:tcMar>
              <w:top w:w="0" w:type="dxa"/>
              <w:left w:w="100" w:type="dxa"/>
              <w:bottom w:w="0" w:type="dxa"/>
              <w:right w:w="100" w:type="dxa"/>
            </w:tcMar>
            <w:vAlign w:val="bottom"/>
          </w:tcPr>
          <w:p w14:paraId="0000019E"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379</w:t>
            </w:r>
          </w:p>
        </w:tc>
        <w:tc>
          <w:tcPr>
            <w:tcW w:w="1683" w:type="dxa"/>
            <w:tcBorders>
              <w:bottom w:val="single" w:sz="8" w:space="0" w:color="ADADAD"/>
              <w:right w:val="single" w:sz="8" w:space="0" w:color="ADADAD"/>
            </w:tcBorders>
            <w:tcMar>
              <w:top w:w="0" w:type="dxa"/>
              <w:left w:w="100" w:type="dxa"/>
              <w:bottom w:w="0" w:type="dxa"/>
              <w:right w:w="100" w:type="dxa"/>
            </w:tcMar>
            <w:vAlign w:val="bottom"/>
          </w:tcPr>
          <w:p w14:paraId="0000019F"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&lt;.001</w:t>
            </w:r>
          </w:p>
        </w:tc>
      </w:tr>
      <w:tr w:rsidR="00C14C0B" w:rsidRPr="00EB42BE" w14:paraId="230EB88E" w14:textId="77777777" w:rsidTr="008645D9">
        <w:trPr>
          <w:trHeight w:val="307"/>
        </w:trPr>
        <w:tc>
          <w:tcPr>
            <w:tcW w:w="5650" w:type="dxa"/>
            <w:tcBorders>
              <w:left w:val="single" w:sz="8" w:space="0" w:color="ADADAD"/>
              <w:bottom w:val="single" w:sz="8" w:space="0" w:color="000000"/>
              <w:right w:val="single" w:sz="8" w:space="0" w:color="ADADAD"/>
            </w:tcBorders>
            <w:shd w:val="clear" w:color="auto" w:fill="E8E8E8"/>
            <w:tcMar>
              <w:top w:w="0" w:type="dxa"/>
              <w:left w:w="100" w:type="dxa"/>
              <w:bottom w:w="0" w:type="dxa"/>
              <w:right w:w="100" w:type="dxa"/>
            </w:tcMar>
            <w:vAlign w:val="bottom"/>
          </w:tcPr>
          <w:p w14:paraId="000001A0" w14:textId="77777777" w:rsidR="00C14C0B" w:rsidRPr="00EB42BE" w:rsidRDefault="00DF6B49">
            <w:pPr>
              <w:rPr>
                <w:rFonts w:ascii="Arial" w:eastAsia="Arial" w:hAnsi="Arial" w:cs="Arial"/>
                <w:sz w:val="24"/>
                <w:szCs w:val="24"/>
              </w:rPr>
            </w:pPr>
            <w:r w:rsidRPr="00EB42BE">
              <w:rPr>
                <w:rFonts w:ascii="Arial" w:eastAsia="Arial" w:hAnsi="Arial" w:cs="Arial"/>
                <w:sz w:val="24"/>
                <w:szCs w:val="24"/>
              </w:rPr>
              <w:t>General Factors: Flexible Return Policy</w:t>
            </w:r>
          </w:p>
        </w:tc>
        <w:tc>
          <w:tcPr>
            <w:tcW w:w="978" w:type="dxa"/>
            <w:tcBorders>
              <w:bottom w:val="single" w:sz="8" w:space="0" w:color="000000"/>
              <w:right w:val="single" w:sz="8" w:space="0" w:color="ADADAD"/>
            </w:tcBorders>
            <w:tcMar>
              <w:top w:w="0" w:type="dxa"/>
              <w:left w:w="100" w:type="dxa"/>
              <w:bottom w:w="0" w:type="dxa"/>
              <w:right w:w="100" w:type="dxa"/>
            </w:tcMar>
            <w:vAlign w:val="bottom"/>
          </w:tcPr>
          <w:p w14:paraId="000001A1"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18.288</w:t>
            </w:r>
          </w:p>
        </w:tc>
        <w:tc>
          <w:tcPr>
            <w:tcW w:w="900" w:type="dxa"/>
            <w:tcBorders>
              <w:bottom w:val="single" w:sz="8" w:space="0" w:color="000000"/>
              <w:right w:val="single" w:sz="8" w:space="0" w:color="ADADAD"/>
            </w:tcBorders>
            <w:tcMar>
              <w:top w:w="0" w:type="dxa"/>
              <w:left w:w="100" w:type="dxa"/>
              <w:bottom w:w="0" w:type="dxa"/>
              <w:right w:w="100" w:type="dxa"/>
            </w:tcMar>
            <w:vAlign w:val="bottom"/>
          </w:tcPr>
          <w:p w14:paraId="000001A2"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378</w:t>
            </w:r>
          </w:p>
        </w:tc>
        <w:tc>
          <w:tcPr>
            <w:tcW w:w="1683" w:type="dxa"/>
            <w:tcBorders>
              <w:bottom w:val="single" w:sz="8" w:space="0" w:color="000000"/>
              <w:right w:val="single" w:sz="8" w:space="0" w:color="ADADAD"/>
            </w:tcBorders>
            <w:tcMar>
              <w:top w:w="0" w:type="dxa"/>
              <w:left w:w="100" w:type="dxa"/>
              <w:bottom w:w="0" w:type="dxa"/>
              <w:right w:w="100" w:type="dxa"/>
            </w:tcMar>
            <w:vAlign w:val="bottom"/>
          </w:tcPr>
          <w:p w14:paraId="000001A3" w14:textId="77777777" w:rsidR="00C14C0B" w:rsidRPr="00EB42BE" w:rsidRDefault="00DF6B49">
            <w:pPr>
              <w:jc w:val="right"/>
              <w:rPr>
                <w:rFonts w:ascii="Arial" w:eastAsia="Arial" w:hAnsi="Arial" w:cs="Arial"/>
                <w:sz w:val="24"/>
                <w:szCs w:val="24"/>
              </w:rPr>
            </w:pPr>
            <w:r w:rsidRPr="00EB42BE">
              <w:rPr>
                <w:rFonts w:ascii="Arial" w:eastAsia="Arial" w:hAnsi="Arial" w:cs="Arial"/>
                <w:sz w:val="24"/>
                <w:szCs w:val="24"/>
              </w:rPr>
              <w:t>&lt;.001</w:t>
            </w:r>
          </w:p>
        </w:tc>
      </w:tr>
    </w:tbl>
    <w:p w14:paraId="000001A4" w14:textId="77777777" w:rsidR="00C14C0B" w:rsidRPr="00EB42BE" w:rsidRDefault="00C14C0B">
      <w:pPr>
        <w:spacing w:after="0" w:line="240" w:lineRule="auto"/>
        <w:rPr>
          <w:rFonts w:ascii="Arial" w:eastAsia="Arial" w:hAnsi="Arial" w:cs="Arial"/>
          <w:u w:val="single"/>
        </w:rPr>
      </w:pPr>
    </w:p>
    <w:p w14:paraId="000001AC" w14:textId="05F5D604" w:rsidR="00C14C0B" w:rsidRPr="00EB42BE" w:rsidRDefault="00DF6B49" w:rsidP="00EF40EA">
      <w:pPr>
        <w:spacing w:after="0" w:line="240" w:lineRule="auto"/>
        <w:jc w:val="both"/>
        <w:rPr>
          <w:rFonts w:ascii="Arial" w:eastAsia="Arial" w:hAnsi="Arial" w:cs="Arial"/>
        </w:rPr>
      </w:pPr>
      <w:r w:rsidRPr="00EB42BE">
        <w:rPr>
          <w:rFonts w:ascii="Arial" w:eastAsia="Arial" w:hAnsi="Arial" w:cs="Arial"/>
        </w:rPr>
        <w:t xml:space="preserve">The Sig (2-tailed) is &lt; 0.05 for all the following variables (Fast Self-Checkout, Variety of Product Options, Conveniently Located Stores, Reasonable Prices, Excellent Customer Service, Product Quality, Flexible Return Policy). This means the results are statistically significant. Additionally, because the t-score is positive, it proves that the mean is greater than the test value chosen (3). These results mean that </w:t>
      </w:r>
      <w:r w:rsidR="00BA49CF">
        <w:rPr>
          <w:rFonts w:ascii="Arial" w:eastAsia="Arial" w:hAnsi="Arial" w:cs="Arial"/>
        </w:rPr>
        <w:t xml:space="preserve">all </w:t>
      </w:r>
      <w:r w:rsidRPr="00EB42BE">
        <w:rPr>
          <w:rFonts w:ascii="Arial" w:eastAsia="Arial" w:hAnsi="Arial" w:cs="Arial"/>
        </w:rPr>
        <w:t xml:space="preserve">the variables mentioned above </w:t>
      </w:r>
      <w:r w:rsidR="00EF40EA" w:rsidRPr="00EB42BE">
        <w:rPr>
          <w:rFonts w:ascii="Arial" w:eastAsia="Arial" w:hAnsi="Arial" w:cs="Arial"/>
        </w:rPr>
        <w:t>had</w:t>
      </w:r>
      <w:r w:rsidRPr="00EB42BE">
        <w:rPr>
          <w:rFonts w:ascii="Arial" w:eastAsia="Arial" w:hAnsi="Arial" w:cs="Arial"/>
        </w:rPr>
        <w:t xml:space="preserve"> a strong influence on a customer's satisfaction with their shopping experience. Because of these findings</w:t>
      </w:r>
      <w:r w:rsidR="00EF40EA" w:rsidRPr="00EB42BE">
        <w:rPr>
          <w:rFonts w:ascii="Arial" w:eastAsia="Arial" w:hAnsi="Arial" w:cs="Arial"/>
        </w:rPr>
        <w:t>,</w:t>
      </w:r>
      <w:r w:rsidRPr="00EB42BE">
        <w:rPr>
          <w:rFonts w:ascii="Arial" w:eastAsia="Arial" w:hAnsi="Arial" w:cs="Arial"/>
        </w:rPr>
        <w:t xml:space="preserve"> we reject the null hypothesis. </w:t>
      </w:r>
    </w:p>
    <w:p w14:paraId="000001AD" w14:textId="77777777" w:rsidR="00C14C0B" w:rsidRPr="00EB42BE" w:rsidRDefault="00DF6B49">
      <w:pPr>
        <w:spacing w:after="160" w:line="301" w:lineRule="auto"/>
        <w:jc w:val="center"/>
        <w:rPr>
          <w:rFonts w:ascii="Arial" w:eastAsia="Arial" w:hAnsi="Arial" w:cs="Arial"/>
          <w:u w:val="single"/>
        </w:rPr>
      </w:pPr>
      <w:r w:rsidRPr="00EB42BE">
        <w:rPr>
          <w:rFonts w:ascii="Arial" w:eastAsia="Arial" w:hAnsi="Arial" w:cs="Arial"/>
          <w:u w:val="single"/>
        </w:rPr>
        <w:t xml:space="preserve"> </w:t>
      </w:r>
    </w:p>
    <w:tbl>
      <w:tblPr>
        <w:tblStyle w:val="aff3"/>
        <w:tblW w:w="9374" w:type="dxa"/>
        <w:tblBorders>
          <w:top w:val="nil"/>
          <w:left w:val="nil"/>
          <w:bottom w:val="nil"/>
          <w:right w:val="nil"/>
          <w:insideH w:val="nil"/>
          <w:insideV w:val="nil"/>
        </w:tblBorders>
        <w:tblLayout w:type="fixed"/>
        <w:tblLook w:val="0600" w:firstRow="0" w:lastRow="0" w:firstColumn="0" w:lastColumn="0" w:noHBand="1" w:noVBand="1"/>
      </w:tblPr>
      <w:tblGrid>
        <w:gridCol w:w="5742"/>
        <w:gridCol w:w="954"/>
        <w:gridCol w:w="1021"/>
        <w:gridCol w:w="1657"/>
      </w:tblGrid>
      <w:tr w:rsidR="00C14C0B" w:rsidRPr="00EB42BE" w14:paraId="06CAD9BC" w14:textId="77777777" w:rsidTr="007761DB">
        <w:trPr>
          <w:trHeight w:val="443"/>
        </w:trPr>
        <w:tc>
          <w:tcPr>
            <w:tcW w:w="5742" w:type="dxa"/>
            <w:tcBorders>
              <w:bottom w:val="single" w:sz="8" w:space="0" w:color="000000"/>
            </w:tcBorders>
            <w:tcMar>
              <w:top w:w="0" w:type="dxa"/>
              <w:left w:w="100" w:type="dxa"/>
              <w:bottom w:w="0" w:type="dxa"/>
              <w:right w:w="100" w:type="dxa"/>
            </w:tcMar>
          </w:tcPr>
          <w:p w14:paraId="000001AE" w14:textId="77777777" w:rsidR="00C14C0B" w:rsidRPr="00EB42BE" w:rsidRDefault="00DF6B49">
            <w:pPr>
              <w:spacing w:line="301" w:lineRule="auto"/>
              <w:jc w:val="center"/>
              <w:rPr>
                <w:rFonts w:ascii="Arial" w:eastAsia="Arial" w:hAnsi="Arial" w:cs="Arial"/>
                <w:sz w:val="24"/>
                <w:szCs w:val="24"/>
              </w:rPr>
            </w:pPr>
            <w:r w:rsidRPr="00EB42BE">
              <w:rPr>
                <w:rFonts w:ascii="Arial" w:eastAsia="Arial" w:hAnsi="Arial" w:cs="Arial"/>
                <w:sz w:val="24"/>
                <w:szCs w:val="24"/>
              </w:rPr>
              <w:t>Test Value = 4</w:t>
            </w:r>
          </w:p>
        </w:tc>
        <w:tc>
          <w:tcPr>
            <w:tcW w:w="954" w:type="dxa"/>
            <w:tcBorders>
              <w:left w:val="single" w:sz="8" w:space="0" w:color="D0D0D0"/>
              <w:bottom w:val="single" w:sz="8" w:space="0" w:color="000000"/>
              <w:right w:val="single" w:sz="8" w:space="0" w:color="D0D0D0"/>
            </w:tcBorders>
            <w:tcMar>
              <w:top w:w="0" w:type="dxa"/>
              <w:left w:w="100" w:type="dxa"/>
              <w:bottom w:w="0" w:type="dxa"/>
              <w:right w:w="100" w:type="dxa"/>
            </w:tcMar>
            <w:vAlign w:val="bottom"/>
          </w:tcPr>
          <w:p w14:paraId="000001AF" w14:textId="77777777" w:rsidR="00C14C0B" w:rsidRPr="00EB42BE" w:rsidRDefault="00DF6B49">
            <w:pPr>
              <w:spacing w:line="301" w:lineRule="auto"/>
              <w:jc w:val="center"/>
              <w:rPr>
                <w:rFonts w:ascii="Arial" w:eastAsia="Arial" w:hAnsi="Arial" w:cs="Arial"/>
                <w:sz w:val="24"/>
                <w:szCs w:val="24"/>
              </w:rPr>
            </w:pPr>
            <w:r w:rsidRPr="00EB42BE">
              <w:rPr>
                <w:rFonts w:ascii="Arial" w:eastAsia="Arial" w:hAnsi="Arial" w:cs="Arial"/>
                <w:sz w:val="24"/>
                <w:szCs w:val="24"/>
              </w:rPr>
              <w:t>t</w:t>
            </w:r>
          </w:p>
        </w:tc>
        <w:tc>
          <w:tcPr>
            <w:tcW w:w="1021" w:type="dxa"/>
            <w:tcBorders>
              <w:bottom w:val="single" w:sz="8" w:space="0" w:color="000000"/>
              <w:right w:val="single" w:sz="8" w:space="0" w:color="D0D0D0"/>
            </w:tcBorders>
            <w:tcMar>
              <w:top w:w="0" w:type="dxa"/>
              <w:left w:w="100" w:type="dxa"/>
              <w:bottom w:w="0" w:type="dxa"/>
              <w:right w:w="100" w:type="dxa"/>
            </w:tcMar>
            <w:vAlign w:val="bottom"/>
          </w:tcPr>
          <w:p w14:paraId="000001B0" w14:textId="77777777" w:rsidR="00C14C0B" w:rsidRPr="00EB42BE" w:rsidRDefault="00DF6B49">
            <w:pPr>
              <w:spacing w:line="301" w:lineRule="auto"/>
              <w:jc w:val="center"/>
              <w:rPr>
                <w:rFonts w:ascii="Arial" w:eastAsia="Arial" w:hAnsi="Arial" w:cs="Arial"/>
                <w:sz w:val="24"/>
                <w:szCs w:val="24"/>
              </w:rPr>
            </w:pPr>
            <w:r w:rsidRPr="00EB42BE">
              <w:rPr>
                <w:rFonts w:ascii="Arial" w:eastAsia="Arial" w:hAnsi="Arial" w:cs="Arial"/>
                <w:sz w:val="24"/>
                <w:szCs w:val="24"/>
              </w:rPr>
              <w:t>df</w:t>
            </w:r>
          </w:p>
        </w:tc>
        <w:tc>
          <w:tcPr>
            <w:tcW w:w="1657" w:type="dxa"/>
            <w:tcBorders>
              <w:bottom w:val="single" w:sz="8" w:space="0" w:color="000000"/>
              <w:right w:val="single" w:sz="8" w:space="0" w:color="D0D0D0"/>
            </w:tcBorders>
            <w:tcMar>
              <w:top w:w="0" w:type="dxa"/>
              <w:left w:w="100" w:type="dxa"/>
              <w:bottom w:w="0" w:type="dxa"/>
              <w:right w:w="100" w:type="dxa"/>
            </w:tcMar>
            <w:vAlign w:val="bottom"/>
          </w:tcPr>
          <w:p w14:paraId="000001B1" w14:textId="77777777" w:rsidR="00C14C0B" w:rsidRPr="00EB42BE" w:rsidRDefault="00DF6B49">
            <w:pPr>
              <w:spacing w:line="301" w:lineRule="auto"/>
              <w:jc w:val="center"/>
              <w:rPr>
                <w:rFonts w:ascii="Arial" w:eastAsia="Arial" w:hAnsi="Arial" w:cs="Arial"/>
                <w:sz w:val="24"/>
                <w:szCs w:val="24"/>
              </w:rPr>
            </w:pPr>
            <w:r w:rsidRPr="00EB42BE">
              <w:rPr>
                <w:rFonts w:ascii="Arial" w:eastAsia="Arial" w:hAnsi="Arial" w:cs="Arial"/>
                <w:sz w:val="24"/>
                <w:szCs w:val="24"/>
              </w:rPr>
              <w:t>Sig. (2-tailed)</w:t>
            </w:r>
          </w:p>
        </w:tc>
      </w:tr>
      <w:tr w:rsidR="00C14C0B" w:rsidRPr="00EB42BE" w14:paraId="2F0FB2FA" w14:textId="77777777" w:rsidTr="007761DB">
        <w:trPr>
          <w:trHeight w:val="282"/>
        </w:trPr>
        <w:tc>
          <w:tcPr>
            <w:tcW w:w="5742" w:type="dxa"/>
            <w:tcBorders>
              <w:left w:val="single" w:sz="8" w:space="0" w:color="D0D0D0"/>
              <w:bottom w:val="single" w:sz="8" w:space="0" w:color="D0D0D0"/>
              <w:right w:val="single" w:sz="8" w:space="0" w:color="D0D0D0"/>
            </w:tcBorders>
            <w:shd w:val="clear" w:color="auto" w:fill="E8E8E8"/>
            <w:tcMar>
              <w:top w:w="0" w:type="dxa"/>
              <w:left w:w="100" w:type="dxa"/>
              <w:bottom w:w="0" w:type="dxa"/>
              <w:right w:w="100" w:type="dxa"/>
            </w:tcMar>
            <w:vAlign w:val="bottom"/>
          </w:tcPr>
          <w:p w14:paraId="000001B2" w14:textId="77777777" w:rsidR="00C14C0B" w:rsidRPr="00EB42BE" w:rsidRDefault="00DF6B49">
            <w:pPr>
              <w:spacing w:line="301" w:lineRule="auto"/>
              <w:rPr>
                <w:rFonts w:ascii="Arial" w:eastAsia="Arial" w:hAnsi="Arial" w:cs="Arial"/>
                <w:sz w:val="24"/>
                <w:szCs w:val="24"/>
              </w:rPr>
            </w:pPr>
            <w:r w:rsidRPr="00EB42BE">
              <w:rPr>
                <w:rFonts w:ascii="Arial" w:eastAsia="Arial" w:hAnsi="Arial" w:cs="Arial"/>
                <w:sz w:val="24"/>
                <w:szCs w:val="24"/>
              </w:rPr>
              <w:t>General Factors: Fast Self-Checkout</w:t>
            </w:r>
          </w:p>
        </w:tc>
        <w:tc>
          <w:tcPr>
            <w:tcW w:w="954" w:type="dxa"/>
            <w:tcBorders>
              <w:bottom w:val="single" w:sz="8" w:space="0" w:color="D0D0D0"/>
              <w:right w:val="single" w:sz="8" w:space="0" w:color="D0D0D0"/>
            </w:tcBorders>
            <w:tcMar>
              <w:top w:w="0" w:type="dxa"/>
              <w:left w:w="100" w:type="dxa"/>
              <w:bottom w:w="0" w:type="dxa"/>
              <w:right w:w="100" w:type="dxa"/>
            </w:tcMar>
            <w:vAlign w:val="bottom"/>
          </w:tcPr>
          <w:p w14:paraId="000001B3"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-0.662</w:t>
            </w:r>
          </w:p>
        </w:tc>
        <w:tc>
          <w:tcPr>
            <w:tcW w:w="1021" w:type="dxa"/>
            <w:tcBorders>
              <w:bottom w:val="single" w:sz="8" w:space="0" w:color="D0D0D0"/>
              <w:right w:val="single" w:sz="8" w:space="0" w:color="D0D0D0"/>
            </w:tcBorders>
            <w:tcMar>
              <w:top w:w="0" w:type="dxa"/>
              <w:left w:w="100" w:type="dxa"/>
              <w:bottom w:w="0" w:type="dxa"/>
              <w:right w:w="100" w:type="dxa"/>
            </w:tcMar>
            <w:vAlign w:val="bottom"/>
          </w:tcPr>
          <w:p w14:paraId="000001B4"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385</w:t>
            </w:r>
          </w:p>
        </w:tc>
        <w:tc>
          <w:tcPr>
            <w:tcW w:w="1657" w:type="dxa"/>
            <w:tcBorders>
              <w:bottom w:val="single" w:sz="8" w:space="0" w:color="D0D0D0"/>
              <w:right w:val="single" w:sz="8" w:space="0" w:color="D0D0D0"/>
            </w:tcBorders>
            <w:tcMar>
              <w:top w:w="0" w:type="dxa"/>
              <w:left w:w="100" w:type="dxa"/>
              <w:bottom w:w="0" w:type="dxa"/>
              <w:right w:w="100" w:type="dxa"/>
            </w:tcMar>
            <w:vAlign w:val="bottom"/>
          </w:tcPr>
          <w:p w14:paraId="000001B5"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0.508</w:t>
            </w:r>
          </w:p>
        </w:tc>
      </w:tr>
      <w:tr w:rsidR="00C14C0B" w:rsidRPr="00EB42BE" w14:paraId="0851E4B6" w14:textId="77777777" w:rsidTr="007761DB">
        <w:trPr>
          <w:trHeight w:val="282"/>
        </w:trPr>
        <w:tc>
          <w:tcPr>
            <w:tcW w:w="5742" w:type="dxa"/>
            <w:tcBorders>
              <w:left w:val="single" w:sz="8" w:space="0" w:color="D0D0D0"/>
              <w:bottom w:val="single" w:sz="8" w:space="0" w:color="D0D0D0"/>
              <w:right w:val="single" w:sz="8" w:space="0" w:color="D0D0D0"/>
            </w:tcBorders>
            <w:shd w:val="clear" w:color="auto" w:fill="E8E8E8"/>
            <w:tcMar>
              <w:top w:w="0" w:type="dxa"/>
              <w:left w:w="100" w:type="dxa"/>
              <w:bottom w:w="0" w:type="dxa"/>
              <w:right w:w="100" w:type="dxa"/>
            </w:tcMar>
            <w:vAlign w:val="bottom"/>
          </w:tcPr>
          <w:p w14:paraId="000001B6" w14:textId="77777777" w:rsidR="00C14C0B" w:rsidRPr="00EB42BE" w:rsidRDefault="00DF6B49">
            <w:pPr>
              <w:spacing w:line="301" w:lineRule="auto"/>
              <w:rPr>
                <w:rFonts w:ascii="Arial" w:eastAsia="Arial" w:hAnsi="Arial" w:cs="Arial"/>
                <w:sz w:val="24"/>
                <w:szCs w:val="24"/>
              </w:rPr>
            </w:pPr>
            <w:r w:rsidRPr="00EB42BE">
              <w:rPr>
                <w:rFonts w:ascii="Arial" w:eastAsia="Arial" w:hAnsi="Arial" w:cs="Arial"/>
                <w:sz w:val="24"/>
                <w:szCs w:val="24"/>
              </w:rPr>
              <w:t>General Factors: Variety of Product Options</w:t>
            </w:r>
          </w:p>
        </w:tc>
        <w:tc>
          <w:tcPr>
            <w:tcW w:w="954" w:type="dxa"/>
            <w:tcBorders>
              <w:bottom w:val="single" w:sz="8" w:space="0" w:color="D0D0D0"/>
              <w:right w:val="single" w:sz="8" w:space="0" w:color="D0D0D0"/>
            </w:tcBorders>
            <w:tcMar>
              <w:top w:w="0" w:type="dxa"/>
              <w:left w:w="100" w:type="dxa"/>
              <w:bottom w:w="0" w:type="dxa"/>
              <w:right w:w="100" w:type="dxa"/>
            </w:tcMar>
            <w:vAlign w:val="bottom"/>
          </w:tcPr>
          <w:p w14:paraId="000001B7"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5.137</w:t>
            </w:r>
          </w:p>
        </w:tc>
        <w:tc>
          <w:tcPr>
            <w:tcW w:w="1021" w:type="dxa"/>
            <w:tcBorders>
              <w:bottom w:val="single" w:sz="8" w:space="0" w:color="D0D0D0"/>
              <w:right w:val="single" w:sz="8" w:space="0" w:color="D0D0D0"/>
            </w:tcBorders>
            <w:tcMar>
              <w:top w:w="0" w:type="dxa"/>
              <w:left w:w="100" w:type="dxa"/>
              <w:bottom w:w="0" w:type="dxa"/>
              <w:right w:w="100" w:type="dxa"/>
            </w:tcMar>
            <w:vAlign w:val="bottom"/>
          </w:tcPr>
          <w:p w14:paraId="000001B8"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377</w:t>
            </w:r>
          </w:p>
        </w:tc>
        <w:tc>
          <w:tcPr>
            <w:tcW w:w="1657" w:type="dxa"/>
            <w:tcBorders>
              <w:bottom w:val="single" w:sz="8" w:space="0" w:color="D0D0D0"/>
              <w:right w:val="single" w:sz="8" w:space="0" w:color="D0D0D0"/>
            </w:tcBorders>
            <w:tcMar>
              <w:top w:w="0" w:type="dxa"/>
              <w:left w:w="100" w:type="dxa"/>
              <w:bottom w:w="0" w:type="dxa"/>
              <w:right w:w="100" w:type="dxa"/>
            </w:tcMar>
            <w:vAlign w:val="bottom"/>
          </w:tcPr>
          <w:p w14:paraId="000001B9"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&lt;.001</w:t>
            </w:r>
          </w:p>
        </w:tc>
      </w:tr>
      <w:tr w:rsidR="00C14C0B" w:rsidRPr="00EB42BE" w14:paraId="48BFBCF5" w14:textId="77777777" w:rsidTr="007761DB">
        <w:trPr>
          <w:trHeight w:val="282"/>
        </w:trPr>
        <w:tc>
          <w:tcPr>
            <w:tcW w:w="5742" w:type="dxa"/>
            <w:tcBorders>
              <w:left w:val="single" w:sz="8" w:space="0" w:color="D0D0D0"/>
              <w:bottom w:val="single" w:sz="8" w:space="0" w:color="D0D0D0"/>
              <w:right w:val="single" w:sz="8" w:space="0" w:color="D0D0D0"/>
            </w:tcBorders>
            <w:shd w:val="clear" w:color="auto" w:fill="E8E8E8"/>
            <w:tcMar>
              <w:top w:w="0" w:type="dxa"/>
              <w:left w:w="100" w:type="dxa"/>
              <w:bottom w:w="0" w:type="dxa"/>
              <w:right w:w="100" w:type="dxa"/>
            </w:tcMar>
            <w:vAlign w:val="bottom"/>
          </w:tcPr>
          <w:p w14:paraId="000001BA" w14:textId="77777777" w:rsidR="00C14C0B" w:rsidRPr="00EB42BE" w:rsidRDefault="00DF6B49">
            <w:pPr>
              <w:spacing w:line="301" w:lineRule="auto"/>
              <w:rPr>
                <w:rFonts w:ascii="Arial" w:eastAsia="Arial" w:hAnsi="Arial" w:cs="Arial"/>
                <w:sz w:val="24"/>
                <w:szCs w:val="24"/>
              </w:rPr>
            </w:pPr>
            <w:r w:rsidRPr="00EB42BE">
              <w:rPr>
                <w:rFonts w:ascii="Arial" w:eastAsia="Arial" w:hAnsi="Arial" w:cs="Arial"/>
                <w:sz w:val="24"/>
                <w:szCs w:val="24"/>
              </w:rPr>
              <w:t>General Factors: Stores are conveniently located</w:t>
            </w:r>
          </w:p>
        </w:tc>
        <w:tc>
          <w:tcPr>
            <w:tcW w:w="954" w:type="dxa"/>
            <w:tcBorders>
              <w:bottom w:val="single" w:sz="8" w:space="0" w:color="D0D0D0"/>
              <w:right w:val="single" w:sz="8" w:space="0" w:color="D0D0D0"/>
            </w:tcBorders>
            <w:tcMar>
              <w:top w:w="0" w:type="dxa"/>
              <w:left w:w="100" w:type="dxa"/>
              <w:bottom w:w="0" w:type="dxa"/>
              <w:right w:w="100" w:type="dxa"/>
            </w:tcMar>
            <w:vAlign w:val="bottom"/>
          </w:tcPr>
          <w:p w14:paraId="000001BB"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3.099</w:t>
            </w:r>
          </w:p>
        </w:tc>
        <w:tc>
          <w:tcPr>
            <w:tcW w:w="1021" w:type="dxa"/>
            <w:tcBorders>
              <w:bottom w:val="single" w:sz="8" w:space="0" w:color="D0D0D0"/>
              <w:right w:val="single" w:sz="8" w:space="0" w:color="D0D0D0"/>
            </w:tcBorders>
            <w:tcMar>
              <w:top w:w="0" w:type="dxa"/>
              <w:left w:w="100" w:type="dxa"/>
              <w:bottom w:w="0" w:type="dxa"/>
              <w:right w:w="100" w:type="dxa"/>
            </w:tcMar>
            <w:vAlign w:val="bottom"/>
          </w:tcPr>
          <w:p w14:paraId="000001BC"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380</w:t>
            </w:r>
          </w:p>
        </w:tc>
        <w:tc>
          <w:tcPr>
            <w:tcW w:w="1657" w:type="dxa"/>
            <w:tcBorders>
              <w:bottom w:val="single" w:sz="8" w:space="0" w:color="D0D0D0"/>
              <w:right w:val="single" w:sz="8" w:space="0" w:color="D0D0D0"/>
            </w:tcBorders>
            <w:tcMar>
              <w:top w:w="0" w:type="dxa"/>
              <w:left w:w="100" w:type="dxa"/>
              <w:bottom w:w="0" w:type="dxa"/>
              <w:right w:w="100" w:type="dxa"/>
            </w:tcMar>
            <w:vAlign w:val="bottom"/>
          </w:tcPr>
          <w:p w14:paraId="000001BD"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0.002</w:t>
            </w:r>
          </w:p>
        </w:tc>
      </w:tr>
      <w:tr w:rsidR="00C14C0B" w:rsidRPr="00EB42BE" w14:paraId="7EC0EE99" w14:textId="77777777" w:rsidTr="007761DB">
        <w:trPr>
          <w:trHeight w:val="282"/>
        </w:trPr>
        <w:tc>
          <w:tcPr>
            <w:tcW w:w="5742" w:type="dxa"/>
            <w:tcBorders>
              <w:left w:val="single" w:sz="8" w:space="0" w:color="D0D0D0"/>
              <w:bottom w:val="single" w:sz="8" w:space="0" w:color="D0D0D0"/>
              <w:right w:val="single" w:sz="8" w:space="0" w:color="D0D0D0"/>
            </w:tcBorders>
            <w:shd w:val="clear" w:color="auto" w:fill="E8E8E8"/>
            <w:tcMar>
              <w:top w:w="0" w:type="dxa"/>
              <w:left w:w="100" w:type="dxa"/>
              <w:bottom w:w="0" w:type="dxa"/>
              <w:right w:w="100" w:type="dxa"/>
            </w:tcMar>
            <w:vAlign w:val="bottom"/>
          </w:tcPr>
          <w:p w14:paraId="000001BE" w14:textId="77777777" w:rsidR="00C14C0B" w:rsidRPr="00EB42BE" w:rsidRDefault="00DF6B49">
            <w:pPr>
              <w:spacing w:line="301" w:lineRule="auto"/>
              <w:rPr>
                <w:rFonts w:ascii="Arial" w:eastAsia="Arial" w:hAnsi="Arial" w:cs="Arial"/>
                <w:sz w:val="24"/>
                <w:szCs w:val="24"/>
              </w:rPr>
            </w:pPr>
            <w:r w:rsidRPr="00EB42BE">
              <w:rPr>
                <w:rFonts w:ascii="Arial" w:eastAsia="Arial" w:hAnsi="Arial" w:cs="Arial"/>
                <w:sz w:val="24"/>
                <w:szCs w:val="24"/>
              </w:rPr>
              <w:t>General Factors: Reasonable Prices</w:t>
            </w:r>
          </w:p>
        </w:tc>
        <w:tc>
          <w:tcPr>
            <w:tcW w:w="954" w:type="dxa"/>
            <w:tcBorders>
              <w:bottom w:val="single" w:sz="8" w:space="0" w:color="D0D0D0"/>
              <w:right w:val="single" w:sz="8" w:space="0" w:color="D0D0D0"/>
            </w:tcBorders>
            <w:tcMar>
              <w:top w:w="0" w:type="dxa"/>
              <w:left w:w="100" w:type="dxa"/>
              <w:bottom w:w="0" w:type="dxa"/>
              <w:right w:w="100" w:type="dxa"/>
            </w:tcMar>
            <w:vAlign w:val="bottom"/>
          </w:tcPr>
          <w:p w14:paraId="000001BF"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3.231</w:t>
            </w:r>
          </w:p>
        </w:tc>
        <w:tc>
          <w:tcPr>
            <w:tcW w:w="1021" w:type="dxa"/>
            <w:tcBorders>
              <w:bottom w:val="single" w:sz="8" w:space="0" w:color="D0D0D0"/>
              <w:right w:val="single" w:sz="8" w:space="0" w:color="D0D0D0"/>
            </w:tcBorders>
            <w:tcMar>
              <w:top w:w="0" w:type="dxa"/>
              <w:left w:w="100" w:type="dxa"/>
              <w:bottom w:w="0" w:type="dxa"/>
              <w:right w:w="100" w:type="dxa"/>
            </w:tcMar>
            <w:vAlign w:val="bottom"/>
          </w:tcPr>
          <w:p w14:paraId="000001C0"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378</w:t>
            </w:r>
          </w:p>
        </w:tc>
        <w:tc>
          <w:tcPr>
            <w:tcW w:w="1657" w:type="dxa"/>
            <w:tcBorders>
              <w:bottom w:val="single" w:sz="8" w:space="0" w:color="D0D0D0"/>
              <w:right w:val="single" w:sz="8" w:space="0" w:color="D0D0D0"/>
            </w:tcBorders>
            <w:tcMar>
              <w:top w:w="0" w:type="dxa"/>
              <w:left w:w="100" w:type="dxa"/>
              <w:bottom w:w="0" w:type="dxa"/>
              <w:right w:w="100" w:type="dxa"/>
            </w:tcMar>
            <w:vAlign w:val="bottom"/>
          </w:tcPr>
          <w:p w14:paraId="000001C1"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0.001</w:t>
            </w:r>
          </w:p>
        </w:tc>
      </w:tr>
      <w:tr w:rsidR="00C14C0B" w:rsidRPr="00EB42BE" w14:paraId="0CD14F63" w14:textId="77777777" w:rsidTr="007761DB">
        <w:trPr>
          <w:trHeight w:val="282"/>
        </w:trPr>
        <w:tc>
          <w:tcPr>
            <w:tcW w:w="5742" w:type="dxa"/>
            <w:tcBorders>
              <w:left w:val="single" w:sz="8" w:space="0" w:color="D0D0D0"/>
              <w:bottom w:val="single" w:sz="8" w:space="0" w:color="D0D0D0"/>
              <w:right w:val="single" w:sz="8" w:space="0" w:color="D0D0D0"/>
            </w:tcBorders>
            <w:shd w:val="clear" w:color="auto" w:fill="E8E8E8"/>
            <w:tcMar>
              <w:top w:w="0" w:type="dxa"/>
              <w:left w:w="100" w:type="dxa"/>
              <w:bottom w:w="0" w:type="dxa"/>
              <w:right w:w="100" w:type="dxa"/>
            </w:tcMar>
            <w:vAlign w:val="bottom"/>
          </w:tcPr>
          <w:p w14:paraId="000001C2" w14:textId="77777777" w:rsidR="00C14C0B" w:rsidRPr="00EB42BE" w:rsidRDefault="00000000">
            <w:pPr>
              <w:spacing w:line="301" w:lineRule="auto"/>
              <w:rPr>
                <w:rFonts w:ascii="Arial" w:eastAsia="Arial" w:hAnsi="Arial" w:cs="Arial"/>
                <w:sz w:val="24"/>
                <w:szCs w:val="24"/>
              </w:rPr>
            </w:pPr>
            <w:sdt>
              <w:sdtPr>
                <w:rPr>
                  <w:rFonts w:ascii="Arial" w:hAnsi="Arial" w:cs="Arial"/>
                </w:rPr>
                <w:tag w:val="goog_rdk_17"/>
                <w:id w:val="-1793284790"/>
              </w:sdtPr>
              <w:sdtContent/>
            </w:sdt>
            <w:r w:rsidR="00DF6B49" w:rsidRPr="00EB42BE">
              <w:rPr>
                <w:rFonts w:ascii="Arial" w:eastAsia="Arial" w:hAnsi="Arial" w:cs="Arial"/>
                <w:sz w:val="24"/>
                <w:szCs w:val="24"/>
              </w:rPr>
              <w:t>General Factors: Excellent Customer Service</w:t>
            </w:r>
          </w:p>
        </w:tc>
        <w:tc>
          <w:tcPr>
            <w:tcW w:w="954" w:type="dxa"/>
            <w:tcBorders>
              <w:bottom w:val="single" w:sz="8" w:space="0" w:color="D0D0D0"/>
              <w:right w:val="single" w:sz="8" w:space="0" w:color="D0D0D0"/>
            </w:tcBorders>
            <w:tcMar>
              <w:top w:w="0" w:type="dxa"/>
              <w:left w:w="100" w:type="dxa"/>
              <w:bottom w:w="0" w:type="dxa"/>
              <w:right w:w="100" w:type="dxa"/>
            </w:tcMar>
            <w:vAlign w:val="bottom"/>
          </w:tcPr>
          <w:p w14:paraId="000001C3"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-9.039</w:t>
            </w:r>
          </w:p>
        </w:tc>
        <w:tc>
          <w:tcPr>
            <w:tcW w:w="1021" w:type="dxa"/>
            <w:tcBorders>
              <w:bottom w:val="single" w:sz="8" w:space="0" w:color="D0D0D0"/>
              <w:right w:val="single" w:sz="8" w:space="0" w:color="D0D0D0"/>
            </w:tcBorders>
            <w:tcMar>
              <w:top w:w="0" w:type="dxa"/>
              <w:left w:w="100" w:type="dxa"/>
              <w:bottom w:w="0" w:type="dxa"/>
              <w:right w:w="100" w:type="dxa"/>
            </w:tcMar>
            <w:vAlign w:val="bottom"/>
          </w:tcPr>
          <w:p w14:paraId="000001C4"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381</w:t>
            </w:r>
          </w:p>
        </w:tc>
        <w:tc>
          <w:tcPr>
            <w:tcW w:w="1657" w:type="dxa"/>
            <w:tcBorders>
              <w:bottom w:val="single" w:sz="8" w:space="0" w:color="D0D0D0"/>
              <w:right w:val="single" w:sz="8" w:space="0" w:color="D0D0D0"/>
            </w:tcBorders>
            <w:tcMar>
              <w:top w:w="0" w:type="dxa"/>
              <w:left w:w="100" w:type="dxa"/>
              <w:bottom w:w="0" w:type="dxa"/>
              <w:right w:w="100" w:type="dxa"/>
            </w:tcMar>
            <w:vAlign w:val="bottom"/>
          </w:tcPr>
          <w:p w14:paraId="000001C5"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&lt;.001</w:t>
            </w:r>
          </w:p>
        </w:tc>
      </w:tr>
      <w:tr w:rsidR="00C14C0B" w:rsidRPr="00EB42BE" w14:paraId="54DF4A00" w14:textId="77777777" w:rsidTr="007761DB">
        <w:trPr>
          <w:trHeight w:val="282"/>
        </w:trPr>
        <w:tc>
          <w:tcPr>
            <w:tcW w:w="5742" w:type="dxa"/>
            <w:tcBorders>
              <w:left w:val="single" w:sz="8" w:space="0" w:color="D0D0D0"/>
              <w:bottom w:val="single" w:sz="8" w:space="0" w:color="D0D0D0"/>
              <w:right w:val="single" w:sz="8" w:space="0" w:color="D0D0D0"/>
            </w:tcBorders>
            <w:shd w:val="clear" w:color="auto" w:fill="E8E8E8"/>
            <w:tcMar>
              <w:top w:w="0" w:type="dxa"/>
              <w:left w:w="100" w:type="dxa"/>
              <w:bottom w:w="0" w:type="dxa"/>
              <w:right w:w="100" w:type="dxa"/>
            </w:tcMar>
            <w:vAlign w:val="bottom"/>
          </w:tcPr>
          <w:p w14:paraId="000001C6" w14:textId="77777777" w:rsidR="00C14C0B" w:rsidRPr="00EB42BE" w:rsidRDefault="00DF6B49">
            <w:pPr>
              <w:spacing w:line="301" w:lineRule="auto"/>
              <w:rPr>
                <w:rFonts w:ascii="Arial" w:eastAsia="Arial" w:hAnsi="Arial" w:cs="Arial"/>
                <w:sz w:val="24"/>
                <w:szCs w:val="24"/>
              </w:rPr>
            </w:pPr>
            <w:r w:rsidRPr="00EB42BE">
              <w:rPr>
                <w:rFonts w:ascii="Arial" w:eastAsia="Arial" w:hAnsi="Arial" w:cs="Arial"/>
                <w:sz w:val="24"/>
                <w:szCs w:val="24"/>
              </w:rPr>
              <w:t>General Factors: Product Quality</w:t>
            </w:r>
          </w:p>
        </w:tc>
        <w:tc>
          <w:tcPr>
            <w:tcW w:w="954" w:type="dxa"/>
            <w:tcBorders>
              <w:bottom w:val="single" w:sz="8" w:space="0" w:color="D0D0D0"/>
              <w:right w:val="single" w:sz="8" w:space="0" w:color="D0D0D0"/>
            </w:tcBorders>
            <w:tcMar>
              <w:top w:w="0" w:type="dxa"/>
              <w:left w:w="100" w:type="dxa"/>
              <w:bottom w:w="0" w:type="dxa"/>
              <w:right w:w="100" w:type="dxa"/>
            </w:tcMar>
            <w:vAlign w:val="bottom"/>
          </w:tcPr>
          <w:p w14:paraId="000001C7"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-1.191</w:t>
            </w:r>
          </w:p>
        </w:tc>
        <w:tc>
          <w:tcPr>
            <w:tcW w:w="1021" w:type="dxa"/>
            <w:tcBorders>
              <w:bottom w:val="single" w:sz="8" w:space="0" w:color="D0D0D0"/>
              <w:right w:val="single" w:sz="8" w:space="0" w:color="D0D0D0"/>
            </w:tcBorders>
            <w:tcMar>
              <w:top w:w="0" w:type="dxa"/>
              <w:left w:w="100" w:type="dxa"/>
              <w:bottom w:w="0" w:type="dxa"/>
              <w:right w:w="100" w:type="dxa"/>
            </w:tcMar>
            <w:vAlign w:val="bottom"/>
          </w:tcPr>
          <w:p w14:paraId="000001C8"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379</w:t>
            </w:r>
          </w:p>
        </w:tc>
        <w:tc>
          <w:tcPr>
            <w:tcW w:w="1657" w:type="dxa"/>
            <w:tcBorders>
              <w:bottom w:val="single" w:sz="8" w:space="0" w:color="D0D0D0"/>
              <w:right w:val="single" w:sz="8" w:space="0" w:color="D0D0D0"/>
            </w:tcBorders>
            <w:tcMar>
              <w:top w:w="0" w:type="dxa"/>
              <w:left w:w="100" w:type="dxa"/>
              <w:bottom w:w="0" w:type="dxa"/>
              <w:right w:w="100" w:type="dxa"/>
            </w:tcMar>
            <w:vAlign w:val="bottom"/>
          </w:tcPr>
          <w:p w14:paraId="000001C9"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0.234</w:t>
            </w:r>
          </w:p>
        </w:tc>
      </w:tr>
      <w:tr w:rsidR="00C14C0B" w:rsidRPr="00EB42BE" w14:paraId="1526D551" w14:textId="77777777" w:rsidTr="007761DB">
        <w:trPr>
          <w:trHeight w:val="282"/>
        </w:trPr>
        <w:tc>
          <w:tcPr>
            <w:tcW w:w="5742" w:type="dxa"/>
            <w:tcBorders>
              <w:left w:val="single" w:sz="8" w:space="0" w:color="D0D0D0"/>
              <w:bottom w:val="single" w:sz="8" w:space="0" w:color="000000"/>
              <w:right w:val="single" w:sz="8" w:space="0" w:color="D0D0D0"/>
            </w:tcBorders>
            <w:shd w:val="clear" w:color="auto" w:fill="E8E8E8"/>
            <w:tcMar>
              <w:top w:w="0" w:type="dxa"/>
              <w:left w:w="100" w:type="dxa"/>
              <w:bottom w:w="0" w:type="dxa"/>
              <w:right w:w="100" w:type="dxa"/>
            </w:tcMar>
            <w:vAlign w:val="bottom"/>
          </w:tcPr>
          <w:p w14:paraId="000001CA" w14:textId="77777777" w:rsidR="00C14C0B" w:rsidRPr="00EB42BE" w:rsidRDefault="00DF6B49">
            <w:pPr>
              <w:spacing w:line="301" w:lineRule="auto"/>
              <w:rPr>
                <w:rFonts w:ascii="Arial" w:eastAsia="Arial" w:hAnsi="Arial" w:cs="Arial"/>
                <w:sz w:val="24"/>
                <w:szCs w:val="24"/>
              </w:rPr>
            </w:pPr>
            <w:r w:rsidRPr="00EB42BE">
              <w:rPr>
                <w:rFonts w:ascii="Arial" w:eastAsia="Arial" w:hAnsi="Arial" w:cs="Arial"/>
                <w:sz w:val="24"/>
                <w:szCs w:val="24"/>
              </w:rPr>
              <w:t>General Factors: Flexible Return Policy</w:t>
            </w:r>
          </w:p>
        </w:tc>
        <w:tc>
          <w:tcPr>
            <w:tcW w:w="954" w:type="dxa"/>
            <w:tcBorders>
              <w:bottom w:val="single" w:sz="8" w:space="0" w:color="000000"/>
              <w:right w:val="single" w:sz="8" w:space="0" w:color="D0D0D0"/>
            </w:tcBorders>
            <w:tcMar>
              <w:top w:w="0" w:type="dxa"/>
              <w:left w:w="100" w:type="dxa"/>
              <w:bottom w:w="0" w:type="dxa"/>
              <w:right w:w="100" w:type="dxa"/>
            </w:tcMar>
            <w:vAlign w:val="bottom"/>
          </w:tcPr>
          <w:p w14:paraId="000001CB"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-2.908</w:t>
            </w:r>
          </w:p>
        </w:tc>
        <w:tc>
          <w:tcPr>
            <w:tcW w:w="1021" w:type="dxa"/>
            <w:tcBorders>
              <w:bottom w:val="single" w:sz="8" w:space="0" w:color="000000"/>
              <w:right w:val="single" w:sz="8" w:space="0" w:color="D0D0D0"/>
            </w:tcBorders>
            <w:tcMar>
              <w:top w:w="0" w:type="dxa"/>
              <w:left w:w="100" w:type="dxa"/>
              <w:bottom w:w="0" w:type="dxa"/>
              <w:right w:w="100" w:type="dxa"/>
            </w:tcMar>
            <w:vAlign w:val="bottom"/>
          </w:tcPr>
          <w:p w14:paraId="000001CC"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378</w:t>
            </w:r>
          </w:p>
        </w:tc>
        <w:tc>
          <w:tcPr>
            <w:tcW w:w="1657" w:type="dxa"/>
            <w:tcBorders>
              <w:bottom w:val="single" w:sz="8" w:space="0" w:color="000000"/>
              <w:right w:val="single" w:sz="8" w:space="0" w:color="D0D0D0"/>
            </w:tcBorders>
            <w:tcMar>
              <w:top w:w="0" w:type="dxa"/>
              <w:left w:w="100" w:type="dxa"/>
              <w:bottom w:w="0" w:type="dxa"/>
              <w:right w:w="100" w:type="dxa"/>
            </w:tcMar>
            <w:vAlign w:val="bottom"/>
          </w:tcPr>
          <w:p w14:paraId="000001CD" w14:textId="77777777" w:rsidR="00C14C0B" w:rsidRPr="00EB42BE" w:rsidRDefault="00DF6B49">
            <w:pPr>
              <w:spacing w:line="301" w:lineRule="auto"/>
              <w:jc w:val="right"/>
              <w:rPr>
                <w:rFonts w:ascii="Arial" w:eastAsia="Arial" w:hAnsi="Arial" w:cs="Arial"/>
                <w:sz w:val="24"/>
                <w:szCs w:val="24"/>
              </w:rPr>
            </w:pPr>
            <w:r w:rsidRPr="00EB42BE">
              <w:rPr>
                <w:rFonts w:ascii="Arial" w:eastAsia="Arial" w:hAnsi="Arial" w:cs="Arial"/>
                <w:sz w:val="24"/>
                <w:szCs w:val="24"/>
              </w:rPr>
              <w:t>0.004</w:t>
            </w:r>
          </w:p>
        </w:tc>
      </w:tr>
    </w:tbl>
    <w:p w14:paraId="000001CE" w14:textId="77777777" w:rsidR="00C14C0B" w:rsidRPr="00EB42BE" w:rsidRDefault="00C14C0B">
      <w:pPr>
        <w:spacing w:after="0" w:line="301" w:lineRule="auto"/>
        <w:jc w:val="center"/>
        <w:rPr>
          <w:rFonts w:ascii="Arial" w:eastAsia="Arial" w:hAnsi="Arial" w:cs="Arial"/>
          <w:u w:val="single"/>
        </w:rPr>
      </w:pPr>
    </w:p>
    <w:p w14:paraId="000001CF" w14:textId="67D0DA12" w:rsidR="00C14C0B" w:rsidRPr="00EB42BE" w:rsidRDefault="00DF6B49">
      <w:pPr>
        <w:spacing w:after="0" w:line="240" w:lineRule="auto"/>
        <w:jc w:val="both"/>
        <w:rPr>
          <w:rFonts w:ascii="Arial" w:eastAsia="Arial" w:hAnsi="Arial" w:cs="Arial"/>
        </w:rPr>
      </w:pPr>
      <w:r w:rsidRPr="00EB42BE">
        <w:rPr>
          <w:rFonts w:ascii="Arial" w:eastAsia="Arial" w:hAnsi="Arial" w:cs="Arial"/>
        </w:rPr>
        <w:t xml:space="preserve">The Sig (2-tailed) is &lt; 0.05 for all the following variables (Variety of Product Options, Stores are conveniently located, Excellent Customer Service, and Flexible Return Policy), this means the results are statistically significant. However, only the t-score for Variety of Product Options and Stores are Conveniently located </w:t>
      </w:r>
      <w:r w:rsidR="00EF40EA" w:rsidRPr="00EB42BE">
        <w:rPr>
          <w:rFonts w:ascii="Arial" w:eastAsia="Arial" w:hAnsi="Arial" w:cs="Arial"/>
        </w:rPr>
        <w:t>is</w:t>
      </w:r>
      <w:r w:rsidRPr="00EB42BE">
        <w:rPr>
          <w:rFonts w:ascii="Arial" w:eastAsia="Arial" w:hAnsi="Arial" w:cs="Arial"/>
        </w:rPr>
        <w:t xml:space="preserve"> positive, meaning the mean is greater than the test value chosen (4). Although the Excellent Customer </w:t>
      </w:r>
      <w:r w:rsidR="00EF40EA" w:rsidRPr="00EB42BE">
        <w:rPr>
          <w:rFonts w:ascii="Arial" w:eastAsia="Arial" w:hAnsi="Arial" w:cs="Arial"/>
        </w:rPr>
        <w:t>Service</w:t>
      </w:r>
      <w:r w:rsidRPr="00EB42BE">
        <w:rPr>
          <w:rFonts w:ascii="Arial" w:eastAsia="Arial" w:hAnsi="Arial" w:cs="Arial"/>
        </w:rPr>
        <w:t xml:space="preserve"> and Flexible Return Policy variables are statistically significant, </w:t>
      </w:r>
      <w:r w:rsidR="00EF40EA" w:rsidRPr="00EB42BE">
        <w:rPr>
          <w:rFonts w:ascii="Arial" w:eastAsia="Arial" w:hAnsi="Arial" w:cs="Arial"/>
        </w:rPr>
        <w:t>their</w:t>
      </w:r>
      <w:r w:rsidRPr="00EB42BE">
        <w:rPr>
          <w:rFonts w:ascii="Arial" w:eastAsia="Arial" w:hAnsi="Arial" w:cs="Arial"/>
        </w:rPr>
        <w:t xml:space="preserve"> t-score is negative. </w:t>
      </w:r>
      <w:sdt>
        <w:sdtPr>
          <w:rPr>
            <w:rFonts w:ascii="Arial" w:hAnsi="Arial" w:cs="Arial"/>
          </w:rPr>
          <w:tag w:val="goog_rdk_18"/>
          <w:id w:val="463777714"/>
        </w:sdtPr>
        <w:sdtContent/>
      </w:sdt>
      <w:r w:rsidRPr="00EB42BE">
        <w:rPr>
          <w:rFonts w:ascii="Arial" w:eastAsia="Arial" w:hAnsi="Arial" w:cs="Arial"/>
        </w:rPr>
        <w:t>This means that the mean of this variable is</w:t>
      </w:r>
      <w:r w:rsidR="00A201D5">
        <w:rPr>
          <w:rFonts w:ascii="Arial" w:eastAsia="Arial" w:hAnsi="Arial" w:cs="Arial"/>
        </w:rPr>
        <w:t xml:space="preserve"> significantly</w:t>
      </w:r>
      <w:r w:rsidRPr="00EB42BE">
        <w:rPr>
          <w:rFonts w:ascii="Arial" w:eastAsia="Arial" w:hAnsi="Arial" w:cs="Arial"/>
        </w:rPr>
        <w:t xml:space="preserve"> less than the test value chosen (4). </w:t>
      </w:r>
      <w:r w:rsidR="00A7423E" w:rsidRPr="00EB42BE">
        <w:rPr>
          <w:rFonts w:ascii="Arial" w:eastAsia="Arial" w:hAnsi="Arial" w:cs="Arial"/>
        </w:rPr>
        <w:t>However,</w:t>
      </w:r>
      <w:r w:rsidRPr="00EB42BE">
        <w:rPr>
          <w:rFonts w:ascii="Arial" w:eastAsia="Arial" w:hAnsi="Arial" w:cs="Arial"/>
        </w:rPr>
        <w:t xml:space="preserve"> the Sig.(2-tailed) is </w:t>
      </w:r>
      <w:sdt>
        <w:sdtPr>
          <w:rPr>
            <w:rFonts w:ascii="Arial" w:hAnsi="Arial" w:cs="Arial"/>
          </w:rPr>
          <w:tag w:val="goog_rdk_20"/>
          <w:id w:val="788015821"/>
        </w:sdtPr>
        <w:sdtContent>
          <w:r w:rsidRPr="00EB42BE">
            <w:rPr>
              <w:rFonts w:ascii="Arial" w:eastAsia="Arial" w:hAnsi="Arial" w:cs="Arial"/>
            </w:rPr>
            <w:t xml:space="preserve"> &gt; </w:t>
          </w:r>
        </w:sdtContent>
      </w:sdt>
      <w:r w:rsidRPr="00EB42BE">
        <w:rPr>
          <w:rFonts w:ascii="Arial" w:eastAsia="Arial" w:hAnsi="Arial" w:cs="Arial"/>
        </w:rPr>
        <w:t xml:space="preserve">0.05 for the following variables (Fast Self-Checkout and Product Quality), this means that the results are statistically insignificant and we fail to reject the null hypothesis. </w:t>
      </w:r>
    </w:p>
    <w:p w14:paraId="000001D0" w14:textId="77777777" w:rsidR="00C14C0B" w:rsidRPr="00EB42BE" w:rsidRDefault="00DF6B49">
      <w:pPr>
        <w:spacing w:after="0" w:line="301" w:lineRule="auto"/>
        <w:rPr>
          <w:rFonts w:ascii="Arial" w:eastAsia="Arial" w:hAnsi="Arial" w:cs="Arial"/>
          <w:u w:val="single"/>
        </w:rPr>
      </w:pPr>
      <w:r w:rsidRPr="00EB42BE">
        <w:rPr>
          <w:rFonts w:ascii="Arial" w:eastAsia="Arial" w:hAnsi="Arial" w:cs="Arial"/>
          <w:u w:val="single"/>
        </w:rPr>
        <w:t xml:space="preserve">  </w:t>
      </w:r>
    </w:p>
    <w:p w14:paraId="21F0572B" w14:textId="77777777" w:rsidR="00D41650" w:rsidRDefault="00D41650">
      <w:pPr>
        <w:rPr>
          <w:ins w:id="1" w:author="Beheruz N. Sethna" w:date="2024-04-25T15:01:00Z"/>
          <w:rFonts w:ascii="Arial" w:eastAsia="Arial" w:hAnsi="Arial" w:cs="Arial"/>
          <w:b/>
        </w:rPr>
      </w:pPr>
      <w:ins w:id="2" w:author="Beheruz N. Sethna" w:date="2024-04-25T15:01:00Z">
        <w:r>
          <w:rPr>
            <w:rFonts w:ascii="Arial" w:eastAsia="Arial" w:hAnsi="Arial" w:cs="Arial"/>
            <w:b/>
          </w:rPr>
          <w:br w:type="page"/>
        </w:r>
      </w:ins>
    </w:p>
    <w:p w14:paraId="134B1803" w14:textId="62599685" w:rsidR="00EF40EA" w:rsidRPr="00EB42BE" w:rsidRDefault="00EF40EA" w:rsidP="00EF40EA">
      <w:pPr>
        <w:spacing w:after="160" w:line="301" w:lineRule="auto"/>
        <w:rPr>
          <w:rFonts w:ascii="Arial" w:eastAsia="Arial" w:hAnsi="Arial" w:cs="Arial"/>
          <w:b/>
        </w:rPr>
      </w:pPr>
      <w:r w:rsidRPr="00EB42BE">
        <w:rPr>
          <w:rFonts w:ascii="Arial" w:eastAsia="Arial" w:hAnsi="Arial" w:cs="Arial"/>
          <w:b/>
        </w:rPr>
        <w:lastRenderedPageBreak/>
        <w:t>The following variables had means significantly greater than 4:</w:t>
      </w:r>
    </w:p>
    <w:p w14:paraId="42E4EA2E" w14:textId="77777777" w:rsidR="00EF40EA" w:rsidRPr="00EB42BE" w:rsidRDefault="00EF40EA" w:rsidP="00EF40EA">
      <w:pPr>
        <w:spacing w:after="160" w:line="301" w:lineRule="auto"/>
        <w:rPr>
          <w:rFonts w:ascii="Arial" w:eastAsia="Arial" w:hAnsi="Arial" w:cs="Arial"/>
        </w:rPr>
      </w:pPr>
      <w:r w:rsidRPr="00EB42BE">
        <w:rPr>
          <w:rFonts w:ascii="Arial" w:eastAsia="Arial" w:hAnsi="Arial" w:cs="Arial"/>
        </w:rPr>
        <w:t>General Factors: Reasonable Prices</w:t>
      </w:r>
    </w:p>
    <w:p w14:paraId="62F8BE4D" w14:textId="77777777" w:rsidR="00EF40EA" w:rsidRPr="00EB42BE" w:rsidRDefault="00EF40EA" w:rsidP="00EF40EA">
      <w:pPr>
        <w:spacing w:after="160" w:line="301" w:lineRule="auto"/>
        <w:rPr>
          <w:rFonts w:ascii="Arial" w:eastAsia="Arial" w:hAnsi="Arial" w:cs="Arial"/>
        </w:rPr>
      </w:pPr>
      <w:r w:rsidRPr="00EB42BE">
        <w:rPr>
          <w:rFonts w:ascii="Arial" w:eastAsia="Arial" w:hAnsi="Arial" w:cs="Arial"/>
        </w:rPr>
        <w:t>General Factors: Variety of Product Options</w:t>
      </w:r>
    </w:p>
    <w:p w14:paraId="7BA976C5" w14:textId="77777777" w:rsidR="00EF40EA" w:rsidRPr="00EB42BE" w:rsidRDefault="00EF40EA" w:rsidP="00EF40EA">
      <w:pPr>
        <w:spacing w:after="160" w:line="301" w:lineRule="auto"/>
        <w:rPr>
          <w:rFonts w:ascii="Arial" w:eastAsia="Arial" w:hAnsi="Arial" w:cs="Arial"/>
        </w:rPr>
      </w:pPr>
      <w:r w:rsidRPr="00EB42BE">
        <w:rPr>
          <w:rFonts w:ascii="Arial" w:eastAsia="Arial" w:hAnsi="Arial" w:cs="Arial"/>
        </w:rPr>
        <w:t xml:space="preserve">General Factors: Stores are conveniently located </w:t>
      </w:r>
    </w:p>
    <w:p w14:paraId="2F3E6BDD" w14:textId="77777777" w:rsidR="00EF40EA" w:rsidRPr="00EB42BE" w:rsidRDefault="00EF40EA" w:rsidP="00EF40EA">
      <w:pPr>
        <w:spacing w:after="160" w:line="301" w:lineRule="auto"/>
        <w:rPr>
          <w:rFonts w:ascii="Arial" w:eastAsia="Arial" w:hAnsi="Arial" w:cs="Arial"/>
        </w:rPr>
      </w:pPr>
    </w:p>
    <w:p w14:paraId="08BCC05A" w14:textId="77777777" w:rsidR="00EF40EA" w:rsidRPr="00EB42BE" w:rsidRDefault="00EF40EA" w:rsidP="00EF40EA">
      <w:pPr>
        <w:spacing w:after="160" w:line="301" w:lineRule="auto"/>
        <w:rPr>
          <w:rFonts w:ascii="Arial" w:eastAsia="Arial" w:hAnsi="Arial" w:cs="Arial"/>
        </w:rPr>
      </w:pPr>
      <w:r w:rsidRPr="00EB42BE">
        <w:rPr>
          <w:rFonts w:ascii="Arial" w:eastAsia="Arial" w:hAnsi="Arial" w:cs="Arial"/>
          <w:b/>
        </w:rPr>
        <w:t>The following variables had means insignificantly different from 4:</w:t>
      </w:r>
    </w:p>
    <w:p w14:paraId="4C2BDF9D" w14:textId="77777777" w:rsidR="00EF40EA" w:rsidRPr="00F26C05" w:rsidRDefault="00EF40EA" w:rsidP="00EF40EA">
      <w:pPr>
        <w:spacing w:after="160" w:line="301" w:lineRule="auto"/>
        <w:rPr>
          <w:rFonts w:ascii="Arial" w:eastAsia="Arial" w:hAnsi="Arial" w:cs="Arial"/>
        </w:rPr>
      </w:pPr>
      <w:r w:rsidRPr="00EB42BE">
        <w:rPr>
          <w:rFonts w:ascii="Arial" w:eastAsia="Arial" w:hAnsi="Arial" w:cs="Arial"/>
        </w:rPr>
        <w:t xml:space="preserve">General </w:t>
      </w:r>
      <w:r w:rsidRPr="00F26C05">
        <w:rPr>
          <w:rFonts w:ascii="Arial" w:eastAsia="Arial" w:hAnsi="Arial" w:cs="Arial"/>
        </w:rPr>
        <w:t xml:space="preserve">Factors: Product Quality </w:t>
      </w:r>
    </w:p>
    <w:p w14:paraId="6EAF3195" w14:textId="73AA9ECB" w:rsidR="00EF40EA" w:rsidRPr="00F26C05" w:rsidRDefault="00EF40EA" w:rsidP="00EF40EA">
      <w:pPr>
        <w:spacing w:after="160" w:line="301" w:lineRule="auto"/>
        <w:rPr>
          <w:rFonts w:ascii="Arial" w:eastAsia="Arial" w:hAnsi="Arial" w:cs="Arial"/>
        </w:rPr>
      </w:pPr>
      <w:r w:rsidRPr="00F26C05">
        <w:rPr>
          <w:rFonts w:ascii="Arial" w:eastAsia="Arial" w:hAnsi="Arial" w:cs="Arial"/>
        </w:rPr>
        <w:t xml:space="preserve">General Factors: Fast Self-Checkout </w:t>
      </w:r>
    </w:p>
    <w:p w14:paraId="520E0FA6" w14:textId="77777777" w:rsidR="00EF40EA" w:rsidRPr="00F26C05" w:rsidRDefault="00EF40EA" w:rsidP="00EF40EA">
      <w:pPr>
        <w:spacing w:after="160" w:line="301" w:lineRule="auto"/>
        <w:rPr>
          <w:rFonts w:ascii="Arial" w:eastAsia="Arial" w:hAnsi="Arial" w:cs="Arial"/>
          <w:b/>
        </w:rPr>
      </w:pPr>
      <w:r w:rsidRPr="00F26C05">
        <w:rPr>
          <w:rFonts w:ascii="Arial" w:eastAsia="Arial" w:hAnsi="Arial" w:cs="Arial"/>
          <w:b/>
        </w:rPr>
        <w:t xml:space="preserve">The following variables had means significantly less than 4, but significantly greater than 3: </w:t>
      </w:r>
    </w:p>
    <w:p w14:paraId="007B2A27" w14:textId="77777777" w:rsidR="00EF40EA" w:rsidRPr="00F26C05" w:rsidRDefault="00EF40EA" w:rsidP="00EF40EA">
      <w:pPr>
        <w:spacing w:after="160" w:line="301" w:lineRule="auto"/>
        <w:rPr>
          <w:rFonts w:ascii="Arial" w:eastAsia="Arial" w:hAnsi="Arial" w:cs="Arial"/>
        </w:rPr>
      </w:pPr>
      <w:r w:rsidRPr="00F26C05">
        <w:rPr>
          <w:rFonts w:ascii="Arial" w:eastAsia="Arial" w:hAnsi="Arial" w:cs="Arial"/>
        </w:rPr>
        <w:t>General Factors: Excellent Customer Service</w:t>
      </w:r>
    </w:p>
    <w:p w14:paraId="5379C44C" w14:textId="3B0764A1" w:rsidR="00EF40EA" w:rsidRPr="00F26C05" w:rsidRDefault="00EF40EA" w:rsidP="00EF40EA">
      <w:pPr>
        <w:spacing w:after="160" w:line="301" w:lineRule="auto"/>
        <w:rPr>
          <w:rFonts w:ascii="Arial" w:eastAsia="Arial" w:hAnsi="Arial" w:cs="Arial"/>
        </w:rPr>
      </w:pPr>
      <w:r w:rsidRPr="00F26C05">
        <w:rPr>
          <w:rFonts w:ascii="Arial" w:eastAsia="Arial" w:hAnsi="Arial" w:cs="Arial"/>
        </w:rPr>
        <w:t xml:space="preserve">General Factors: Flexible Return Policy </w:t>
      </w:r>
    </w:p>
    <w:p w14:paraId="016C88B8" w14:textId="77777777" w:rsidR="00EF40EA" w:rsidRPr="00F26C05" w:rsidRDefault="00EF40EA" w:rsidP="00EF40EA">
      <w:pPr>
        <w:spacing w:after="160" w:line="301" w:lineRule="auto"/>
        <w:rPr>
          <w:rFonts w:ascii="Arial" w:eastAsia="Arial" w:hAnsi="Arial" w:cs="Arial"/>
          <w:b/>
        </w:rPr>
      </w:pPr>
      <w:r w:rsidRPr="00F26C05">
        <w:rPr>
          <w:rFonts w:ascii="Arial" w:eastAsia="Arial" w:hAnsi="Arial" w:cs="Arial"/>
          <w:b/>
        </w:rPr>
        <w:t>The following variables had means insignificantly different from 3:</w:t>
      </w:r>
    </w:p>
    <w:p w14:paraId="27EE8649" w14:textId="59050CF3" w:rsidR="00EF40EA" w:rsidRPr="00F26C05" w:rsidRDefault="00000000" w:rsidP="00EF40EA">
      <w:pPr>
        <w:spacing w:after="160" w:line="301" w:lineRule="auto"/>
        <w:rPr>
          <w:rFonts w:ascii="Arial" w:eastAsia="Arial" w:hAnsi="Arial" w:cs="Arial"/>
        </w:rPr>
      </w:pPr>
      <w:sdt>
        <w:sdtPr>
          <w:rPr>
            <w:rFonts w:ascii="Arial" w:hAnsi="Arial" w:cs="Arial"/>
          </w:rPr>
          <w:tag w:val="goog_rdk_14"/>
          <w:id w:val="-1342781673"/>
        </w:sdtPr>
        <w:sdtContent/>
      </w:sdt>
      <w:r w:rsidR="00EF40EA" w:rsidRPr="00F26C05">
        <w:rPr>
          <w:rFonts w:ascii="Arial" w:eastAsia="Arial" w:hAnsi="Arial" w:cs="Arial"/>
        </w:rPr>
        <w:t>None</w:t>
      </w:r>
    </w:p>
    <w:p w14:paraId="04A26854" w14:textId="690367FA" w:rsidR="00EF40EA" w:rsidRPr="00F26C05" w:rsidRDefault="00EF40EA" w:rsidP="00EF40EA">
      <w:pPr>
        <w:spacing w:after="160" w:line="301" w:lineRule="auto"/>
        <w:rPr>
          <w:rFonts w:ascii="Arial" w:eastAsia="Arial" w:hAnsi="Arial" w:cs="Arial"/>
          <w:b/>
        </w:rPr>
      </w:pPr>
      <w:r w:rsidRPr="00F26C05">
        <w:rPr>
          <w:rFonts w:ascii="Arial" w:eastAsia="Arial" w:hAnsi="Arial" w:cs="Arial"/>
          <w:b/>
        </w:rPr>
        <w:t>The following variables had means significantly less than 3:</w:t>
      </w:r>
    </w:p>
    <w:p w14:paraId="56087481" w14:textId="246CBEBE" w:rsidR="00EF40EA" w:rsidRPr="00F26C05" w:rsidRDefault="00EF40EA" w:rsidP="00EF40EA">
      <w:pPr>
        <w:spacing w:after="160" w:line="301" w:lineRule="auto"/>
        <w:rPr>
          <w:rFonts w:ascii="Arial" w:eastAsia="Arial" w:hAnsi="Arial" w:cs="Arial"/>
        </w:rPr>
      </w:pPr>
      <w:r w:rsidRPr="00F26C05">
        <w:rPr>
          <w:rFonts w:ascii="Arial" w:eastAsia="Arial" w:hAnsi="Arial" w:cs="Arial"/>
        </w:rPr>
        <w:t>None</w:t>
      </w:r>
    </w:p>
    <w:p w14:paraId="27B744DE" w14:textId="77777777" w:rsidR="00EF40EA" w:rsidRPr="00F26C05" w:rsidRDefault="00EF40EA" w:rsidP="00EF40EA">
      <w:pPr>
        <w:pStyle w:val="NormalWeb"/>
        <w:jc w:val="both"/>
        <w:rPr>
          <w:rFonts w:ascii="Arial" w:eastAsia="Times New Roman" w:hAnsi="Arial" w:cs="Arial"/>
          <w:sz w:val="22"/>
          <w:szCs w:val="22"/>
        </w:rPr>
      </w:pPr>
      <w:r w:rsidRPr="00F26C05">
        <w:rPr>
          <w:rFonts w:ascii="Arial" w:eastAsia="Arial" w:hAnsi="Arial" w:cs="Arial"/>
          <w:b/>
          <w:sz w:val="22"/>
          <w:szCs w:val="22"/>
        </w:rPr>
        <w:t xml:space="preserve">Managerial Conclusion: </w:t>
      </w:r>
      <w:r w:rsidRPr="00F26C05">
        <w:rPr>
          <w:rFonts w:ascii="Arial" w:eastAsia="Times New Roman" w:hAnsi="Arial" w:cs="Arial"/>
          <w:color w:val="000000"/>
          <w:sz w:val="22"/>
          <w:szCs w:val="22"/>
        </w:rPr>
        <w:t>Our data collected shows that conveniently located stores, reasonable prices, and diverse product options are the most important factors when consumers are choosing where to shop, followed closely by product quality and fast self-checkout. The manager would be advised to take into consideration these five factors when attempting to create a satisfactory shopping experience. </w:t>
      </w:r>
    </w:p>
    <w:p w14:paraId="1D6A6A02" w14:textId="3B475031" w:rsidR="00EF40EA" w:rsidRPr="00EB42BE" w:rsidRDefault="00EF40EA" w:rsidP="00EF40EA">
      <w:pPr>
        <w:spacing w:after="160" w:line="301" w:lineRule="auto"/>
        <w:rPr>
          <w:rFonts w:ascii="Arial" w:eastAsia="Arial" w:hAnsi="Arial" w:cs="Arial"/>
          <w:b/>
        </w:rPr>
      </w:pPr>
      <w:r w:rsidRPr="00EB42BE">
        <w:rPr>
          <w:rFonts w:ascii="Arial" w:eastAsia="Arial" w:hAnsi="Arial" w:cs="Arial"/>
        </w:rPr>
        <w:t xml:space="preserve"> </w:t>
      </w:r>
    </w:p>
    <w:p w14:paraId="000001D1" w14:textId="77777777" w:rsidR="00C14C0B" w:rsidRPr="00EB42BE" w:rsidRDefault="00DF6B49" w:rsidP="00EF40EA">
      <w:pPr>
        <w:spacing w:after="160" w:line="301" w:lineRule="auto"/>
        <w:rPr>
          <w:rFonts w:ascii="Arial" w:eastAsia="Arial" w:hAnsi="Arial" w:cs="Arial"/>
          <w:b/>
          <w:u w:val="single"/>
        </w:rPr>
      </w:pPr>
      <w:r w:rsidRPr="00EB42BE">
        <w:rPr>
          <w:rFonts w:ascii="Arial" w:eastAsia="Arial" w:hAnsi="Arial" w:cs="Arial"/>
          <w:b/>
          <w:u w:val="single"/>
        </w:rPr>
        <w:t xml:space="preserve"> </w:t>
      </w:r>
    </w:p>
    <w:p w14:paraId="000001D2" w14:textId="77777777" w:rsidR="00C14C0B" w:rsidRPr="00EB42BE" w:rsidRDefault="00C14C0B">
      <w:pPr>
        <w:spacing w:after="160" w:line="301" w:lineRule="auto"/>
        <w:jc w:val="center"/>
        <w:rPr>
          <w:rFonts w:ascii="Arial" w:eastAsia="Arial" w:hAnsi="Arial" w:cs="Arial"/>
          <w:b/>
          <w:u w:val="single"/>
        </w:rPr>
      </w:pPr>
    </w:p>
    <w:p w14:paraId="000001D3" w14:textId="77777777" w:rsidR="00C14C0B" w:rsidRPr="00EB42BE" w:rsidRDefault="00C14C0B">
      <w:pPr>
        <w:spacing w:after="160" w:line="301" w:lineRule="auto"/>
        <w:jc w:val="center"/>
        <w:rPr>
          <w:rFonts w:ascii="Arial" w:eastAsia="Arial" w:hAnsi="Arial" w:cs="Arial"/>
          <w:b/>
          <w:u w:val="single"/>
        </w:rPr>
      </w:pPr>
    </w:p>
    <w:p w14:paraId="000001D4" w14:textId="77777777" w:rsidR="00C14C0B" w:rsidRPr="00EB42BE" w:rsidRDefault="00C14C0B">
      <w:pPr>
        <w:spacing w:after="160" w:line="301" w:lineRule="auto"/>
        <w:jc w:val="center"/>
        <w:rPr>
          <w:rFonts w:ascii="Arial" w:eastAsia="Arial" w:hAnsi="Arial" w:cs="Arial"/>
          <w:b/>
          <w:u w:val="single"/>
        </w:rPr>
      </w:pPr>
    </w:p>
    <w:p w14:paraId="000001D5" w14:textId="77777777" w:rsidR="00C14C0B" w:rsidRPr="00EB42BE" w:rsidRDefault="00C14C0B">
      <w:pPr>
        <w:spacing w:after="160" w:line="301" w:lineRule="auto"/>
        <w:jc w:val="center"/>
        <w:rPr>
          <w:rFonts w:ascii="Arial" w:eastAsia="Arial" w:hAnsi="Arial" w:cs="Arial"/>
          <w:b/>
          <w:u w:val="single"/>
        </w:rPr>
      </w:pPr>
    </w:p>
    <w:p w14:paraId="000001D6" w14:textId="77777777" w:rsidR="00C14C0B" w:rsidRPr="00EB42BE" w:rsidRDefault="00C14C0B">
      <w:pPr>
        <w:spacing w:after="160" w:line="301" w:lineRule="auto"/>
        <w:jc w:val="center"/>
        <w:rPr>
          <w:rFonts w:ascii="Arial" w:eastAsia="Arial" w:hAnsi="Arial" w:cs="Arial"/>
          <w:b/>
          <w:u w:val="single"/>
        </w:rPr>
      </w:pPr>
    </w:p>
    <w:p w14:paraId="44577051" w14:textId="77777777" w:rsidR="00EF40EA" w:rsidRPr="00EB42BE" w:rsidRDefault="00EF40EA" w:rsidP="00D57806">
      <w:pPr>
        <w:spacing w:after="160" w:line="240" w:lineRule="auto"/>
        <w:rPr>
          <w:rFonts w:ascii="Arial" w:eastAsia="Arial" w:hAnsi="Arial" w:cs="Arial"/>
          <w:b/>
          <w:sz w:val="28"/>
          <w:szCs w:val="28"/>
        </w:rPr>
      </w:pPr>
    </w:p>
    <w:p w14:paraId="6E5503C7" w14:textId="77777777" w:rsidR="00EF40EA" w:rsidRPr="00EB42BE" w:rsidRDefault="00EF40EA">
      <w:pPr>
        <w:spacing w:after="160" w:line="240" w:lineRule="auto"/>
        <w:jc w:val="center"/>
        <w:rPr>
          <w:rFonts w:ascii="Arial" w:eastAsia="Arial" w:hAnsi="Arial" w:cs="Arial"/>
          <w:b/>
          <w:sz w:val="28"/>
          <w:szCs w:val="28"/>
        </w:rPr>
      </w:pPr>
    </w:p>
    <w:p w14:paraId="3C4F43AF" w14:textId="77777777" w:rsidR="00D57806" w:rsidRDefault="00D57806">
      <w:pPr>
        <w:rPr>
          <w:rFonts w:ascii="Arial" w:eastAsia="Arial" w:hAnsi="Arial" w:cs="Arial"/>
          <w:b/>
          <w:sz w:val="28"/>
          <w:szCs w:val="28"/>
        </w:rPr>
      </w:pPr>
      <w:r>
        <w:rPr>
          <w:rFonts w:ascii="Arial" w:eastAsia="Arial" w:hAnsi="Arial" w:cs="Arial"/>
          <w:b/>
          <w:sz w:val="28"/>
          <w:szCs w:val="28"/>
        </w:rPr>
        <w:br w:type="page"/>
      </w:r>
    </w:p>
    <w:p w14:paraId="000001E1" w14:textId="69F377FE" w:rsidR="00C14C0B" w:rsidRPr="00EB42BE" w:rsidRDefault="00DF6B49">
      <w:pPr>
        <w:spacing w:after="160" w:line="240" w:lineRule="auto"/>
        <w:jc w:val="center"/>
        <w:rPr>
          <w:rFonts w:ascii="Arial" w:eastAsia="Arial" w:hAnsi="Arial" w:cs="Arial"/>
          <w:b/>
          <w:sz w:val="28"/>
          <w:szCs w:val="28"/>
        </w:rPr>
      </w:pPr>
      <w:r w:rsidRPr="00EB42BE">
        <w:rPr>
          <w:rFonts w:ascii="Arial" w:eastAsia="Arial" w:hAnsi="Arial" w:cs="Arial"/>
          <w:b/>
          <w:sz w:val="28"/>
          <w:szCs w:val="28"/>
        </w:rPr>
        <w:lastRenderedPageBreak/>
        <w:t>Hypothesis Testing</w:t>
      </w:r>
    </w:p>
    <w:p w14:paraId="49EA756E" w14:textId="6D5DEA74" w:rsidR="007761DB" w:rsidRPr="00EB42BE" w:rsidRDefault="00DF6B49" w:rsidP="007761DB">
      <w:pPr>
        <w:spacing w:after="160" w:line="240" w:lineRule="auto"/>
        <w:jc w:val="center"/>
        <w:rPr>
          <w:rFonts w:ascii="Arial" w:eastAsia="Arial" w:hAnsi="Arial" w:cs="Arial"/>
          <w:i/>
        </w:rPr>
      </w:pPr>
      <w:r w:rsidRPr="00EB42BE">
        <w:rPr>
          <w:rFonts w:ascii="Arial" w:eastAsia="Arial" w:hAnsi="Arial" w:cs="Arial"/>
          <w:i/>
        </w:rPr>
        <w:t>Test of One Mean</w:t>
      </w:r>
    </w:p>
    <w:p w14:paraId="000001E3" w14:textId="3FDBC4DC" w:rsidR="00C14C0B" w:rsidRPr="00EB42BE" w:rsidRDefault="00DF6B49">
      <w:pPr>
        <w:spacing w:after="160" w:line="240" w:lineRule="auto"/>
        <w:jc w:val="center"/>
        <w:rPr>
          <w:rFonts w:ascii="Arial" w:eastAsia="Arial" w:hAnsi="Arial" w:cs="Arial"/>
          <w:u w:val="single"/>
        </w:rPr>
      </w:pPr>
      <w:r w:rsidRPr="00EB42BE">
        <w:rPr>
          <w:rFonts w:ascii="Arial" w:eastAsia="Arial" w:hAnsi="Arial" w:cs="Arial"/>
          <w:u w:val="single"/>
        </w:rPr>
        <w:t>Performance (Walmart)</w:t>
      </w:r>
    </w:p>
    <w:p w14:paraId="000001E6" w14:textId="6D1C0AB4" w:rsidR="00C14C0B" w:rsidRPr="00EB42BE" w:rsidRDefault="008645D9">
      <w:pPr>
        <w:spacing w:after="160" w:line="240" w:lineRule="auto"/>
        <w:rPr>
          <w:rFonts w:ascii="Arial" w:eastAsia="Arial" w:hAnsi="Arial" w:cs="Arial"/>
        </w:rPr>
      </w:pPr>
      <w:r w:rsidRPr="00EB42BE">
        <w:rPr>
          <w:rFonts w:ascii="Arial" w:eastAsia="Arial" w:hAnsi="Arial" w:cs="Arial"/>
          <w:noProof/>
          <w:u w:val="single"/>
        </w:rPr>
        <w:drawing>
          <wp:anchor distT="0" distB="0" distL="114300" distR="114300" simplePos="0" relativeHeight="251557888" behindDoc="0" locked="0" layoutInCell="1" allowOverlap="1" wp14:anchorId="25767694" wp14:editId="1A6CB5D6">
            <wp:simplePos x="0" y="0"/>
            <wp:positionH relativeFrom="margin">
              <wp:align>left</wp:align>
            </wp:positionH>
            <wp:positionV relativeFrom="page">
              <wp:posOffset>1923388</wp:posOffset>
            </wp:positionV>
            <wp:extent cx="5697855" cy="3014345"/>
            <wp:effectExtent l="0" t="0" r="0" b="0"/>
            <wp:wrapTopAndBottom/>
            <wp:docPr id="207104689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rotWithShape="1">
                    <a:blip r:embed="rId71" cstate="print">
                      <a:extLst>
                        <a:ext uri="{28A0092B-C50C-407E-A947-70E740481C1C}">
                          <a14:useLocalDpi xmlns:a14="http://schemas.microsoft.com/office/drawing/2010/main" val="0"/>
                        </a:ext>
                      </a:extLst>
                    </a:blip>
                    <a:srcRect l="2361" r="6231"/>
                    <a:stretch/>
                  </pic:blipFill>
                  <pic:spPr bwMode="auto">
                    <a:xfrm>
                      <a:off x="0" y="0"/>
                      <a:ext cx="5701562" cy="30165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aff4"/>
        <w:tblW w:w="86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75"/>
        <w:gridCol w:w="701"/>
      </w:tblGrid>
      <w:tr w:rsidR="00C14C0B" w:rsidRPr="00EB42BE" w14:paraId="1C0481E7" w14:textId="77777777" w:rsidTr="00EF40EA">
        <w:trPr>
          <w:trHeight w:val="330"/>
          <w:jc w:val="center"/>
        </w:trPr>
        <w:tc>
          <w:tcPr>
            <w:tcW w:w="7975" w:type="dxa"/>
            <w:tcBorders>
              <w:bottom w:val="single" w:sz="4" w:space="0" w:color="152935"/>
              <w:right w:val="single" w:sz="4" w:space="0" w:color="E0E0E0"/>
            </w:tcBorders>
            <w:shd w:val="clear" w:color="auto" w:fill="FFFFFF"/>
            <w:vAlign w:val="bottom"/>
          </w:tcPr>
          <w:p w14:paraId="000001FF" w14:textId="77777777" w:rsidR="00C14C0B" w:rsidRPr="00EB42BE" w:rsidRDefault="00DF6B49">
            <w:pPr>
              <w:spacing w:before="240"/>
              <w:jc w:val="both"/>
              <w:rPr>
                <w:rFonts w:ascii="Arial" w:eastAsia="Arial" w:hAnsi="Arial" w:cs="Arial"/>
              </w:rPr>
            </w:pPr>
            <w:r w:rsidRPr="00EB42BE">
              <w:rPr>
                <w:rFonts w:ascii="Arial" w:eastAsia="Arial" w:hAnsi="Arial" w:cs="Arial"/>
              </w:rPr>
              <w:t> </w:t>
            </w:r>
          </w:p>
        </w:tc>
        <w:tc>
          <w:tcPr>
            <w:tcW w:w="701" w:type="dxa"/>
            <w:tcBorders>
              <w:left w:val="single" w:sz="4" w:space="0" w:color="E0E0E0"/>
              <w:bottom w:val="single" w:sz="4" w:space="0" w:color="152935"/>
              <w:right w:val="single" w:sz="4" w:space="0" w:color="E0E0E0"/>
            </w:tcBorders>
            <w:shd w:val="clear" w:color="auto" w:fill="FFFFFF"/>
            <w:vAlign w:val="bottom"/>
          </w:tcPr>
          <w:p w14:paraId="00000200" w14:textId="77777777" w:rsidR="00C14C0B" w:rsidRPr="00EB42BE" w:rsidRDefault="00DF6B49">
            <w:pPr>
              <w:ind w:left="60" w:right="60"/>
              <w:jc w:val="center"/>
              <w:rPr>
                <w:rFonts w:ascii="Arial" w:eastAsia="Arial" w:hAnsi="Arial" w:cs="Arial"/>
              </w:rPr>
            </w:pPr>
            <w:r w:rsidRPr="00EB42BE">
              <w:rPr>
                <w:rFonts w:ascii="Arial" w:eastAsia="Arial" w:hAnsi="Arial" w:cs="Arial"/>
              </w:rPr>
              <w:t>Mean</w:t>
            </w:r>
          </w:p>
        </w:tc>
      </w:tr>
      <w:tr w:rsidR="00C14C0B" w:rsidRPr="00EB42BE" w14:paraId="73F8464B" w14:textId="77777777" w:rsidTr="00EF40EA">
        <w:trPr>
          <w:trHeight w:val="330"/>
          <w:jc w:val="center"/>
        </w:trPr>
        <w:tc>
          <w:tcPr>
            <w:tcW w:w="7975" w:type="dxa"/>
            <w:tcBorders>
              <w:top w:val="single" w:sz="4" w:space="0" w:color="152935"/>
              <w:bottom w:val="single" w:sz="4" w:space="0" w:color="AEAEAE"/>
              <w:right w:val="single" w:sz="4" w:space="0" w:color="E0E0E0"/>
            </w:tcBorders>
            <w:shd w:val="clear" w:color="auto" w:fill="E0E0E0"/>
          </w:tcPr>
          <w:p w14:paraId="00000201"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I am a regular customer at Walmart</w:t>
            </w:r>
          </w:p>
        </w:tc>
        <w:tc>
          <w:tcPr>
            <w:tcW w:w="701" w:type="dxa"/>
            <w:tcBorders>
              <w:top w:val="single" w:sz="4" w:space="0" w:color="152935"/>
              <w:left w:val="single" w:sz="4" w:space="0" w:color="E0E0E0"/>
              <w:bottom w:val="single" w:sz="4" w:space="0" w:color="AEAEAE"/>
              <w:right w:val="single" w:sz="4" w:space="0" w:color="E0E0E0"/>
            </w:tcBorders>
            <w:shd w:val="clear" w:color="auto" w:fill="F9F9FB"/>
          </w:tcPr>
          <w:p w14:paraId="00000202" w14:textId="77777777" w:rsidR="00C14C0B" w:rsidRPr="00EB42BE" w:rsidRDefault="00DF6B49">
            <w:pPr>
              <w:ind w:left="60" w:right="60"/>
              <w:jc w:val="right"/>
              <w:rPr>
                <w:rFonts w:ascii="Arial" w:eastAsia="Arial" w:hAnsi="Arial" w:cs="Arial"/>
              </w:rPr>
            </w:pPr>
            <w:r w:rsidRPr="00EB42BE">
              <w:rPr>
                <w:rFonts w:ascii="Arial" w:eastAsia="Arial" w:hAnsi="Arial" w:cs="Arial"/>
              </w:rPr>
              <w:t>3.46</w:t>
            </w:r>
          </w:p>
        </w:tc>
      </w:tr>
      <w:tr w:rsidR="00C14C0B" w:rsidRPr="00EB42BE" w14:paraId="16ADA11C" w14:textId="77777777" w:rsidTr="00EF40EA">
        <w:trPr>
          <w:trHeight w:val="645"/>
          <w:jc w:val="center"/>
        </w:trPr>
        <w:tc>
          <w:tcPr>
            <w:tcW w:w="7975" w:type="dxa"/>
            <w:tcBorders>
              <w:top w:val="single" w:sz="4" w:space="0" w:color="AEAEAE"/>
              <w:bottom w:val="single" w:sz="4" w:space="0" w:color="AEAEAE"/>
              <w:right w:val="single" w:sz="4" w:space="0" w:color="E0E0E0"/>
            </w:tcBorders>
            <w:shd w:val="clear" w:color="auto" w:fill="E0E0E0"/>
          </w:tcPr>
          <w:p w14:paraId="00000203"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I like the fast self–checkout option at Walmart</w:t>
            </w:r>
          </w:p>
        </w:tc>
        <w:tc>
          <w:tcPr>
            <w:tcW w:w="701" w:type="dxa"/>
            <w:tcBorders>
              <w:top w:val="single" w:sz="4" w:space="0" w:color="AEAEAE"/>
              <w:left w:val="single" w:sz="4" w:space="0" w:color="E0E0E0"/>
              <w:bottom w:val="single" w:sz="4" w:space="0" w:color="AEAEAE"/>
              <w:right w:val="single" w:sz="4" w:space="0" w:color="E0E0E0"/>
            </w:tcBorders>
            <w:shd w:val="clear" w:color="auto" w:fill="F9F9FB"/>
          </w:tcPr>
          <w:p w14:paraId="00000204" w14:textId="77777777" w:rsidR="00C14C0B" w:rsidRPr="00EB42BE" w:rsidRDefault="00DF6B49">
            <w:pPr>
              <w:ind w:left="60" w:right="60"/>
              <w:jc w:val="right"/>
              <w:rPr>
                <w:rFonts w:ascii="Arial" w:eastAsia="Arial" w:hAnsi="Arial" w:cs="Arial"/>
              </w:rPr>
            </w:pPr>
            <w:r w:rsidRPr="00EB42BE">
              <w:rPr>
                <w:rFonts w:ascii="Arial" w:eastAsia="Arial" w:hAnsi="Arial" w:cs="Arial"/>
              </w:rPr>
              <w:t>3.88</w:t>
            </w:r>
          </w:p>
        </w:tc>
      </w:tr>
      <w:tr w:rsidR="00C14C0B" w:rsidRPr="00EB42BE" w14:paraId="1E0A7E60" w14:textId="77777777" w:rsidTr="00EF40EA">
        <w:trPr>
          <w:trHeight w:val="330"/>
          <w:jc w:val="center"/>
        </w:trPr>
        <w:tc>
          <w:tcPr>
            <w:tcW w:w="7975" w:type="dxa"/>
            <w:tcBorders>
              <w:top w:val="single" w:sz="4" w:space="0" w:color="AEAEAE"/>
              <w:bottom w:val="single" w:sz="4" w:space="0" w:color="AEAEAE"/>
              <w:right w:val="single" w:sz="4" w:space="0" w:color="E0E0E0"/>
            </w:tcBorders>
            <w:shd w:val="clear" w:color="auto" w:fill="E0E0E0"/>
          </w:tcPr>
          <w:p w14:paraId="00000205"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Offers a variety of product options</w:t>
            </w:r>
          </w:p>
        </w:tc>
        <w:tc>
          <w:tcPr>
            <w:tcW w:w="701" w:type="dxa"/>
            <w:tcBorders>
              <w:top w:val="single" w:sz="4" w:space="0" w:color="AEAEAE"/>
              <w:left w:val="single" w:sz="4" w:space="0" w:color="E0E0E0"/>
              <w:bottom w:val="single" w:sz="4" w:space="0" w:color="AEAEAE"/>
              <w:right w:val="single" w:sz="4" w:space="0" w:color="E0E0E0"/>
            </w:tcBorders>
            <w:shd w:val="clear" w:color="auto" w:fill="F9F9FB"/>
          </w:tcPr>
          <w:p w14:paraId="00000206" w14:textId="77777777" w:rsidR="00C14C0B" w:rsidRPr="00EB42BE" w:rsidRDefault="00DF6B49">
            <w:pPr>
              <w:ind w:left="60" w:right="60"/>
              <w:jc w:val="right"/>
              <w:rPr>
                <w:rFonts w:ascii="Arial" w:eastAsia="Arial" w:hAnsi="Arial" w:cs="Arial"/>
              </w:rPr>
            </w:pPr>
            <w:r w:rsidRPr="00EB42BE">
              <w:rPr>
                <w:rFonts w:ascii="Arial" w:eastAsia="Arial" w:hAnsi="Arial" w:cs="Arial"/>
              </w:rPr>
              <w:t>4.03</w:t>
            </w:r>
          </w:p>
        </w:tc>
      </w:tr>
      <w:tr w:rsidR="00C14C0B" w:rsidRPr="00EB42BE" w14:paraId="139EDC21" w14:textId="77777777" w:rsidTr="00EF40EA">
        <w:trPr>
          <w:trHeight w:val="330"/>
          <w:jc w:val="center"/>
        </w:trPr>
        <w:tc>
          <w:tcPr>
            <w:tcW w:w="7975" w:type="dxa"/>
            <w:tcBorders>
              <w:top w:val="single" w:sz="4" w:space="0" w:color="AEAEAE"/>
              <w:bottom w:val="single" w:sz="4" w:space="0" w:color="AEAEAE"/>
              <w:right w:val="single" w:sz="4" w:space="0" w:color="E0E0E0"/>
            </w:tcBorders>
            <w:shd w:val="clear" w:color="auto" w:fill="E0E0E0"/>
          </w:tcPr>
          <w:p w14:paraId="00000207"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Has more convenient locations for me</w:t>
            </w:r>
          </w:p>
        </w:tc>
        <w:tc>
          <w:tcPr>
            <w:tcW w:w="701" w:type="dxa"/>
            <w:tcBorders>
              <w:top w:val="single" w:sz="4" w:space="0" w:color="AEAEAE"/>
              <w:left w:val="single" w:sz="4" w:space="0" w:color="E0E0E0"/>
              <w:bottom w:val="single" w:sz="4" w:space="0" w:color="AEAEAE"/>
              <w:right w:val="single" w:sz="4" w:space="0" w:color="E0E0E0"/>
            </w:tcBorders>
            <w:shd w:val="clear" w:color="auto" w:fill="F9F9FB"/>
          </w:tcPr>
          <w:p w14:paraId="00000208" w14:textId="77777777" w:rsidR="00C14C0B" w:rsidRPr="00EB42BE" w:rsidRDefault="00DF6B49">
            <w:pPr>
              <w:ind w:left="60" w:right="60"/>
              <w:jc w:val="right"/>
              <w:rPr>
                <w:rFonts w:ascii="Arial" w:eastAsia="Arial" w:hAnsi="Arial" w:cs="Arial"/>
              </w:rPr>
            </w:pPr>
            <w:r w:rsidRPr="00EB42BE">
              <w:rPr>
                <w:rFonts w:ascii="Arial" w:eastAsia="Arial" w:hAnsi="Arial" w:cs="Arial"/>
              </w:rPr>
              <w:t>3.97</w:t>
            </w:r>
          </w:p>
        </w:tc>
      </w:tr>
      <w:tr w:rsidR="00C14C0B" w:rsidRPr="00EB42BE" w14:paraId="506F9AC1" w14:textId="77777777" w:rsidTr="00EF40EA">
        <w:trPr>
          <w:trHeight w:val="330"/>
          <w:jc w:val="center"/>
        </w:trPr>
        <w:tc>
          <w:tcPr>
            <w:tcW w:w="7975" w:type="dxa"/>
            <w:tcBorders>
              <w:top w:val="single" w:sz="4" w:space="0" w:color="AEAEAE"/>
              <w:bottom w:val="single" w:sz="4" w:space="0" w:color="AEAEAE"/>
              <w:right w:val="single" w:sz="4" w:space="0" w:color="E0E0E0"/>
            </w:tcBorders>
            <w:shd w:val="clear" w:color="auto" w:fill="E0E0E0"/>
          </w:tcPr>
          <w:p w14:paraId="00000209"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Offers products at Reasonable Prices</w:t>
            </w:r>
          </w:p>
        </w:tc>
        <w:tc>
          <w:tcPr>
            <w:tcW w:w="701" w:type="dxa"/>
            <w:tcBorders>
              <w:top w:val="single" w:sz="4" w:space="0" w:color="AEAEAE"/>
              <w:left w:val="single" w:sz="4" w:space="0" w:color="E0E0E0"/>
              <w:bottom w:val="single" w:sz="4" w:space="0" w:color="AEAEAE"/>
              <w:right w:val="single" w:sz="4" w:space="0" w:color="E0E0E0"/>
            </w:tcBorders>
            <w:shd w:val="clear" w:color="auto" w:fill="F9F9FB"/>
          </w:tcPr>
          <w:p w14:paraId="0000020A" w14:textId="77777777" w:rsidR="00C14C0B" w:rsidRPr="00EB42BE" w:rsidRDefault="00DF6B49">
            <w:pPr>
              <w:ind w:left="60" w:right="60"/>
              <w:jc w:val="right"/>
              <w:rPr>
                <w:rFonts w:ascii="Arial" w:eastAsia="Arial" w:hAnsi="Arial" w:cs="Arial"/>
              </w:rPr>
            </w:pPr>
            <w:r w:rsidRPr="00EB42BE">
              <w:rPr>
                <w:rFonts w:ascii="Arial" w:eastAsia="Arial" w:hAnsi="Arial" w:cs="Arial"/>
              </w:rPr>
              <w:t>3.99</w:t>
            </w:r>
          </w:p>
        </w:tc>
      </w:tr>
      <w:tr w:rsidR="00C14C0B" w:rsidRPr="00EB42BE" w14:paraId="6490C3DD" w14:textId="77777777" w:rsidTr="00EF40EA">
        <w:trPr>
          <w:trHeight w:val="330"/>
          <w:jc w:val="center"/>
        </w:trPr>
        <w:tc>
          <w:tcPr>
            <w:tcW w:w="7975" w:type="dxa"/>
            <w:tcBorders>
              <w:top w:val="single" w:sz="4" w:space="0" w:color="AEAEAE"/>
              <w:bottom w:val="single" w:sz="4" w:space="0" w:color="AEAEAE"/>
              <w:right w:val="single" w:sz="4" w:space="0" w:color="E0E0E0"/>
            </w:tcBorders>
            <w:shd w:val="clear" w:color="auto" w:fill="E0E0E0"/>
          </w:tcPr>
          <w:p w14:paraId="0000020B"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Has Excellent Customer Service</w:t>
            </w:r>
          </w:p>
        </w:tc>
        <w:tc>
          <w:tcPr>
            <w:tcW w:w="701" w:type="dxa"/>
            <w:tcBorders>
              <w:top w:val="single" w:sz="4" w:space="0" w:color="AEAEAE"/>
              <w:left w:val="single" w:sz="4" w:space="0" w:color="E0E0E0"/>
              <w:bottom w:val="single" w:sz="4" w:space="0" w:color="AEAEAE"/>
              <w:right w:val="single" w:sz="4" w:space="0" w:color="E0E0E0"/>
            </w:tcBorders>
            <w:shd w:val="clear" w:color="auto" w:fill="F9F9FB"/>
          </w:tcPr>
          <w:p w14:paraId="0000020C" w14:textId="77777777" w:rsidR="00C14C0B" w:rsidRPr="00EB42BE" w:rsidRDefault="00DF6B49">
            <w:pPr>
              <w:ind w:left="60" w:right="60"/>
              <w:jc w:val="right"/>
              <w:rPr>
                <w:rFonts w:ascii="Arial" w:eastAsia="Arial" w:hAnsi="Arial" w:cs="Arial"/>
              </w:rPr>
            </w:pPr>
            <w:r w:rsidRPr="00EB42BE">
              <w:rPr>
                <w:rFonts w:ascii="Arial" w:eastAsia="Arial" w:hAnsi="Arial" w:cs="Arial"/>
              </w:rPr>
              <w:t>3.00</w:t>
            </w:r>
          </w:p>
        </w:tc>
      </w:tr>
      <w:tr w:rsidR="00C14C0B" w:rsidRPr="00EB42BE" w14:paraId="20B6E8C0" w14:textId="77777777" w:rsidTr="00EF40EA">
        <w:trPr>
          <w:trHeight w:val="330"/>
          <w:jc w:val="center"/>
        </w:trPr>
        <w:tc>
          <w:tcPr>
            <w:tcW w:w="7975" w:type="dxa"/>
            <w:tcBorders>
              <w:top w:val="single" w:sz="4" w:space="0" w:color="AEAEAE"/>
              <w:bottom w:val="single" w:sz="4" w:space="0" w:color="AEAEAE"/>
              <w:right w:val="single" w:sz="4" w:space="0" w:color="E0E0E0"/>
            </w:tcBorders>
            <w:shd w:val="clear" w:color="auto" w:fill="E0E0E0"/>
          </w:tcPr>
          <w:p w14:paraId="0000020D"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Has High Product Quality</w:t>
            </w:r>
          </w:p>
        </w:tc>
        <w:tc>
          <w:tcPr>
            <w:tcW w:w="701" w:type="dxa"/>
            <w:tcBorders>
              <w:top w:val="single" w:sz="4" w:space="0" w:color="AEAEAE"/>
              <w:left w:val="single" w:sz="4" w:space="0" w:color="E0E0E0"/>
              <w:bottom w:val="single" w:sz="4" w:space="0" w:color="AEAEAE"/>
              <w:right w:val="single" w:sz="4" w:space="0" w:color="E0E0E0"/>
            </w:tcBorders>
            <w:shd w:val="clear" w:color="auto" w:fill="F9F9FB"/>
          </w:tcPr>
          <w:p w14:paraId="0000020E" w14:textId="77777777" w:rsidR="00C14C0B" w:rsidRPr="00EB42BE" w:rsidRDefault="00DF6B49">
            <w:pPr>
              <w:ind w:left="60" w:right="60"/>
              <w:jc w:val="right"/>
              <w:rPr>
                <w:rFonts w:ascii="Arial" w:eastAsia="Arial" w:hAnsi="Arial" w:cs="Arial"/>
              </w:rPr>
            </w:pPr>
            <w:r w:rsidRPr="00EB42BE">
              <w:rPr>
                <w:rFonts w:ascii="Arial" w:eastAsia="Arial" w:hAnsi="Arial" w:cs="Arial"/>
              </w:rPr>
              <w:t>3.43</w:t>
            </w:r>
          </w:p>
        </w:tc>
      </w:tr>
      <w:tr w:rsidR="00C14C0B" w:rsidRPr="00EB42BE" w14:paraId="240BE412" w14:textId="77777777" w:rsidTr="00EF40EA">
        <w:trPr>
          <w:trHeight w:val="330"/>
          <w:jc w:val="center"/>
        </w:trPr>
        <w:tc>
          <w:tcPr>
            <w:tcW w:w="7975" w:type="dxa"/>
            <w:tcBorders>
              <w:top w:val="single" w:sz="4" w:space="0" w:color="AEAEAE"/>
              <w:bottom w:val="single" w:sz="4" w:space="0" w:color="AEAEAE"/>
              <w:right w:val="single" w:sz="4" w:space="0" w:color="E0E0E0"/>
            </w:tcBorders>
            <w:shd w:val="clear" w:color="auto" w:fill="E0E0E0"/>
          </w:tcPr>
          <w:p w14:paraId="0000020F"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Has a flexible return policy</w:t>
            </w:r>
          </w:p>
        </w:tc>
        <w:tc>
          <w:tcPr>
            <w:tcW w:w="701" w:type="dxa"/>
            <w:tcBorders>
              <w:top w:val="single" w:sz="4" w:space="0" w:color="AEAEAE"/>
              <w:left w:val="single" w:sz="4" w:space="0" w:color="E0E0E0"/>
              <w:bottom w:val="single" w:sz="4" w:space="0" w:color="AEAEAE"/>
              <w:right w:val="single" w:sz="4" w:space="0" w:color="E0E0E0"/>
            </w:tcBorders>
            <w:shd w:val="clear" w:color="auto" w:fill="F9F9FB"/>
          </w:tcPr>
          <w:p w14:paraId="00000210" w14:textId="77777777" w:rsidR="00C14C0B" w:rsidRPr="00EB42BE" w:rsidRDefault="00DF6B49">
            <w:pPr>
              <w:ind w:left="60" w:right="60"/>
              <w:jc w:val="right"/>
              <w:rPr>
                <w:rFonts w:ascii="Arial" w:eastAsia="Arial" w:hAnsi="Arial" w:cs="Arial"/>
              </w:rPr>
            </w:pPr>
            <w:r w:rsidRPr="00EB42BE">
              <w:rPr>
                <w:rFonts w:ascii="Arial" w:eastAsia="Arial" w:hAnsi="Arial" w:cs="Arial"/>
              </w:rPr>
              <w:t>3.69</w:t>
            </w:r>
          </w:p>
        </w:tc>
      </w:tr>
      <w:tr w:rsidR="00C14C0B" w:rsidRPr="00EB42BE" w14:paraId="7739439A" w14:textId="77777777" w:rsidTr="00EF40EA">
        <w:trPr>
          <w:trHeight w:val="330"/>
          <w:jc w:val="center"/>
        </w:trPr>
        <w:tc>
          <w:tcPr>
            <w:tcW w:w="7975" w:type="dxa"/>
            <w:tcBorders>
              <w:top w:val="single" w:sz="4" w:space="0" w:color="AEAEAE"/>
              <w:bottom w:val="single" w:sz="4" w:space="0" w:color="AEAEAE"/>
              <w:right w:val="single" w:sz="4" w:space="0" w:color="E0E0E0"/>
            </w:tcBorders>
            <w:shd w:val="clear" w:color="auto" w:fill="E0E0E0"/>
          </w:tcPr>
          <w:p w14:paraId="00000211"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I am satisfied with the Overall Experience</w:t>
            </w:r>
          </w:p>
        </w:tc>
        <w:tc>
          <w:tcPr>
            <w:tcW w:w="701" w:type="dxa"/>
            <w:tcBorders>
              <w:top w:val="single" w:sz="4" w:space="0" w:color="AEAEAE"/>
              <w:left w:val="single" w:sz="4" w:space="0" w:color="E0E0E0"/>
              <w:bottom w:val="single" w:sz="4" w:space="0" w:color="AEAEAE"/>
              <w:right w:val="single" w:sz="4" w:space="0" w:color="E0E0E0"/>
            </w:tcBorders>
            <w:shd w:val="clear" w:color="auto" w:fill="F9F9FB"/>
          </w:tcPr>
          <w:p w14:paraId="00000212" w14:textId="77777777" w:rsidR="00C14C0B" w:rsidRPr="00EB42BE" w:rsidRDefault="00DF6B49">
            <w:pPr>
              <w:ind w:left="60" w:right="60"/>
              <w:jc w:val="right"/>
              <w:rPr>
                <w:rFonts w:ascii="Arial" w:eastAsia="Arial" w:hAnsi="Arial" w:cs="Arial"/>
              </w:rPr>
            </w:pPr>
            <w:r w:rsidRPr="00EB42BE">
              <w:rPr>
                <w:rFonts w:ascii="Arial" w:eastAsia="Arial" w:hAnsi="Arial" w:cs="Arial"/>
              </w:rPr>
              <w:t>3.74</w:t>
            </w:r>
          </w:p>
        </w:tc>
      </w:tr>
      <w:tr w:rsidR="00C14C0B" w:rsidRPr="00EB42BE" w14:paraId="6AE36C92" w14:textId="77777777" w:rsidTr="00EF40EA">
        <w:trPr>
          <w:trHeight w:val="645"/>
          <w:jc w:val="center"/>
        </w:trPr>
        <w:tc>
          <w:tcPr>
            <w:tcW w:w="7975" w:type="dxa"/>
            <w:tcBorders>
              <w:top w:val="single" w:sz="4" w:space="0" w:color="AEAEAE"/>
              <w:bottom w:val="single" w:sz="4" w:space="0" w:color="152935"/>
              <w:right w:val="single" w:sz="4" w:space="0" w:color="E0E0E0"/>
            </w:tcBorders>
            <w:shd w:val="clear" w:color="auto" w:fill="E0E0E0"/>
          </w:tcPr>
          <w:p w14:paraId="00000213"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I am likely to recommend Walmart to family and friends.</w:t>
            </w:r>
          </w:p>
        </w:tc>
        <w:tc>
          <w:tcPr>
            <w:tcW w:w="701" w:type="dxa"/>
            <w:tcBorders>
              <w:top w:val="single" w:sz="4" w:space="0" w:color="AEAEAE"/>
              <w:left w:val="single" w:sz="4" w:space="0" w:color="E0E0E0"/>
              <w:bottom w:val="single" w:sz="4" w:space="0" w:color="152935"/>
              <w:right w:val="single" w:sz="4" w:space="0" w:color="E0E0E0"/>
            </w:tcBorders>
            <w:shd w:val="clear" w:color="auto" w:fill="F9F9FB"/>
          </w:tcPr>
          <w:p w14:paraId="00000214" w14:textId="77777777" w:rsidR="00C14C0B" w:rsidRPr="00EB42BE" w:rsidRDefault="00DF6B49">
            <w:pPr>
              <w:ind w:left="60" w:right="60"/>
              <w:jc w:val="right"/>
              <w:rPr>
                <w:rFonts w:ascii="Arial" w:eastAsia="Arial" w:hAnsi="Arial" w:cs="Arial"/>
              </w:rPr>
            </w:pPr>
            <w:r w:rsidRPr="00EB42BE">
              <w:rPr>
                <w:rFonts w:ascii="Arial" w:eastAsia="Arial" w:hAnsi="Arial" w:cs="Arial"/>
              </w:rPr>
              <w:t>3.64</w:t>
            </w:r>
          </w:p>
        </w:tc>
      </w:tr>
    </w:tbl>
    <w:p w14:paraId="00000219" w14:textId="77777777" w:rsidR="00C14C0B" w:rsidRPr="00EB42BE" w:rsidRDefault="00C14C0B">
      <w:pPr>
        <w:spacing w:before="240" w:after="0" w:line="240" w:lineRule="auto"/>
        <w:jc w:val="both"/>
        <w:rPr>
          <w:rFonts w:ascii="Arial" w:eastAsia="Arial" w:hAnsi="Arial" w:cs="Arial"/>
        </w:rPr>
      </w:pPr>
    </w:p>
    <w:tbl>
      <w:tblPr>
        <w:tblStyle w:val="aff5"/>
        <w:tblW w:w="95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9"/>
        <w:gridCol w:w="974"/>
        <w:gridCol w:w="955"/>
        <w:gridCol w:w="1145"/>
        <w:gridCol w:w="220"/>
      </w:tblGrid>
      <w:tr w:rsidR="00C14C0B" w:rsidRPr="00EB42BE" w14:paraId="31C9002C" w14:textId="77777777" w:rsidTr="007761DB">
        <w:trPr>
          <w:trHeight w:val="445"/>
        </w:trPr>
        <w:tc>
          <w:tcPr>
            <w:tcW w:w="6262" w:type="dxa"/>
            <w:vMerge w:val="restart"/>
            <w:shd w:val="clear" w:color="auto" w:fill="FFFFFF"/>
            <w:vAlign w:val="bottom"/>
          </w:tcPr>
          <w:p w14:paraId="0000021A" w14:textId="77777777" w:rsidR="00C14C0B" w:rsidRPr="00EB42BE" w:rsidRDefault="00DF6B49">
            <w:pPr>
              <w:spacing w:before="240"/>
              <w:jc w:val="center"/>
              <w:rPr>
                <w:rFonts w:ascii="Arial" w:eastAsia="Arial" w:hAnsi="Arial" w:cs="Arial"/>
              </w:rPr>
            </w:pPr>
            <w:r w:rsidRPr="00EB42BE">
              <w:rPr>
                <w:rFonts w:ascii="Arial" w:eastAsia="Arial" w:hAnsi="Arial" w:cs="Arial"/>
                <w:b/>
              </w:rPr>
              <w:t>Test Value = 3</w:t>
            </w:r>
          </w:p>
        </w:tc>
        <w:tc>
          <w:tcPr>
            <w:tcW w:w="975" w:type="dxa"/>
            <w:vMerge w:val="restart"/>
            <w:tcBorders>
              <w:right w:val="single" w:sz="4" w:space="0" w:color="E0E0E0"/>
            </w:tcBorders>
            <w:shd w:val="clear" w:color="auto" w:fill="FFFFFF"/>
            <w:vAlign w:val="bottom"/>
          </w:tcPr>
          <w:p w14:paraId="0000021B" w14:textId="77777777" w:rsidR="00C14C0B" w:rsidRPr="00EB42BE" w:rsidRDefault="00DF6B49">
            <w:pPr>
              <w:ind w:left="60" w:right="60"/>
              <w:jc w:val="center"/>
              <w:rPr>
                <w:rFonts w:ascii="Arial" w:eastAsia="Arial" w:hAnsi="Arial" w:cs="Arial"/>
              </w:rPr>
            </w:pPr>
            <w:r w:rsidRPr="00EB42BE">
              <w:rPr>
                <w:rFonts w:ascii="Arial" w:eastAsia="Arial" w:hAnsi="Arial" w:cs="Arial"/>
              </w:rPr>
              <w:t>t</w:t>
            </w:r>
          </w:p>
        </w:tc>
        <w:tc>
          <w:tcPr>
            <w:tcW w:w="2101" w:type="dxa"/>
            <w:gridSpan w:val="2"/>
            <w:tcBorders>
              <w:left w:val="single" w:sz="4" w:space="0" w:color="E0E0E0"/>
              <w:right w:val="single" w:sz="4" w:space="0" w:color="E0E0E0"/>
            </w:tcBorders>
            <w:shd w:val="clear" w:color="auto" w:fill="FFFFFF"/>
            <w:vAlign w:val="bottom"/>
          </w:tcPr>
          <w:p w14:paraId="0000021C" w14:textId="77777777" w:rsidR="00C14C0B" w:rsidRPr="00EB42BE" w:rsidRDefault="00DF6B49">
            <w:pPr>
              <w:ind w:left="60" w:right="60"/>
              <w:jc w:val="center"/>
              <w:rPr>
                <w:rFonts w:ascii="Arial" w:eastAsia="Arial" w:hAnsi="Arial" w:cs="Arial"/>
              </w:rPr>
            </w:pPr>
            <w:r w:rsidRPr="00EB42BE">
              <w:rPr>
                <w:rFonts w:ascii="Arial" w:eastAsia="Arial" w:hAnsi="Arial" w:cs="Arial"/>
              </w:rPr>
              <w:t>Significance</w:t>
            </w:r>
          </w:p>
        </w:tc>
        <w:tc>
          <w:tcPr>
            <w:tcW w:w="215" w:type="dxa"/>
            <w:tcBorders>
              <w:left w:val="single" w:sz="4" w:space="0" w:color="E0E0E0"/>
            </w:tcBorders>
            <w:tcMar>
              <w:top w:w="100" w:type="dxa"/>
              <w:left w:w="100" w:type="dxa"/>
              <w:bottom w:w="100" w:type="dxa"/>
              <w:right w:w="100" w:type="dxa"/>
            </w:tcMar>
          </w:tcPr>
          <w:p w14:paraId="0000021E" w14:textId="77777777" w:rsidR="00C14C0B" w:rsidRPr="00EB42BE" w:rsidRDefault="00C14C0B">
            <w:pPr>
              <w:rPr>
                <w:rFonts w:ascii="Arial" w:eastAsia="Arial" w:hAnsi="Arial" w:cs="Arial"/>
              </w:rPr>
            </w:pPr>
          </w:p>
        </w:tc>
      </w:tr>
      <w:tr w:rsidR="00C14C0B" w:rsidRPr="00EB42BE" w14:paraId="07185774" w14:textId="77777777" w:rsidTr="007761DB">
        <w:trPr>
          <w:trHeight w:val="731"/>
        </w:trPr>
        <w:tc>
          <w:tcPr>
            <w:tcW w:w="6262" w:type="dxa"/>
            <w:vMerge/>
            <w:shd w:val="clear" w:color="auto" w:fill="FFFFFF"/>
            <w:vAlign w:val="bottom"/>
          </w:tcPr>
          <w:p w14:paraId="0000021F"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975" w:type="dxa"/>
            <w:vMerge/>
            <w:tcBorders>
              <w:right w:val="single" w:sz="4" w:space="0" w:color="E0E0E0"/>
            </w:tcBorders>
            <w:shd w:val="clear" w:color="auto" w:fill="FFFFFF"/>
            <w:vAlign w:val="bottom"/>
          </w:tcPr>
          <w:p w14:paraId="00000220"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955" w:type="dxa"/>
            <w:tcBorders>
              <w:left w:val="single" w:sz="4" w:space="0" w:color="E0E0E0"/>
              <w:bottom w:val="single" w:sz="4" w:space="0" w:color="152935"/>
              <w:right w:val="single" w:sz="4" w:space="0" w:color="E0E0E0"/>
            </w:tcBorders>
            <w:shd w:val="clear" w:color="auto" w:fill="FFFFFF"/>
            <w:vAlign w:val="bottom"/>
          </w:tcPr>
          <w:p w14:paraId="00000221" w14:textId="77777777" w:rsidR="00C14C0B" w:rsidRPr="00EB42BE" w:rsidRDefault="00DF6B49">
            <w:pPr>
              <w:ind w:left="60" w:right="60"/>
              <w:jc w:val="center"/>
              <w:rPr>
                <w:rFonts w:ascii="Arial" w:eastAsia="Arial" w:hAnsi="Arial" w:cs="Arial"/>
              </w:rPr>
            </w:pPr>
            <w:r w:rsidRPr="00EB42BE">
              <w:rPr>
                <w:rFonts w:ascii="Arial" w:eastAsia="Arial" w:hAnsi="Arial" w:cs="Arial"/>
              </w:rPr>
              <w:t>One-Sided p</w:t>
            </w:r>
          </w:p>
        </w:tc>
        <w:tc>
          <w:tcPr>
            <w:tcW w:w="1145" w:type="dxa"/>
            <w:tcBorders>
              <w:left w:val="single" w:sz="4" w:space="0" w:color="E0E0E0"/>
              <w:bottom w:val="single" w:sz="4" w:space="0" w:color="152935"/>
              <w:right w:val="single" w:sz="4" w:space="0" w:color="E0E0E0"/>
            </w:tcBorders>
            <w:shd w:val="clear" w:color="auto" w:fill="FFFFFF"/>
            <w:vAlign w:val="bottom"/>
          </w:tcPr>
          <w:p w14:paraId="00000222" w14:textId="77777777" w:rsidR="00C14C0B" w:rsidRPr="00EB42BE" w:rsidRDefault="00DF6B49">
            <w:pPr>
              <w:ind w:left="60" w:right="60"/>
              <w:jc w:val="center"/>
              <w:rPr>
                <w:rFonts w:ascii="Arial" w:eastAsia="Arial" w:hAnsi="Arial" w:cs="Arial"/>
              </w:rPr>
            </w:pPr>
            <w:r w:rsidRPr="00EB42BE">
              <w:rPr>
                <w:rFonts w:ascii="Arial" w:eastAsia="Arial" w:hAnsi="Arial" w:cs="Arial"/>
              </w:rPr>
              <w:t>Two-Sided p</w:t>
            </w:r>
          </w:p>
        </w:tc>
        <w:tc>
          <w:tcPr>
            <w:tcW w:w="215" w:type="dxa"/>
            <w:tcBorders>
              <w:left w:val="single" w:sz="4" w:space="0" w:color="E0E0E0"/>
            </w:tcBorders>
            <w:tcMar>
              <w:top w:w="100" w:type="dxa"/>
              <w:left w:w="100" w:type="dxa"/>
              <w:bottom w:w="100" w:type="dxa"/>
              <w:right w:w="100" w:type="dxa"/>
            </w:tcMar>
          </w:tcPr>
          <w:p w14:paraId="00000223" w14:textId="77777777" w:rsidR="00C14C0B" w:rsidRPr="00EB42BE" w:rsidRDefault="00C14C0B">
            <w:pPr>
              <w:rPr>
                <w:rFonts w:ascii="Arial" w:eastAsia="Arial" w:hAnsi="Arial" w:cs="Arial"/>
              </w:rPr>
            </w:pPr>
          </w:p>
        </w:tc>
      </w:tr>
      <w:tr w:rsidR="00C14C0B" w:rsidRPr="00EB42BE" w14:paraId="4BDFAAD9" w14:textId="77777777" w:rsidTr="007761DB">
        <w:trPr>
          <w:trHeight w:val="286"/>
        </w:trPr>
        <w:tc>
          <w:tcPr>
            <w:tcW w:w="6262" w:type="dxa"/>
            <w:tcBorders>
              <w:top w:val="single" w:sz="4" w:space="0" w:color="152935"/>
              <w:bottom w:val="single" w:sz="4" w:space="0" w:color="AEAEAE"/>
            </w:tcBorders>
            <w:shd w:val="clear" w:color="auto" w:fill="E0E0E0"/>
          </w:tcPr>
          <w:p w14:paraId="00000224"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I am a regular customer at Walmart</w:t>
            </w:r>
          </w:p>
        </w:tc>
        <w:tc>
          <w:tcPr>
            <w:tcW w:w="975" w:type="dxa"/>
            <w:tcBorders>
              <w:top w:val="single" w:sz="4" w:space="0" w:color="152935"/>
              <w:bottom w:val="single" w:sz="4" w:space="0" w:color="AEAEAE"/>
              <w:right w:val="single" w:sz="4" w:space="0" w:color="E0E0E0"/>
            </w:tcBorders>
            <w:shd w:val="clear" w:color="auto" w:fill="F9F9FB"/>
          </w:tcPr>
          <w:p w14:paraId="00000225" w14:textId="77777777" w:rsidR="00C14C0B" w:rsidRPr="00EB42BE" w:rsidRDefault="00DF6B49">
            <w:pPr>
              <w:ind w:left="60" w:right="60"/>
              <w:jc w:val="right"/>
              <w:rPr>
                <w:rFonts w:ascii="Arial" w:eastAsia="Arial" w:hAnsi="Arial" w:cs="Arial"/>
              </w:rPr>
            </w:pPr>
            <w:r w:rsidRPr="00EB42BE">
              <w:rPr>
                <w:rFonts w:ascii="Arial" w:eastAsia="Arial" w:hAnsi="Arial" w:cs="Arial"/>
              </w:rPr>
              <w:t>7.394</w:t>
            </w:r>
          </w:p>
        </w:tc>
        <w:tc>
          <w:tcPr>
            <w:tcW w:w="955" w:type="dxa"/>
            <w:tcBorders>
              <w:top w:val="single" w:sz="4" w:space="0" w:color="152935"/>
              <w:left w:val="single" w:sz="4" w:space="0" w:color="E0E0E0"/>
              <w:bottom w:val="single" w:sz="4" w:space="0" w:color="AEAEAE"/>
              <w:right w:val="single" w:sz="4" w:space="0" w:color="E0E0E0"/>
            </w:tcBorders>
            <w:shd w:val="clear" w:color="auto" w:fill="F9F9FB"/>
          </w:tcPr>
          <w:p w14:paraId="00000226"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45" w:type="dxa"/>
            <w:tcBorders>
              <w:top w:val="single" w:sz="4" w:space="0" w:color="152935"/>
              <w:left w:val="single" w:sz="4" w:space="0" w:color="E0E0E0"/>
              <w:bottom w:val="single" w:sz="4" w:space="0" w:color="AEAEAE"/>
              <w:right w:val="single" w:sz="4" w:space="0" w:color="E0E0E0"/>
            </w:tcBorders>
            <w:shd w:val="clear" w:color="auto" w:fill="F9F9FB"/>
          </w:tcPr>
          <w:p w14:paraId="00000227"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215" w:type="dxa"/>
            <w:tcBorders>
              <w:left w:val="single" w:sz="4" w:space="0" w:color="E0E0E0"/>
            </w:tcBorders>
            <w:tcMar>
              <w:top w:w="100" w:type="dxa"/>
              <w:left w:w="100" w:type="dxa"/>
              <w:bottom w:w="100" w:type="dxa"/>
              <w:right w:w="100" w:type="dxa"/>
            </w:tcMar>
          </w:tcPr>
          <w:p w14:paraId="00000228" w14:textId="77777777" w:rsidR="00C14C0B" w:rsidRPr="00EB42BE" w:rsidRDefault="00C14C0B">
            <w:pPr>
              <w:rPr>
                <w:rFonts w:ascii="Arial" w:eastAsia="Arial" w:hAnsi="Arial" w:cs="Arial"/>
              </w:rPr>
            </w:pPr>
          </w:p>
        </w:tc>
      </w:tr>
      <w:tr w:rsidR="00C14C0B" w:rsidRPr="00EB42BE" w14:paraId="5EAA1907" w14:textId="77777777" w:rsidTr="007761DB">
        <w:trPr>
          <w:trHeight w:val="474"/>
        </w:trPr>
        <w:tc>
          <w:tcPr>
            <w:tcW w:w="6262" w:type="dxa"/>
            <w:tcBorders>
              <w:top w:val="single" w:sz="4" w:space="0" w:color="AEAEAE"/>
              <w:bottom w:val="single" w:sz="4" w:space="0" w:color="AEAEAE"/>
            </w:tcBorders>
            <w:shd w:val="clear" w:color="auto" w:fill="E0E0E0"/>
          </w:tcPr>
          <w:p w14:paraId="00000229"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I like the fast self–checkout option at Walmart</w:t>
            </w:r>
          </w:p>
        </w:tc>
        <w:tc>
          <w:tcPr>
            <w:tcW w:w="975" w:type="dxa"/>
            <w:tcBorders>
              <w:top w:val="single" w:sz="4" w:space="0" w:color="AEAEAE"/>
              <w:bottom w:val="single" w:sz="4" w:space="0" w:color="AEAEAE"/>
              <w:right w:val="single" w:sz="4" w:space="0" w:color="E0E0E0"/>
            </w:tcBorders>
            <w:shd w:val="clear" w:color="auto" w:fill="F9F9FB"/>
          </w:tcPr>
          <w:p w14:paraId="0000022A" w14:textId="77777777" w:rsidR="00C14C0B" w:rsidRPr="00EB42BE" w:rsidRDefault="00DF6B49">
            <w:pPr>
              <w:ind w:left="60" w:right="60"/>
              <w:jc w:val="right"/>
              <w:rPr>
                <w:rFonts w:ascii="Arial" w:eastAsia="Arial" w:hAnsi="Arial" w:cs="Arial"/>
              </w:rPr>
            </w:pPr>
            <w:r w:rsidRPr="00EB42BE">
              <w:rPr>
                <w:rFonts w:ascii="Arial" w:eastAsia="Arial" w:hAnsi="Arial" w:cs="Arial"/>
              </w:rPr>
              <w:t>15.612</w:t>
            </w:r>
          </w:p>
        </w:tc>
        <w:tc>
          <w:tcPr>
            <w:tcW w:w="955" w:type="dxa"/>
            <w:tcBorders>
              <w:top w:val="single" w:sz="4" w:space="0" w:color="AEAEAE"/>
              <w:left w:val="single" w:sz="4" w:space="0" w:color="E0E0E0"/>
              <w:bottom w:val="single" w:sz="4" w:space="0" w:color="AEAEAE"/>
              <w:right w:val="single" w:sz="4" w:space="0" w:color="E0E0E0"/>
            </w:tcBorders>
            <w:shd w:val="clear" w:color="auto" w:fill="F9F9FB"/>
          </w:tcPr>
          <w:p w14:paraId="0000022B"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45" w:type="dxa"/>
            <w:tcBorders>
              <w:top w:val="single" w:sz="4" w:space="0" w:color="AEAEAE"/>
              <w:left w:val="single" w:sz="4" w:space="0" w:color="E0E0E0"/>
              <w:bottom w:val="single" w:sz="4" w:space="0" w:color="AEAEAE"/>
              <w:right w:val="single" w:sz="4" w:space="0" w:color="E0E0E0"/>
            </w:tcBorders>
            <w:shd w:val="clear" w:color="auto" w:fill="F9F9FB"/>
          </w:tcPr>
          <w:p w14:paraId="0000022C"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215" w:type="dxa"/>
            <w:tcBorders>
              <w:left w:val="single" w:sz="4" w:space="0" w:color="E0E0E0"/>
            </w:tcBorders>
            <w:tcMar>
              <w:top w:w="100" w:type="dxa"/>
              <w:left w:w="100" w:type="dxa"/>
              <w:bottom w:w="100" w:type="dxa"/>
              <w:right w:w="100" w:type="dxa"/>
            </w:tcMar>
          </w:tcPr>
          <w:p w14:paraId="0000022D" w14:textId="77777777" w:rsidR="00C14C0B" w:rsidRPr="00EB42BE" w:rsidRDefault="00C14C0B">
            <w:pPr>
              <w:rPr>
                <w:rFonts w:ascii="Arial" w:eastAsia="Arial" w:hAnsi="Arial" w:cs="Arial"/>
              </w:rPr>
            </w:pPr>
          </w:p>
        </w:tc>
      </w:tr>
      <w:tr w:rsidR="00C14C0B" w:rsidRPr="00EB42BE" w14:paraId="3E8F0559" w14:textId="77777777" w:rsidTr="007761DB">
        <w:trPr>
          <w:trHeight w:val="286"/>
        </w:trPr>
        <w:tc>
          <w:tcPr>
            <w:tcW w:w="6262" w:type="dxa"/>
            <w:tcBorders>
              <w:top w:val="single" w:sz="4" w:space="0" w:color="AEAEAE"/>
              <w:bottom w:val="single" w:sz="4" w:space="0" w:color="AEAEAE"/>
            </w:tcBorders>
            <w:shd w:val="clear" w:color="auto" w:fill="E0E0E0"/>
          </w:tcPr>
          <w:p w14:paraId="0000022E"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Offers a variety of product options</w:t>
            </w:r>
          </w:p>
        </w:tc>
        <w:tc>
          <w:tcPr>
            <w:tcW w:w="975" w:type="dxa"/>
            <w:tcBorders>
              <w:top w:val="single" w:sz="4" w:space="0" w:color="AEAEAE"/>
              <w:bottom w:val="single" w:sz="4" w:space="0" w:color="AEAEAE"/>
              <w:right w:val="single" w:sz="4" w:space="0" w:color="E0E0E0"/>
            </w:tcBorders>
            <w:shd w:val="clear" w:color="auto" w:fill="F9F9FB"/>
          </w:tcPr>
          <w:p w14:paraId="0000022F" w14:textId="77777777" w:rsidR="00C14C0B" w:rsidRPr="00EB42BE" w:rsidRDefault="00DF6B49">
            <w:pPr>
              <w:ind w:left="60" w:right="60"/>
              <w:jc w:val="right"/>
              <w:rPr>
                <w:rFonts w:ascii="Arial" w:eastAsia="Arial" w:hAnsi="Arial" w:cs="Arial"/>
              </w:rPr>
            </w:pPr>
            <w:r w:rsidRPr="00EB42BE">
              <w:rPr>
                <w:rFonts w:ascii="Arial" w:eastAsia="Arial" w:hAnsi="Arial" w:cs="Arial"/>
              </w:rPr>
              <w:t>25.980</w:t>
            </w:r>
          </w:p>
        </w:tc>
        <w:tc>
          <w:tcPr>
            <w:tcW w:w="955" w:type="dxa"/>
            <w:tcBorders>
              <w:top w:val="single" w:sz="4" w:space="0" w:color="AEAEAE"/>
              <w:left w:val="single" w:sz="4" w:space="0" w:color="E0E0E0"/>
              <w:bottom w:val="single" w:sz="4" w:space="0" w:color="AEAEAE"/>
              <w:right w:val="single" w:sz="4" w:space="0" w:color="E0E0E0"/>
            </w:tcBorders>
            <w:shd w:val="clear" w:color="auto" w:fill="F9F9FB"/>
          </w:tcPr>
          <w:p w14:paraId="00000230"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45" w:type="dxa"/>
            <w:tcBorders>
              <w:top w:val="single" w:sz="4" w:space="0" w:color="AEAEAE"/>
              <w:left w:val="single" w:sz="4" w:space="0" w:color="E0E0E0"/>
              <w:bottom w:val="single" w:sz="4" w:space="0" w:color="AEAEAE"/>
              <w:right w:val="single" w:sz="4" w:space="0" w:color="E0E0E0"/>
            </w:tcBorders>
            <w:shd w:val="clear" w:color="auto" w:fill="F9F9FB"/>
          </w:tcPr>
          <w:p w14:paraId="00000231"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215" w:type="dxa"/>
            <w:tcBorders>
              <w:left w:val="single" w:sz="4" w:space="0" w:color="E0E0E0"/>
            </w:tcBorders>
            <w:tcMar>
              <w:top w:w="100" w:type="dxa"/>
              <w:left w:w="100" w:type="dxa"/>
              <w:bottom w:w="100" w:type="dxa"/>
              <w:right w:w="100" w:type="dxa"/>
            </w:tcMar>
          </w:tcPr>
          <w:p w14:paraId="00000232" w14:textId="77777777" w:rsidR="00C14C0B" w:rsidRPr="00EB42BE" w:rsidRDefault="00C14C0B">
            <w:pPr>
              <w:rPr>
                <w:rFonts w:ascii="Arial" w:eastAsia="Arial" w:hAnsi="Arial" w:cs="Arial"/>
              </w:rPr>
            </w:pPr>
          </w:p>
        </w:tc>
      </w:tr>
      <w:tr w:rsidR="00C14C0B" w:rsidRPr="00EB42BE" w14:paraId="0FCCFF14" w14:textId="77777777" w:rsidTr="007761DB">
        <w:trPr>
          <w:trHeight w:val="239"/>
        </w:trPr>
        <w:tc>
          <w:tcPr>
            <w:tcW w:w="6262" w:type="dxa"/>
            <w:tcBorders>
              <w:top w:val="single" w:sz="4" w:space="0" w:color="AEAEAE"/>
              <w:bottom w:val="single" w:sz="4" w:space="0" w:color="AEAEAE"/>
            </w:tcBorders>
            <w:shd w:val="clear" w:color="auto" w:fill="E0E0E0"/>
          </w:tcPr>
          <w:p w14:paraId="00000233"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Has more convenient locations for me</w:t>
            </w:r>
          </w:p>
        </w:tc>
        <w:tc>
          <w:tcPr>
            <w:tcW w:w="975" w:type="dxa"/>
            <w:tcBorders>
              <w:top w:val="single" w:sz="4" w:space="0" w:color="AEAEAE"/>
              <w:bottom w:val="single" w:sz="4" w:space="0" w:color="AEAEAE"/>
              <w:right w:val="single" w:sz="4" w:space="0" w:color="E0E0E0"/>
            </w:tcBorders>
            <w:shd w:val="clear" w:color="auto" w:fill="F9F9FB"/>
          </w:tcPr>
          <w:p w14:paraId="00000234" w14:textId="77777777" w:rsidR="00C14C0B" w:rsidRPr="00EB42BE" w:rsidRDefault="00DF6B49">
            <w:pPr>
              <w:ind w:left="60" w:right="60"/>
              <w:jc w:val="right"/>
              <w:rPr>
                <w:rFonts w:ascii="Arial" w:eastAsia="Arial" w:hAnsi="Arial" w:cs="Arial"/>
              </w:rPr>
            </w:pPr>
            <w:r w:rsidRPr="00EB42BE">
              <w:rPr>
                <w:rFonts w:ascii="Arial" w:eastAsia="Arial" w:hAnsi="Arial" w:cs="Arial"/>
              </w:rPr>
              <w:t>22.845</w:t>
            </w:r>
          </w:p>
        </w:tc>
        <w:tc>
          <w:tcPr>
            <w:tcW w:w="955" w:type="dxa"/>
            <w:tcBorders>
              <w:top w:val="single" w:sz="4" w:space="0" w:color="AEAEAE"/>
              <w:left w:val="single" w:sz="4" w:space="0" w:color="E0E0E0"/>
              <w:bottom w:val="single" w:sz="4" w:space="0" w:color="AEAEAE"/>
              <w:right w:val="single" w:sz="4" w:space="0" w:color="E0E0E0"/>
            </w:tcBorders>
            <w:shd w:val="clear" w:color="auto" w:fill="F9F9FB"/>
          </w:tcPr>
          <w:p w14:paraId="00000235"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45" w:type="dxa"/>
            <w:tcBorders>
              <w:top w:val="single" w:sz="4" w:space="0" w:color="AEAEAE"/>
              <w:left w:val="single" w:sz="4" w:space="0" w:color="E0E0E0"/>
              <w:bottom w:val="single" w:sz="4" w:space="0" w:color="AEAEAE"/>
              <w:right w:val="single" w:sz="4" w:space="0" w:color="E0E0E0"/>
            </w:tcBorders>
            <w:shd w:val="clear" w:color="auto" w:fill="F9F9FB"/>
          </w:tcPr>
          <w:p w14:paraId="00000236"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215" w:type="dxa"/>
            <w:tcBorders>
              <w:left w:val="single" w:sz="4" w:space="0" w:color="E0E0E0"/>
            </w:tcBorders>
            <w:tcMar>
              <w:top w:w="100" w:type="dxa"/>
              <w:left w:w="100" w:type="dxa"/>
              <w:bottom w:w="100" w:type="dxa"/>
              <w:right w:w="100" w:type="dxa"/>
            </w:tcMar>
          </w:tcPr>
          <w:p w14:paraId="00000237" w14:textId="77777777" w:rsidR="00C14C0B" w:rsidRPr="00EB42BE" w:rsidRDefault="00C14C0B">
            <w:pPr>
              <w:rPr>
                <w:rFonts w:ascii="Arial" w:eastAsia="Arial" w:hAnsi="Arial" w:cs="Arial"/>
              </w:rPr>
            </w:pPr>
          </w:p>
        </w:tc>
      </w:tr>
      <w:tr w:rsidR="00C14C0B" w:rsidRPr="00EB42BE" w14:paraId="46624A47" w14:textId="77777777" w:rsidTr="007761DB">
        <w:trPr>
          <w:trHeight w:val="317"/>
        </w:trPr>
        <w:tc>
          <w:tcPr>
            <w:tcW w:w="6262" w:type="dxa"/>
            <w:tcBorders>
              <w:top w:val="single" w:sz="4" w:space="0" w:color="AEAEAE"/>
              <w:bottom w:val="single" w:sz="4" w:space="0" w:color="AEAEAE"/>
            </w:tcBorders>
            <w:shd w:val="clear" w:color="auto" w:fill="E0E0E0"/>
          </w:tcPr>
          <w:p w14:paraId="00000238"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Offers products at Reasonable Prices</w:t>
            </w:r>
          </w:p>
        </w:tc>
        <w:tc>
          <w:tcPr>
            <w:tcW w:w="975" w:type="dxa"/>
            <w:tcBorders>
              <w:top w:val="single" w:sz="4" w:space="0" w:color="AEAEAE"/>
              <w:bottom w:val="single" w:sz="4" w:space="0" w:color="AEAEAE"/>
              <w:right w:val="single" w:sz="4" w:space="0" w:color="E0E0E0"/>
            </w:tcBorders>
            <w:shd w:val="clear" w:color="auto" w:fill="F9F9FB"/>
          </w:tcPr>
          <w:p w14:paraId="00000239" w14:textId="77777777" w:rsidR="00C14C0B" w:rsidRPr="00EB42BE" w:rsidRDefault="00DF6B49">
            <w:pPr>
              <w:ind w:left="60" w:right="60"/>
              <w:jc w:val="right"/>
              <w:rPr>
                <w:rFonts w:ascii="Arial" w:eastAsia="Arial" w:hAnsi="Arial" w:cs="Arial"/>
              </w:rPr>
            </w:pPr>
            <w:r w:rsidRPr="00EB42BE">
              <w:rPr>
                <w:rFonts w:ascii="Arial" w:eastAsia="Arial" w:hAnsi="Arial" w:cs="Arial"/>
              </w:rPr>
              <w:t>23.910</w:t>
            </w:r>
          </w:p>
        </w:tc>
        <w:tc>
          <w:tcPr>
            <w:tcW w:w="955" w:type="dxa"/>
            <w:tcBorders>
              <w:top w:val="single" w:sz="4" w:space="0" w:color="AEAEAE"/>
              <w:left w:val="single" w:sz="4" w:space="0" w:color="E0E0E0"/>
              <w:bottom w:val="single" w:sz="4" w:space="0" w:color="AEAEAE"/>
              <w:right w:val="single" w:sz="4" w:space="0" w:color="E0E0E0"/>
            </w:tcBorders>
            <w:shd w:val="clear" w:color="auto" w:fill="F9F9FB"/>
          </w:tcPr>
          <w:p w14:paraId="0000023A"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45" w:type="dxa"/>
            <w:tcBorders>
              <w:top w:val="single" w:sz="4" w:space="0" w:color="AEAEAE"/>
              <w:left w:val="single" w:sz="4" w:space="0" w:color="E0E0E0"/>
              <w:bottom w:val="single" w:sz="4" w:space="0" w:color="AEAEAE"/>
              <w:right w:val="single" w:sz="4" w:space="0" w:color="E0E0E0"/>
            </w:tcBorders>
            <w:shd w:val="clear" w:color="auto" w:fill="F9F9FB"/>
          </w:tcPr>
          <w:p w14:paraId="0000023B"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215" w:type="dxa"/>
            <w:tcBorders>
              <w:left w:val="single" w:sz="4" w:space="0" w:color="E0E0E0"/>
            </w:tcBorders>
            <w:tcMar>
              <w:top w:w="100" w:type="dxa"/>
              <w:left w:w="100" w:type="dxa"/>
              <w:bottom w:w="100" w:type="dxa"/>
              <w:right w:w="100" w:type="dxa"/>
            </w:tcMar>
          </w:tcPr>
          <w:p w14:paraId="0000023C" w14:textId="77777777" w:rsidR="00C14C0B" w:rsidRPr="00EB42BE" w:rsidRDefault="00C14C0B">
            <w:pPr>
              <w:rPr>
                <w:rFonts w:ascii="Arial" w:eastAsia="Arial" w:hAnsi="Arial" w:cs="Arial"/>
              </w:rPr>
            </w:pPr>
          </w:p>
        </w:tc>
      </w:tr>
      <w:tr w:rsidR="00C14C0B" w:rsidRPr="00EB42BE" w14:paraId="43C85F7B" w14:textId="77777777" w:rsidTr="007761DB">
        <w:trPr>
          <w:trHeight w:val="239"/>
        </w:trPr>
        <w:tc>
          <w:tcPr>
            <w:tcW w:w="6262" w:type="dxa"/>
            <w:tcBorders>
              <w:top w:val="single" w:sz="4" w:space="0" w:color="AEAEAE"/>
              <w:bottom w:val="single" w:sz="4" w:space="0" w:color="AEAEAE"/>
            </w:tcBorders>
            <w:shd w:val="clear" w:color="auto" w:fill="E0E0E0"/>
          </w:tcPr>
          <w:p w14:paraId="0000023D"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Has Excellent Customer Service</w:t>
            </w:r>
          </w:p>
        </w:tc>
        <w:tc>
          <w:tcPr>
            <w:tcW w:w="975" w:type="dxa"/>
            <w:tcBorders>
              <w:top w:val="single" w:sz="4" w:space="0" w:color="AEAEAE"/>
              <w:bottom w:val="single" w:sz="4" w:space="0" w:color="AEAEAE"/>
              <w:right w:val="single" w:sz="4" w:space="0" w:color="E0E0E0"/>
            </w:tcBorders>
            <w:shd w:val="clear" w:color="auto" w:fill="F9F9FB"/>
          </w:tcPr>
          <w:p w14:paraId="0000023E" w14:textId="77777777" w:rsidR="00C14C0B" w:rsidRPr="00EB42BE" w:rsidRDefault="00DF6B49">
            <w:pPr>
              <w:ind w:left="60" w:right="60"/>
              <w:jc w:val="right"/>
              <w:rPr>
                <w:rFonts w:ascii="Arial" w:eastAsia="Arial" w:hAnsi="Arial" w:cs="Arial"/>
              </w:rPr>
            </w:pPr>
            <w:r w:rsidRPr="00EB42BE">
              <w:rPr>
                <w:rFonts w:ascii="Arial" w:eastAsia="Arial" w:hAnsi="Arial" w:cs="Arial"/>
              </w:rPr>
              <w:t>-.048</w:t>
            </w:r>
          </w:p>
        </w:tc>
        <w:tc>
          <w:tcPr>
            <w:tcW w:w="955" w:type="dxa"/>
            <w:tcBorders>
              <w:top w:val="single" w:sz="4" w:space="0" w:color="AEAEAE"/>
              <w:left w:val="single" w:sz="4" w:space="0" w:color="E0E0E0"/>
              <w:bottom w:val="single" w:sz="4" w:space="0" w:color="AEAEAE"/>
              <w:right w:val="single" w:sz="4" w:space="0" w:color="E0E0E0"/>
            </w:tcBorders>
            <w:shd w:val="clear" w:color="auto" w:fill="F9F9FB"/>
          </w:tcPr>
          <w:p w14:paraId="0000023F" w14:textId="77777777" w:rsidR="00C14C0B" w:rsidRPr="00EB42BE" w:rsidRDefault="00DF6B49">
            <w:pPr>
              <w:ind w:left="60" w:right="60"/>
              <w:jc w:val="right"/>
              <w:rPr>
                <w:rFonts w:ascii="Arial" w:eastAsia="Arial" w:hAnsi="Arial" w:cs="Arial"/>
              </w:rPr>
            </w:pPr>
            <w:r w:rsidRPr="00EB42BE">
              <w:rPr>
                <w:rFonts w:ascii="Arial" w:eastAsia="Arial" w:hAnsi="Arial" w:cs="Arial"/>
              </w:rPr>
              <w:t>.481</w:t>
            </w:r>
          </w:p>
        </w:tc>
        <w:tc>
          <w:tcPr>
            <w:tcW w:w="1145" w:type="dxa"/>
            <w:tcBorders>
              <w:top w:val="single" w:sz="4" w:space="0" w:color="AEAEAE"/>
              <w:left w:val="single" w:sz="4" w:space="0" w:color="E0E0E0"/>
              <w:bottom w:val="single" w:sz="4" w:space="0" w:color="AEAEAE"/>
              <w:right w:val="single" w:sz="4" w:space="0" w:color="E0E0E0"/>
            </w:tcBorders>
            <w:shd w:val="clear" w:color="auto" w:fill="F9F9FB"/>
          </w:tcPr>
          <w:p w14:paraId="00000240" w14:textId="77777777" w:rsidR="00C14C0B" w:rsidRPr="00EB42BE" w:rsidRDefault="00DF6B49">
            <w:pPr>
              <w:ind w:left="60" w:right="60"/>
              <w:jc w:val="right"/>
              <w:rPr>
                <w:rFonts w:ascii="Arial" w:eastAsia="Arial" w:hAnsi="Arial" w:cs="Arial"/>
              </w:rPr>
            </w:pPr>
            <w:r w:rsidRPr="00EB42BE">
              <w:rPr>
                <w:rFonts w:ascii="Arial" w:eastAsia="Arial" w:hAnsi="Arial" w:cs="Arial"/>
              </w:rPr>
              <w:t>.962</w:t>
            </w:r>
          </w:p>
        </w:tc>
        <w:tc>
          <w:tcPr>
            <w:tcW w:w="215" w:type="dxa"/>
            <w:tcBorders>
              <w:left w:val="single" w:sz="4" w:space="0" w:color="E0E0E0"/>
            </w:tcBorders>
            <w:tcMar>
              <w:top w:w="100" w:type="dxa"/>
              <w:left w:w="100" w:type="dxa"/>
              <w:bottom w:w="100" w:type="dxa"/>
              <w:right w:w="100" w:type="dxa"/>
            </w:tcMar>
          </w:tcPr>
          <w:p w14:paraId="00000241" w14:textId="77777777" w:rsidR="00C14C0B" w:rsidRPr="00EB42BE" w:rsidRDefault="00C14C0B">
            <w:pPr>
              <w:rPr>
                <w:rFonts w:ascii="Arial" w:eastAsia="Arial" w:hAnsi="Arial" w:cs="Arial"/>
              </w:rPr>
            </w:pPr>
          </w:p>
        </w:tc>
      </w:tr>
      <w:tr w:rsidR="00C14C0B" w:rsidRPr="00EB42BE" w14:paraId="7903DBC7" w14:textId="77777777" w:rsidTr="007761DB">
        <w:trPr>
          <w:trHeight w:val="223"/>
        </w:trPr>
        <w:tc>
          <w:tcPr>
            <w:tcW w:w="6262" w:type="dxa"/>
            <w:tcBorders>
              <w:top w:val="single" w:sz="4" w:space="0" w:color="AEAEAE"/>
              <w:bottom w:val="single" w:sz="4" w:space="0" w:color="AEAEAE"/>
            </w:tcBorders>
            <w:shd w:val="clear" w:color="auto" w:fill="E0E0E0"/>
          </w:tcPr>
          <w:p w14:paraId="00000242"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Has High Product Quality</w:t>
            </w:r>
          </w:p>
        </w:tc>
        <w:tc>
          <w:tcPr>
            <w:tcW w:w="975" w:type="dxa"/>
            <w:tcBorders>
              <w:top w:val="single" w:sz="4" w:space="0" w:color="AEAEAE"/>
              <w:bottom w:val="single" w:sz="4" w:space="0" w:color="AEAEAE"/>
              <w:right w:val="single" w:sz="4" w:space="0" w:color="E0E0E0"/>
            </w:tcBorders>
            <w:shd w:val="clear" w:color="auto" w:fill="F9F9FB"/>
          </w:tcPr>
          <w:p w14:paraId="00000243" w14:textId="77777777" w:rsidR="00C14C0B" w:rsidRPr="00EB42BE" w:rsidRDefault="00DF6B49">
            <w:pPr>
              <w:ind w:left="60" w:right="60"/>
              <w:jc w:val="right"/>
              <w:rPr>
                <w:rFonts w:ascii="Arial" w:eastAsia="Arial" w:hAnsi="Arial" w:cs="Arial"/>
              </w:rPr>
            </w:pPr>
            <w:r w:rsidRPr="00EB42BE">
              <w:rPr>
                <w:rFonts w:ascii="Arial" w:eastAsia="Arial" w:hAnsi="Arial" w:cs="Arial"/>
              </w:rPr>
              <w:t>9.329</w:t>
            </w:r>
          </w:p>
        </w:tc>
        <w:tc>
          <w:tcPr>
            <w:tcW w:w="955" w:type="dxa"/>
            <w:tcBorders>
              <w:top w:val="single" w:sz="4" w:space="0" w:color="AEAEAE"/>
              <w:left w:val="single" w:sz="4" w:space="0" w:color="E0E0E0"/>
              <w:bottom w:val="single" w:sz="4" w:space="0" w:color="AEAEAE"/>
              <w:right w:val="single" w:sz="4" w:space="0" w:color="E0E0E0"/>
            </w:tcBorders>
            <w:shd w:val="clear" w:color="auto" w:fill="F9F9FB"/>
          </w:tcPr>
          <w:p w14:paraId="00000244"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45" w:type="dxa"/>
            <w:tcBorders>
              <w:top w:val="single" w:sz="4" w:space="0" w:color="AEAEAE"/>
              <w:left w:val="single" w:sz="4" w:space="0" w:color="E0E0E0"/>
              <w:bottom w:val="single" w:sz="4" w:space="0" w:color="AEAEAE"/>
              <w:right w:val="single" w:sz="4" w:space="0" w:color="E0E0E0"/>
            </w:tcBorders>
            <w:shd w:val="clear" w:color="auto" w:fill="F9F9FB"/>
          </w:tcPr>
          <w:p w14:paraId="00000245"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215" w:type="dxa"/>
            <w:tcBorders>
              <w:left w:val="single" w:sz="4" w:space="0" w:color="E0E0E0"/>
            </w:tcBorders>
            <w:tcMar>
              <w:top w:w="100" w:type="dxa"/>
              <w:left w:w="100" w:type="dxa"/>
              <w:bottom w:w="100" w:type="dxa"/>
              <w:right w:w="100" w:type="dxa"/>
            </w:tcMar>
          </w:tcPr>
          <w:p w14:paraId="00000246" w14:textId="77777777" w:rsidR="00C14C0B" w:rsidRPr="00EB42BE" w:rsidRDefault="00C14C0B">
            <w:pPr>
              <w:rPr>
                <w:rFonts w:ascii="Arial" w:eastAsia="Arial" w:hAnsi="Arial" w:cs="Arial"/>
              </w:rPr>
            </w:pPr>
          </w:p>
        </w:tc>
      </w:tr>
      <w:tr w:rsidR="00C14C0B" w:rsidRPr="00EB42BE" w14:paraId="2413694A" w14:textId="77777777" w:rsidTr="007761DB">
        <w:trPr>
          <w:trHeight w:val="208"/>
        </w:trPr>
        <w:tc>
          <w:tcPr>
            <w:tcW w:w="6262" w:type="dxa"/>
            <w:tcBorders>
              <w:top w:val="single" w:sz="4" w:space="0" w:color="AEAEAE"/>
              <w:bottom w:val="single" w:sz="4" w:space="0" w:color="AEAEAE"/>
            </w:tcBorders>
            <w:shd w:val="clear" w:color="auto" w:fill="E0E0E0"/>
          </w:tcPr>
          <w:p w14:paraId="00000247"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Has a flexible return policy</w:t>
            </w:r>
          </w:p>
        </w:tc>
        <w:tc>
          <w:tcPr>
            <w:tcW w:w="975" w:type="dxa"/>
            <w:tcBorders>
              <w:top w:val="single" w:sz="4" w:space="0" w:color="AEAEAE"/>
              <w:bottom w:val="single" w:sz="4" w:space="0" w:color="AEAEAE"/>
              <w:right w:val="single" w:sz="4" w:space="0" w:color="E0E0E0"/>
            </w:tcBorders>
            <w:shd w:val="clear" w:color="auto" w:fill="F9F9FB"/>
          </w:tcPr>
          <w:p w14:paraId="00000248" w14:textId="77777777" w:rsidR="00C14C0B" w:rsidRPr="00EB42BE" w:rsidRDefault="00DF6B49">
            <w:pPr>
              <w:ind w:left="60" w:right="60"/>
              <w:jc w:val="right"/>
              <w:rPr>
                <w:rFonts w:ascii="Arial" w:eastAsia="Arial" w:hAnsi="Arial" w:cs="Arial"/>
              </w:rPr>
            </w:pPr>
            <w:r w:rsidRPr="00EB42BE">
              <w:rPr>
                <w:rFonts w:ascii="Arial" w:eastAsia="Arial" w:hAnsi="Arial" w:cs="Arial"/>
              </w:rPr>
              <w:t>16.336</w:t>
            </w:r>
          </w:p>
        </w:tc>
        <w:tc>
          <w:tcPr>
            <w:tcW w:w="955" w:type="dxa"/>
            <w:tcBorders>
              <w:top w:val="single" w:sz="4" w:space="0" w:color="AEAEAE"/>
              <w:left w:val="single" w:sz="4" w:space="0" w:color="E0E0E0"/>
              <w:bottom w:val="single" w:sz="4" w:space="0" w:color="AEAEAE"/>
              <w:right w:val="single" w:sz="4" w:space="0" w:color="E0E0E0"/>
            </w:tcBorders>
            <w:shd w:val="clear" w:color="auto" w:fill="F9F9FB"/>
          </w:tcPr>
          <w:p w14:paraId="00000249"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45" w:type="dxa"/>
            <w:tcBorders>
              <w:top w:val="single" w:sz="4" w:space="0" w:color="AEAEAE"/>
              <w:left w:val="single" w:sz="4" w:space="0" w:color="E0E0E0"/>
              <w:bottom w:val="single" w:sz="4" w:space="0" w:color="AEAEAE"/>
              <w:right w:val="single" w:sz="4" w:space="0" w:color="E0E0E0"/>
            </w:tcBorders>
            <w:shd w:val="clear" w:color="auto" w:fill="F9F9FB"/>
          </w:tcPr>
          <w:p w14:paraId="0000024A"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215" w:type="dxa"/>
            <w:tcBorders>
              <w:left w:val="single" w:sz="4" w:space="0" w:color="E0E0E0"/>
            </w:tcBorders>
            <w:tcMar>
              <w:top w:w="100" w:type="dxa"/>
              <w:left w:w="100" w:type="dxa"/>
              <w:bottom w:w="100" w:type="dxa"/>
              <w:right w:w="100" w:type="dxa"/>
            </w:tcMar>
          </w:tcPr>
          <w:p w14:paraId="0000024B" w14:textId="77777777" w:rsidR="00C14C0B" w:rsidRPr="00EB42BE" w:rsidRDefault="00C14C0B">
            <w:pPr>
              <w:rPr>
                <w:rFonts w:ascii="Arial" w:eastAsia="Arial" w:hAnsi="Arial" w:cs="Arial"/>
              </w:rPr>
            </w:pPr>
          </w:p>
        </w:tc>
      </w:tr>
      <w:tr w:rsidR="00C14C0B" w:rsidRPr="00EB42BE" w14:paraId="17BB0970" w14:textId="77777777" w:rsidTr="007761DB">
        <w:trPr>
          <w:trHeight w:val="271"/>
        </w:trPr>
        <w:tc>
          <w:tcPr>
            <w:tcW w:w="6262" w:type="dxa"/>
            <w:tcBorders>
              <w:top w:val="single" w:sz="4" w:space="0" w:color="AEAEAE"/>
              <w:bottom w:val="single" w:sz="4" w:space="0" w:color="AEAEAE"/>
            </w:tcBorders>
            <w:shd w:val="clear" w:color="auto" w:fill="E0E0E0"/>
          </w:tcPr>
          <w:p w14:paraId="0000024C"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I am satisfied with the Overall Experience</w:t>
            </w:r>
          </w:p>
        </w:tc>
        <w:tc>
          <w:tcPr>
            <w:tcW w:w="975" w:type="dxa"/>
            <w:tcBorders>
              <w:top w:val="single" w:sz="4" w:space="0" w:color="AEAEAE"/>
              <w:bottom w:val="single" w:sz="4" w:space="0" w:color="AEAEAE"/>
              <w:right w:val="single" w:sz="4" w:space="0" w:color="E0E0E0"/>
            </w:tcBorders>
            <w:shd w:val="clear" w:color="auto" w:fill="F9F9FB"/>
          </w:tcPr>
          <w:p w14:paraId="0000024D" w14:textId="77777777" w:rsidR="00C14C0B" w:rsidRPr="00EB42BE" w:rsidRDefault="00DF6B49">
            <w:pPr>
              <w:ind w:left="60" w:right="60"/>
              <w:jc w:val="right"/>
              <w:rPr>
                <w:rFonts w:ascii="Arial" w:eastAsia="Arial" w:hAnsi="Arial" w:cs="Arial"/>
              </w:rPr>
            </w:pPr>
            <w:r w:rsidRPr="00EB42BE">
              <w:rPr>
                <w:rFonts w:ascii="Arial" w:eastAsia="Arial" w:hAnsi="Arial" w:cs="Arial"/>
              </w:rPr>
              <w:t>16.316</w:t>
            </w:r>
          </w:p>
        </w:tc>
        <w:tc>
          <w:tcPr>
            <w:tcW w:w="955" w:type="dxa"/>
            <w:tcBorders>
              <w:top w:val="single" w:sz="4" w:space="0" w:color="AEAEAE"/>
              <w:left w:val="single" w:sz="4" w:space="0" w:color="E0E0E0"/>
              <w:bottom w:val="single" w:sz="4" w:space="0" w:color="AEAEAE"/>
              <w:right w:val="single" w:sz="4" w:space="0" w:color="E0E0E0"/>
            </w:tcBorders>
            <w:shd w:val="clear" w:color="auto" w:fill="F9F9FB"/>
          </w:tcPr>
          <w:p w14:paraId="0000024E"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45" w:type="dxa"/>
            <w:tcBorders>
              <w:top w:val="single" w:sz="4" w:space="0" w:color="AEAEAE"/>
              <w:left w:val="single" w:sz="4" w:space="0" w:color="E0E0E0"/>
              <w:bottom w:val="single" w:sz="4" w:space="0" w:color="AEAEAE"/>
              <w:right w:val="single" w:sz="4" w:space="0" w:color="E0E0E0"/>
            </w:tcBorders>
            <w:shd w:val="clear" w:color="auto" w:fill="F9F9FB"/>
          </w:tcPr>
          <w:p w14:paraId="0000024F"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215" w:type="dxa"/>
            <w:tcBorders>
              <w:left w:val="single" w:sz="4" w:space="0" w:color="E0E0E0"/>
            </w:tcBorders>
            <w:tcMar>
              <w:top w:w="100" w:type="dxa"/>
              <w:left w:w="100" w:type="dxa"/>
              <w:bottom w:w="100" w:type="dxa"/>
              <w:right w:w="100" w:type="dxa"/>
            </w:tcMar>
          </w:tcPr>
          <w:p w14:paraId="00000250" w14:textId="77777777" w:rsidR="00C14C0B" w:rsidRPr="00EB42BE" w:rsidRDefault="00C14C0B">
            <w:pPr>
              <w:rPr>
                <w:rFonts w:ascii="Arial" w:eastAsia="Arial" w:hAnsi="Arial" w:cs="Arial"/>
              </w:rPr>
            </w:pPr>
          </w:p>
        </w:tc>
      </w:tr>
      <w:tr w:rsidR="00C14C0B" w:rsidRPr="00EB42BE" w14:paraId="7D65C116" w14:textId="77777777" w:rsidTr="007761DB">
        <w:trPr>
          <w:trHeight w:val="457"/>
        </w:trPr>
        <w:tc>
          <w:tcPr>
            <w:tcW w:w="6262" w:type="dxa"/>
            <w:tcBorders>
              <w:top w:val="single" w:sz="4" w:space="0" w:color="AEAEAE"/>
              <w:bottom w:val="single" w:sz="4" w:space="0" w:color="152935"/>
            </w:tcBorders>
            <w:shd w:val="clear" w:color="auto" w:fill="E0E0E0"/>
          </w:tcPr>
          <w:p w14:paraId="00000251" w14:textId="77777777" w:rsidR="00C14C0B" w:rsidRPr="00EB42BE" w:rsidRDefault="00DF6B49">
            <w:pPr>
              <w:ind w:left="60" w:right="60"/>
              <w:jc w:val="both"/>
              <w:rPr>
                <w:rFonts w:ascii="Arial" w:eastAsia="Arial" w:hAnsi="Arial" w:cs="Arial"/>
              </w:rPr>
            </w:pPr>
            <w:r w:rsidRPr="00EB42BE">
              <w:rPr>
                <w:rFonts w:ascii="Arial" w:eastAsia="Arial" w:hAnsi="Arial" w:cs="Arial"/>
              </w:rPr>
              <w:t>Performance (Walmart): I am likely to recommend Walmart to family and friends.</w:t>
            </w:r>
          </w:p>
        </w:tc>
        <w:tc>
          <w:tcPr>
            <w:tcW w:w="975" w:type="dxa"/>
            <w:tcBorders>
              <w:top w:val="single" w:sz="4" w:space="0" w:color="AEAEAE"/>
              <w:bottom w:val="single" w:sz="4" w:space="0" w:color="152935"/>
              <w:right w:val="single" w:sz="4" w:space="0" w:color="E0E0E0"/>
            </w:tcBorders>
            <w:shd w:val="clear" w:color="auto" w:fill="F9F9FB"/>
          </w:tcPr>
          <w:p w14:paraId="00000252" w14:textId="77777777" w:rsidR="00C14C0B" w:rsidRPr="00EB42BE" w:rsidRDefault="00DF6B49">
            <w:pPr>
              <w:ind w:left="60" w:right="60"/>
              <w:jc w:val="right"/>
              <w:rPr>
                <w:rFonts w:ascii="Arial" w:eastAsia="Arial" w:hAnsi="Arial" w:cs="Arial"/>
              </w:rPr>
            </w:pPr>
            <w:r w:rsidRPr="00EB42BE">
              <w:rPr>
                <w:rFonts w:ascii="Arial" w:eastAsia="Arial" w:hAnsi="Arial" w:cs="Arial"/>
              </w:rPr>
              <w:t>11.847</w:t>
            </w:r>
          </w:p>
        </w:tc>
        <w:tc>
          <w:tcPr>
            <w:tcW w:w="955" w:type="dxa"/>
            <w:tcBorders>
              <w:top w:val="single" w:sz="4" w:space="0" w:color="AEAEAE"/>
              <w:left w:val="single" w:sz="4" w:space="0" w:color="E0E0E0"/>
              <w:bottom w:val="single" w:sz="4" w:space="0" w:color="152935"/>
              <w:right w:val="single" w:sz="4" w:space="0" w:color="E0E0E0"/>
            </w:tcBorders>
            <w:shd w:val="clear" w:color="auto" w:fill="F9F9FB"/>
          </w:tcPr>
          <w:p w14:paraId="00000253"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45" w:type="dxa"/>
            <w:tcBorders>
              <w:top w:val="single" w:sz="4" w:space="0" w:color="AEAEAE"/>
              <w:left w:val="single" w:sz="4" w:space="0" w:color="E0E0E0"/>
              <w:bottom w:val="single" w:sz="4" w:space="0" w:color="152935"/>
              <w:right w:val="single" w:sz="4" w:space="0" w:color="E0E0E0"/>
            </w:tcBorders>
            <w:shd w:val="clear" w:color="auto" w:fill="F9F9FB"/>
          </w:tcPr>
          <w:p w14:paraId="00000254"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215" w:type="dxa"/>
            <w:tcBorders>
              <w:left w:val="single" w:sz="4" w:space="0" w:color="E0E0E0"/>
            </w:tcBorders>
            <w:tcMar>
              <w:top w:w="100" w:type="dxa"/>
              <w:left w:w="100" w:type="dxa"/>
              <w:bottom w:w="100" w:type="dxa"/>
              <w:right w:w="100" w:type="dxa"/>
            </w:tcMar>
          </w:tcPr>
          <w:p w14:paraId="00000255" w14:textId="77777777" w:rsidR="00C14C0B" w:rsidRPr="00EB42BE" w:rsidRDefault="00C14C0B">
            <w:pPr>
              <w:rPr>
                <w:rFonts w:ascii="Arial" w:eastAsia="Arial" w:hAnsi="Arial" w:cs="Arial"/>
              </w:rPr>
            </w:pPr>
          </w:p>
        </w:tc>
      </w:tr>
    </w:tbl>
    <w:p w14:paraId="00000256" w14:textId="77777777" w:rsidR="00C14C0B" w:rsidRPr="00EB42BE" w:rsidRDefault="00C14C0B">
      <w:pPr>
        <w:spacing w:after="0" w:line="240" w:lineRule="auto"/>
        <w:rPr>
          <w:rFonts w:ascii="Arial" w:eastAsia="Arial" w:hAnsi="Arial" w:cs="Arial"/>
        </w:rPr>
      </w:pPr>
    </w:p>
    <w:p w14:paraId="00000257" w14:textId="77777777" w:rsidR="00C14C0B" w:rsidRPr="00EB42BE" w:rsidRDefault="00DF6B49">
      <w:pPr>
        <w:spacing w:after="0" w:line="240" w:lineRule="auto"/>
        <w:jc w:val="both"/>
        <w:rPr>
          <w:rFonts w:ascii="Arial" w:eastAsia="Arial" w:hAnsi="Arial" w:cs="Arial"/>
        </w:rPr>
      </w:pPr>
      <w:r w:rsidRPr="00EB42BE">
        <w:rPr>
          <w:rFonts w:ascii="Arial" w:eastAsia="Arial" w:hAnsi="Arial" w:cs="Arial"/>
        </w:rPr>
        <w:t xml:space="preserve">The Sig (2-tailed) is &lt; 0.05 for all the following variables (I am a regular customer at Walmart, I like the fast self–checkout option at Walmart, Offers a variety of product options, Has more convenient locations for me, Offers products at Reasonable Prices, Has High Product Quality, Has a flexible return policy, I am satisfied with the Overall Experience, I am likely to recommend Walmart to family and friends). This means that the result is statistically significant. Further, since </w:t>
      </w:r>
      <w:proofErr w:type="spellStart"/>
      <w:r w:rsidRPr="00EB42BE">
        <w:rPr>
          <w:rFonts w:ascii="Arial" w:eastAsia="Arial" w:hAnsi="Arial" w:cs="Arial"/>
        </w:rPr>
        <w:t>t</w:t>
      </w:r>
      <w:proofErr w:type="spellEnd"/>
      <w:r w:rsidRPr="00EB42BE">
        <w:rPr>
          <w:rFonts w:ascii="Arial" w:eastAsia="Arial" w:hAnsi="Arial" w:cs="Arial"/>
        </w:rPr>
        <w:t xml:space="preserve"> is positive, it means that the mean of the variable is greater than the Test Value chosen (3). So, the combination of these two means that the mean of the variables above is significantly greater than the Test Value chosen (3). Therefore, using the test value of 3, Walmart is doing very well on the referenced variables. However, the Sig (2-tailed) is &gt; 0.05 for “Has Excellent Customer Service”, this means that the result is statistically insignificant. Therefore, we fail to reject the Null hypothesis and conclude that the mean of the variables is equal to 3.</w:t>
      </w:r>
    </w:p>
    <w:p w14:paraId="00000258" w14:textId="77777777" w:rsidR="00C14C0B" w:rsidRPr="00EB42BE" w:rsidRDefault="00C14C0B">
      <w:pPr>
        <w:spacing w:before="240" w:after="0" w:line="240" w:lineRule="auto"/>
        <w:jc w:val="both"/>
        <w:rPr>
          <w:rFonts w:ascii="Arial" w:eastAsia="Arial" w:hAnsi="Arial" w:cs="Arial"/>
        </w:rPr>
      </w:pPr>
    </w:p>
    <w:p w14:paraId="00000259" w14:textId="77777777" w:rsidR="00C14C0B" w:rsidRPr="00EB42BE" w:rsidRDefault="00C14C0B">
      <w:pPr>
        <w:spacing w:after="0" w:line="240" w:lineRule="auto"/>
        <w:rPr>
          <w:rFonts w:ascii="Arial" w:eastAsia="Arial" w:hAnsi="Arial" w:cs="Arial"/>
        </w:rPr>
      </w:pPr>
    </w:p>
    <w:p w14:paraId="0000025A" w14:textId="77777777" w:rsidR="00C14C0B" w:rsidRPr="00EB42BE" w:rsidRDefault="00C14C0B">
      <w:pPr>
        <w:spacing w:after="0" w:line="240" w:lineRule="auto"/>
        <w:rPr>
          <w:rFonts w:ascii="Arial" w:eastAsia="Arial" w:hAnsi="Arial" w:cs="Arial"/>
        </w:rPr>
      </w:pPr>
    </w:p>
    <w:p w14:paraId="0000025B" w14:textId="12ABDB83" w:rsidR="00C14C0B" w:rsidRPr="00EB42BE" w:rsidRDefault="00C14C0B">
      <w:pPr>
        <w:spacing w:after="0" w:line="240" w:lineRule="auto"/>
        <w:rPr>
          <w:rFonts w:ascii="Arial" w:eastAsia="Arial" w:hAnsi="Arial" w:cs="Arial"/>
        </w:rPr>
      </w:pPr>
    </w:p>
    <w:p w14:paraId="6610F260" w14:textId="332F3926" w:rsidR="00EF40EA" w:rsidRPr="00EB42BE" w:rsidRDefault="00EF40EA">
      <w:pPr>
        <w:spacing w:after="0" w:line="240" w:lineRule="auto"/>
        <w:rPr>
          <w:rFonts w:ascii="Arial" w:eastAsia="Arial" w:hAnsi="Arial" w:cs="Arial"/>
        </w:rPr>
      </w:pPr>
    </w:p>
    <w:p w14:paraId="35B02C57" w14:textId="42A1CEA9" w:rsidR="00EF40EA" w:rsidRPr="00EB42BE" w:rsidRDefault="00EF40EA">
      <w:pPr>
        <w:spacing w:after="0" w:line="240" w:lineRule="auto"/>
        <w:rPr>
          <w:rFonts w:ascii="Arial" w:eastAsia="Arial" w:hAnsi="Arial" w:cs="Arial"/>
        </w:rPr>
      </w:pPr>
    </w:p>
    <w:p w14:paraId="5482070E" w14:textId="77777777" w:rsidR="00EF40EA" w:rsidRPr="00EB42BE" w:rsidRDefault="00EF40EA">
      <w:pPr>
        <w:spacing w:after="0" w:line="240" w:lineRule="auto"/>
        <w:rPr>
          <w:rFonts w:ascii="Arial" w:eastAsia="Arial" w:hAnsi="Arial" w:cs="Arial"/>
        </w:rPr>
      </w:pPr>
    </w:p>
    <w:p w14:paraId="00000266" w14:textId="77777777" w:rsidR="00C14C0B" w:rsidRPr="00EB42BE" w:rsidRDefault="00C14C0B">
      <w:pPr>
        <w:spacing w:after="0" w:line="240" w:lineRule="auto"/>
        <w:rPr>
          <w:rFonts w:ascii="Arial" w:eastAsia="Arial" w:hAnsi="Arial" w:cs="Arial"/>
        </w:rPr>
      </w:pPr>
    </w:p>
    <w:p w14:paraId="00000267" w14:textId="77777777" w:rsidR="00C14C0B" w:rsidRPr="00EB42BE" w:rsidRDefault="00C14C0B">
      <w:pPr>
        <w:spacing w:after="0" w:line="240" w:lineRule="auto"/>
        <w:rPr>
          <w:rFonts w:ascii="Arial" w:eastAsia="Arial" w:hAnsi="Arial" w:cs="Arial"/>
        </w:rPr>
      </w:pPr>
    </w:p>
    <w:tbl>
      <w:tblPr>
        <w:tblStyle w:val="aff6"/>
        <w:tblW w:w="80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65"/>
        <w:gridCol w:w="1086"/>
        <w:gridCol w:w="1074"/>
        <w:gridCol w:w="1124"/>
      </w:tblGrid>
      <w:tr w:rsidR="008645D9" w:rsidRPr="00EB42BE" w14:paraId="43AD5A0F" w14:textId="77777777" w:rsidTr="008645D9">
        <w:trPr>
          <w:trHeight w:val="447"/>
          <w:jc w:val="center"/>
        </w:trPr>
        <w:tc>
          <w:tcPr>
            <w:tcW w:w="4765" w:type="dxa"/>
            <w:vMerge w:val="restart"/>
            <w:shd w:val="clear" w:color="auto" w:fill="FFFFFF"/>
            <w:vAlign w:val="bottom"/>
          </w:tcPr>
          <w:p w14:paraId="00000268" w14:textId="77777777" w:rsidR="008645D9" w:rsidRPr="00EB42BE" w:rsidRDefault="008645D9">
            <w:pPr>
              <w:spacing w:before="240"/>
              <w:jc w:val="center"/>
              <w:rPr>
                <w:rFonts w:ascii="Arial" w:eastAsia="Arial" w:hAnsi="Arial" w:cs="Arial"/>
              </w:rPr>
            </w:pPr>
            <w:r w:rsidRPr="00EB42BE">
              <w:rPr>
                <w:rFonts w:ascii="Arial" w:eastAsia="Arial" w:hAnsi="Arial" w:cs="Arial"/>
                <w:b/>
              </w:rPr>
              <w:t>Test Value=4</w:t>
            </w:r>
          </w:p>
        </w:tc>
        <w:tc>
          <w:tcPr>
            <w:tcW w:w="1086" w:type="dxa"/>
            <w:vMerge w:val="restart"/>
            <w:tcBorders>
              <w:right w:val="single" w:sz="4" w:space="0" w:color="E0E0E0"/>
            </w:tcBorders>
            <w:shd w:val="clear" w:color="auto" w:fill="FFFFFF"/>
            <w:vAlign w:val="bottom"/>
          </w:tcPr>
          <w:p w14:paraId="00000269" w14:textId="77777777" w:rsidR="008645D9" w:rsidRPr="00EB42BE" w:rsidRDefault="008645D9">
            <w:pPr>
              <w:ind w:left="60" w:right="60"/>
              <w:jc w:val="center"/>
              <w:rPr>
                <w:rFonts w:ascii="Arial" w:eastAsia="Arial" w:hAnsi="Arial" w:cs="Arial"/>
              </w:rPr>
            </w:pPr>
            <w:r w:rsidRPr="00EB42BE">
              <w:rPr>
                <w:rFonts w:ascii="Arial" w:eastAsia="Arial" w:hAnsi="Arial" w:cs="Arial"/>
              </w:rPr>
              <w:t>t</w:t>
            </w:r>
          </w:p>
        </w:tc>
        <w:tc>
          <w:tcPr>
            <w:tcW w:w="2198" w:type="dxa"/>
            <w:gridSpan w:val="2"/>
            <w:tcBorders>
              <w:left w:val="single" w:sz="4" w:space="0" w:color="E0E0E0"/>
              <w:right w:val="single" w:sz="4" w:space="0" w:color="E0E0E0"/>
            </w:tcBorders>
            <w:shd w:val="clear" w:color="auto" w:fill="FFFFFF"/>
            <w:vAlign w:val="bottom"/>
          </w:tcPr>
          <w:p w14:paraId="0000026A" w14:textId="77777777" w:rsidR="008645D9" w:rsidRPr="00EB42BE" w:rsidRDefault="008645D9">
            <w:pPr>
              <w:ind w:left="60" w:right="60"/>
              <w:jc w:val="center"/>
              <w:rPr>
                <w:rFonts w:ascii="Arial" w:eastAsia="Arial" w:hAnsi="Arial" w:cs="Arial"/>
              </w:rPr>
            </w:pPr>
            <w:r w:rsidRPr="00EB42BE">
              <w:rPr>
                <w:rFonts w:ascii="Arial" w:eastAsia="Arial" w:hAnsi="Arial" w:cs="Arial"/>
              </w:rPr>
              <w:t>Significance</w:t>
            </w:r>
          </w:p>
        </w:tc>
      </w:tr>
      <w:tr w:rsidR="008645D9" w:rsidRPr="00EB42BE" w14:paraId="6C64CF08" w14:textId="77777777" w:rsidTr="008645D9">
        <w:trPr>
          <w:trHeight w:val="734"/>
          <w:jc w:val="center"/>
        </w:trPr>
        <w:tc>
          <w:tcPr>
            <w:tcW w:w="4765" w:type="dxa"/>
            <w:vMerge/>
            <w:shd w:val="clear" w:color="auto" w:fill="FFFFFF"/>
            <w:vAlign w:val="bottom"/>
          </w:tcPr>
          <w:p w14:paraId="0000026D" w14:textId="77777777" w:rsidR="008645D9" w:rsidRPr="00EB42BE" w:rsidRDefault="008645D9">
            <w:pPr>
              <w:widowControl w:val="0"/>
              <w:pBdr>
                <w:top w:val="nil"/>
                <w:left w:val="nil"/>
                <w:bottom w:val="nil"/>
                <w:right w:val="nil"/>
                <w:between w:val="nil"/>
              </w:pBdr>
              <w:spacing w:line="276" w:lineRule="auto"/>
              <w:rPr>
                <w:rFonts w:ascii="Arial" w:eastAsia="Arial" w:hAnsi="Arial" w:cs="Arial"/>
              </w:rPr>
            </w:pPr>
          </w:p>
        </w:tc>
        <w:tc>
          <w:tcPr>
            <w:tcW w:w="1086" w:type="dxa"/>
            <w:vMerge/>
            <w:tcBorders>
              <w:right w:val="single" w:sz="4" w:space="0" w:color="E0E0E0"/>
            </w:tcBorders>
            <w:shd w:val="clear" w:color="auto" w:fill="FFFFFF"/>
            <w:vAlign w:val="bottom"/>
          </w:tcPr>
          <w:p w14:paraId="0000026E" w14:textId="77777777" w:rsidR="008645D9" w:rsidRPr="00EB42BE" w:rsidRDefault="008645D9">
            <w:pPr>
              <w:widowControl w:val="0"/>
              <w:pBdr>
                <w:top w:val="nil"/>
                <w:left w:val="nil"/>
                <w:bottom w:val="nil"/>
                <w:right w:val="nil"/>
                <w:between w:val="nil"/>
              </w:pBdr>
              <w:spacing w:line="276" w:lineRule="auto"/>
              <w:rPr>
                <w:rFonts w:ascii="Arial" w:eastAsia="Arial" w:hAnsi="Arial" w:cs="Arial"/>
              </w:rPr>
            </w:pPr>
          </w:p>
        </w:tc>
        <w:tc>
          <w:tcPr>
            <w:tcW w:w="1074" w:type="dxa"/>
            <w:tcBorders>
              <w:left w:val="single" w:sz="4" w:space="0" w:color="E0E0E0"/>
              <w:bottom w:val="single" w:sz="4" w:space="0" w:color="152935"/>
              <w:right w:val="single" w:sz="4" w:space="0" w:color="E0E0E0"/>
            </w:tcBorders>
            <w:shd w:val="clear" w:color="auto" w:fill="FFFFFF"/>
            <w:vAlign w:val="bottom"/>
          </w:tcPr>
          <w:p w14:paraId="0000026F" w14:textId="77777777" w:rsidR="008645D9" w:rsidRPr="00EB42BE" w:rsidRDefault="008645D9">
            <w:pPr>
              <w:ind w:left="60" w:right="60"/>
              <w:jc w:val="center"/>
              <w:rPr>
                <w:rFonts w:ascii="Arial" w:eastAsia="Arial" w:hAnsi="Arial" w:cs="Arial"/>
              </w:rPr>
            </w:pPr>
            <w:r w:rsidRPr="00EB42BE">
              <w:rPr>
                <w:rFonts w:ascii="Arial" w:eastAsia="Arial" w:hAnsi="Arial" w:cs="Arial"/>
              </w:rPr>
              <w:t>One-Sided p</w:t>
            </w:r>
          </w:p>
        </w:tc>
        <w:tc>
          <w:tcPr>
            <w:tcW w:w="1124" w:type="dxa"/>
            <w:tcBorders>
              <w:left w:val="single" w:sz="4" w:space="0" w:color="E0E0E0"/>
              <w:bottom w:val="single" w:sz="4" w:space="0" w:color="152935"/>
              <w:right w:val="single" w:sz="4" w:space="0" w:color="E0E0E0"/>
            </w:tcBorders>
            <w:shd w:val="clear" w:color="auto" w:fill="FFFFFF"/>
            <w:vAlign w:val="bottom"/>
          </w:tcPr>
          <w:p w14:paraId="00000270" w14:textId="77777777" w:rsidR="008645D9" w:rsidRPr="00EB42BE" w:rsidRDefault="008645D9">
            <w:pPr>
              <w:ind w:left="60" w:right="60"/>
              <w:jc w:val="center"/>
              <w:rPr>
                <w:rFonts w:ascii="Arial" w:eastAsia="Arial" w:hAnsi="Arial" w:cs="Arial"/>
              </w:rPr>
            </w:pPr>
            <w:r w:rsidRPr="00EB42BE">
              <w:rPr>
                <w:rFonts w:ascii="Arial" w:eastAsia="Arial" w:hAnsi="Arial" w:cs="Arial"/>
              </w:rPr>
              <w:t>Two-Sided p</w:t>
            </w:r>
          </w:p>
        </w:tc>
      </w:tr>
      <w:tr w:rsidR="008645D9" w:rsidRPr="00EB42BE" w14:paraId="72676116" w14:textId="77777777" w:rsidTr="008645D9">
        <w:trPr>
          <w:trHeight w:val="257"/>
          <w:jc w:val="center"/>
        </w:trPr>
        <w:tc>
          <w:tcPr>
            <w:tcW w:w="4765" w:type="dxa"/>
            <w:tcBorders>
              <w:top w:val="single" w:sz="4" w:space="0" w:color="152935"/>
              <w:bottom w:val="single" w:sz="4" w:space="0" w:color="AEAEAE"/>
            </w:tcBorders>
            <w:shd w:val="clear" w:color="auto" w:fill="E0E0E0"/>
          </w:tcPr>
          <w:p w14:paraId="00000272" w14:textId="77777777" w:rsidR="008645D9" w:rsidRPr="00EB42BE" w:rsidRDefault="008645D9">
            <w:pPr>
              <w:ind w:left="60" w:right="60"/>
              <w:jc w:val="both"/>
              <w:rPr>
                <w:rFonts w:ascii="Arial" w:eastAsia="Arial" w:hAnsi="Arial" w:cs="Arial"/>
              </w:rPr>
            </w:pPr>
            <w:r w:rsidRPr="00EB42BE">
              <w:rPr>
                <w:rFonts w:ascii="Arial" w:eastAsia="Arial" w:hAnsi="Arial" w:cs="Arial"/>
              </w:rPr>
              <w:t>Performance (Walmart): I am a regular customer at Walmart</w:t>
            </w:r>
          </w:p>
        </w:tc>
        <w:tc>
          <w:tcPr>
            <w:tcW w:w="1086" w:type="dxa"/>
            <w:tcBorders>
              <w:top w:val="single" w:sz="4" w:space="0" w:color="152935"/>
              <w:bottom w:val="single" w:sz="4" w:space="0" w:color="AEAEAE"/>
              <w:right w:val="single" w:sz="4" w:space="0" w:color="E0E0E0"/>
            </w:tcBorders>
            <w:shd w:val="clear" w:color="auto" w:fill="F9F9FB"/>
          </w:tcPr>
          <w:p w14:paraId="00000273" w14:textId="77777777" w:rsidR="008645D9" w:rsidRPr="00EB42BE" w:rsidRDefault="008645D9">
            <w:pPr>
              <w:ind w:left="60" w:right="60"/>
              <w:jc w:val="right"/>
              <w:rPr>
                <w:rFonts w:ascii="Arial" w:eastAsia="Arial" w:hAnsi="Arial" w:cs="Arial"/>
              </w:rPr>
            </w:pPr>
            <w:r w:rsidRPr="00EB42BE">
              <w:rPr>
                <w:rFonts w:ascii="Arial" w:eastAsia="Arial" w:hAnsi="Arial" w:cs="Arial"/>
              </w:rPr>
              <w:t>-8.688</w:t>
            </w:r>
          </w:p>
        </w:tc>
        <w:tc>
          <w:tcPr>
            <w:tcW w:w="1074" w:type="dxa"/>
            <w:tcBorders>
              <w:top w:val="single" w:sz="4" w:space="0" w:color="152935"/>
              <w:left w:val="single" w:sz="4" w:space="0" w:color="E0E0E0"/>
              <w:bottom w:val="single" w:sz="4" w:space="0" w:color="AEAEAE"/>
              <w:right w:val="single" w:sz="4" w:space="0" w:color="E0E0E0"/>
            </w:tcBorders>
            <w:shd w:val="clear" w:color="auto" w:fill="F9F9FB"/>
          </w:tcPr>
          <w:p w14:paraId="00000274" w14:textId="77777777" w:rsidR="008645D9" w:rsidRPr="00EB42BE" w:rsidRDefault="008645D9">
            <w:pPr>
              <w:ind w:left="60" w:right="60"/>
              <w:jc w:val="right"/>
              <w:rPr>
                <w:rFonts w:ascii="Arial" w:eastAsia="Arial" w:hAnsi="Arial" w:cs="Arial"/>
              </w:rPr>
            </w:pPr>
            <w:r w:rsidRPr="00EB42BE">
              <w:rPr>
                <w:rFonts w:ascii="Arial" w:eastAsia="Arial" w:hAnsi="Arial" w:cs="Arial"/>
              </w:rPr>
              <w:t>&lt;.001</w:t>
            </w:r>
          </w:p>
        </w:tc>
        <w:tc>
          <w:tcPr>
            <w:tcW w:w="1124" w:type="dxa"/>
            <w:tcBorders>
              <w:top w:val="single" w:sz="4" w:space="0" w:color="152935"/>
              <w:left w:val="single" w:sz="4" w:space="0" w:color="E0E0E0"/>
              <w:bottom w:val="single" w:sz="4" w:space="0" w:color="AEAEAE"/>
              <w:right w:val="single" w:sz="4" w:space="0" w:color="E0E0E0"/>
            </w:tcBorders>
            <w:shd w:val="clear" w:color="auto" w:fill="F9F9FB"/>
          </w:tcPr>
          <w:p w14:paraId="00000275" w14:textId="77777777" w:rsidR="008645D9" w:rsidRPr="00EB42BE" w:rsidRDefault="008645D9">
            <w:pPr>
              <w:ind w:left="60" w:right="60"/>
              <w:jc w:val="right"/>
              <w:rPr>
                <w:rFonts w:ascii="Arial" w:eastAsia="Arial" w:hAnsi="Arial" w:cs="Arial"/>
              </w:rPr>
            </w:pPr>
            <w:r w:rsidRPr="00EB42BE">
              <w:rPr>
                <w:rFonts w:ascii="Arial" w:eastAsia="Arial" w:hAnsi="Arial" w:cs="Arial"/>
              </w:rPr>
              <w:t>&lt;.001</w:t>
            </w:r>
          </w:p>
        </w:tc>
      </w:tr>
      <w:tr w:rsidR="008645D9" w:rsidRPr="00EB42BE" w14:paraId="03047A83" w14:textId="77777777" w:rsidTr="008645D9">
        <w:trPr>
          <w:trHeight w:val="539"/>
          <w:jc w:val="center"/>
        </w:trPr>
        <w:tc>
          <w:tcPr>
            <w:tcW w:w="4765" w:type="dxa"/>
            <w:tcBorders>
              <w:top w:val="single" w:sz="4" w:space="0" w:color="AEAEAE"/>
              <w:bottom w:val="single" w:sz="4" w:space="0" w:color="AEAEAE"/>
            </w:tcBorders>
            <w:shd w:val="clear" w:color="auto" w:fill="E0E0E0"/>
          </w:tcPr>
          <w:p w14:paraId="00000277" w14:textId="77777777" w:rsidR="008645D9" w:rsidRPr="00EB42BE" w:rsidRDefault="008645D9">
            <w:pPr>
              <w:ind w:left="60" w:right="60"/>
              <w:jc w:val="both"/>
              <w:rPr>
                <w:rFonts w:ascii="Arial" w:eastAsia="Arial" w:hAnsi="Arial" w:cs="Arial"/>
              </w:rPr>
            </w:pPr>
            <w:r w:rsidRPr="00EB42BE">
              <w:rPr>
                <w:rFonts w:ascii="Arial" w:eastAsia="Arial" w:hAnsi="Arial" w:cs="Arial"/>
              </w:rPr>
              <w:t>Performance (Walmart): I like the fast self–checkout option at Walmart</w:t>
            </w:r>
          </w:p>
        </w:tc>
        <w:tc>
          <w:tcPr>
            <w:tcW w:w="1086" w:type="dxa"/>
            <w:tcBorders>
              <w:top w:val="single" w:sz="4" w:space="0" w:color="AEAEAE"/>
              <w:bottom w:val="single" w:sz="4" w:space="0" w:color="AEAEAE"/>
              <w:right w:val="single" w:sz="4" w:space="0" w:color="E0E0E0"/>
            </w:tcBorders>
            <w:shd w:val="clear" w:color="auto" w:fill="F9F9FB"/>
          </w:tcPr>
          <w:p w14:paraId="00000278" w14:textId="77777777" w:rsidR="008645D9" w:rsidRPr="00EB42BE" w:rsidRDefault="008645D9">
            <w:pPr>
              <w:ind w:left="60" w:right="60"/>
              <w:jc w:val="right"/>
              <w:rPr>
                <w:rFonts w:ascii="Arial" w:eastAsia="Arial" w:hAnsi="Arial" w:cs="Arial"/>
              </w:rPr>
            </w:pPr>
            <w:r w:rsidRPr="00EB42BE">
              <w:rPr>
                <w:rFonts w:ascii="Arial" w:eastAsia="Arial" w:hAnsi="Arial" w:cs="Arial"/>
              </w:rPr>
              <w:t>-2.190</w:t>
            </w:r>
          </w:p>
        </w:tc>
        <w:tc>
          <w:tcPr>
            <w:tcW w:w="1074" w:type="dxa"/>
            <w:tcBorders>
              <w:top w:val="single" w:sz="4" w:space="0" w:color="AEAEAE"/>
              <w:left w:val="single" w:sz="4" w:space="0" w:color="E0E0E0"/>
              <w:bottom w:val="single" w:sz="4" w:space="0" w:color="AEAEAE"/>
              <w:right w:val="single" w:sz="4" w:space="0" w:color="E0E0E0"/>
            </w:tcBorders>
            <w:shd w:val="clear" w:color="auto" w:fill="F9F9FB"/>
          </w:tcPr>
          <w:p w14:paraId="00000279" w14:textId="77777777" w:rsidR="008645D9" w:rsidRPr="00EB42BE" w:rsidRDefault="008645D9">
            <w:pPr>
              <w:ind w:left="60" w:right="60"/>
              <w:jc w:val="right"/>
              <w:rPr>
                <w:rFonts w:ascii="Arial" w:eastAsia="Arial" w:hAnsi="Arial" w:cs="Arial"/>
              </w:rPr>
            </w:pPr>
            <w:r w:rsidRPr="00EB42BE">
              <w:rPr>
                <w:rFonts w:ascii="Arial" w:eastAsia="Arial" w:hAnsi="Arial" w:cs="Arial"/>
              </w:rPr>
              <w:t>.015</w:t>
            </w:r>
          </w:p>
        </w:tc>
        <w:tc>
          <w:tcPr>
            <w:tcW w:w="1124" w:type="dxa"/>
            <w:tcBorders>
              <w:top w:val="single" w:sz="4" w:space="0" w:color="AEAEAE"/>
              <w:left w:val="single" w:sz="4" w:space="0" w:color="E0E0E0"/>
              <w:bottom w:val="single" w:sz="4" w:space="0" w:color="AEAEAE"/>
              <w:right w:val="single" w:sz="4" w:space="0" w:color="E0E0E0"/>
            </w:tcBorders>
            <w:shd w:val="clear" w:color="auto" w:fill="F9F9FB"/>
          </w:tcPr>
          <w:p w14:paraId="0000027A" w14:textId="77777777" w:rsidR="008645D9" w:rsidRPr="00EB42BE" w:rsidRDefault="008645D9">
            <w:pPr>
              <w:ind w:left="60" w:right="60"/>
              <w:jc w:val="right"/>
              <w:rPr>
                <w:rFonts w:ascii="Arial" w:eastAsia="Arial" w:hAnsi="Arial" w:cs="Arial"/>
              </w:rPr>
            </w:pPr>
            <w:r w:rsidRPr="00EB42BE">
              <w:rPr>
                <w:rFonts w:ascii="Arial" w:eastAsia="Arial" w:hAnsi="Arial" w:cs="Arial"/>
              </w:rPr>
              <w:t>.029</w:t>
            </w:r>
          </w:p>
        </w:tc>
      </w:tr>
      <w:tr w:rsidR="008645D9" w:rsidRPr="00EB42BE" w14:paraId="5DDCAE42" w14:textId="77777777" w:rsidTr="008645D9">
        <w:trPr>
          <w:trHeight w:val="233"/>
          <w:jc w:val="center"/>
        </w:trPr>
        <w:tc>
          <w:tcPr>
            <w:tcW w:w="4765" w:type="dxa"/>
            <w:tcBorders>
              <w:top w:val="single" w:sz="4" w:space="0" w:color="AEAEAE"/>
              <w:bottom w:val="single" w:sz="4" w:space="0" w:color="AEAEAE"/>
            </w:tcBorders>
            <w:shd w:val="clear" w:color="auto" w:fill="E0E0E0"/>
          </w:tcPr>
          <w:p w14:paraId="0000027C" w14:textId="77777777" w:rsidR="008645D9" w:rsidRPr="00EB42BE" w:rsidRDefault="008645D9">
            <w:pPr>
              <w:ind w:left="60" w:right="60"/>
              <w:jc w:val="both"/>
              <w:rPr>
                <w:rFonts w:ascii="Arial" w:eastAsia="Arial" w:hAnsi="Arial" w:cs="Arial"/>
              </w:rPr>
            </w:pPr>
            <w:r w:rsidRPr="00EB42BE">
              <w:rPr>
                <w:rFonts w:ascii="Arial" w:eastAsia="Arial" w:hAnsi="Arial" w:cs="Arial"/>
              </w:rPr>
              <w:t>Performance (Walmart): Offers a variety of product options</w:t>
            </w:r>
          </w:p>
        </w:tc>
        <w:tc>
          <w:tcPr>
            <w:tcW w:w="1086" w:type="dxa"/>
            <w:tcBorders>
              <w:top w:val="single" w:sz="4" w:space="0" w:color="AEAEAE"/>
              <w:bottom w:val="single" w:sz="4" w:space="0" w:color="AEAEAE"/>
              <w:right w:val="single" w:sz="4" w:space="0" w:color="E0E0E0"/>
            </w:tcBorders>
            <w:shd w:val="clear" w:color="auto" w:fill="F9F9FB"/>
          </w:tcPr>
          <w:p w14:paraId="0000027D" w14:textId="77777777" w:rsidR="008645D9" w:rsidRPr="00EB42BE" w:rsidRDefault="008645D9">
            <w:pPr>
              <w:ind w:left="60" w:right="60"/>
              <w:jc w:val="right"/>
              <w:rPr>
                <w:rFonts w:ascii="Arial" w:eastAsia="Arial" w:hAnsi="Arial" w:cs="Arial"/>
              </w:rPr>
            </w:pPr>
            <w:r w:rsidRPr="00EB42BE">
              <w:rPr>
                <w:rFonts w:ascii="Arial" w:eastAsia="Arial" w:hAnsi="Arial" w:cs="Arial"/>
              </w:rPr>
              <w:t>.855</w:t>
            </w:r>
          </w:p>
        </w:tc>
        <w:tc>
          <w:tcPr>
            <w:tcW w:w="1074" w:type="dxa"/>
            <w:tcBorders>
              <w:top w:val="single" w:sz="4" w:space="0" w:color="AEAEAE"/>
              <w:left w:val="single" w:sz="4" w:space="0" w:color="E0E0E0"/>
              <w:bottom w:val="single" w:sz="4" w:space="0" w:color="AEAEAE"/>
              <w:right w:val="single" w:sz="4" w:space="0" w:color="E0E0E0"/>
            </w:tcBorders>
            <w:shd w:val="clear" w:color="auto" w:fill="F9F9FB"/>
          </w:tcPr>
          <w:p w14:paraId="0000027E" w14:textId="77777777" w:rsidR="008645D9" w:rsidRPr="00EB42BE" w:rsidRDefault="008645D9">
            <w:pPr>
              <w:ind w:left="60" w:right="60"/>
              <w:jc w:val="right"/>
              <w:rPr>
                <w:rFonts w:ascii="Arial" w:eastAsia="Arial" w:hAnsi="Arial" w:cs="Arial"/>
              </w:rPr>
            </w:pPr>
            <w:r w:rsidRPr="00EB42BE">
              <w:rPr>
                <w:rFonts w:ascii="Arial" w:eastAsia="Arial" w:hAnsi="Arial" w:cs="Arial"/>
              </w:rPr>
              <w:t>.197</w:t>
            </w:r>
          </w:p>
        </w:tc>
        <w:tc>
          <w:tcPr>
            <w:tcW w:w="1124" w:type="dxa"/>
            <w:tcBorders>
              <w:top w:val="single" w:sz="4" w:space="0" w:color="AEAEAE"/>
              <w:left w:val="single" w:sz="4" w:space="0" w:color="E0E0E0"/>
              <w:bottom w:val="single" w:sz="4" w:space="0" w:color="AEAEAE"/>
              <w:right w:val="single" w:sz="4" w:space="0" w:color="E0E0E0"/>
            </w:tcBorders>
            <w:shd w:val="clear" w:color="auto" w:fill="F9F9FB"/>
          </w:tcPr>
          <w:p w14:paraId="0000027F" w14:textId="77777777" w:rsidR="008645D9" w:rsidRPr="00EB42BE" w:rsidRDefault="008645D9">
            <w:pPr>
              <w:ind w:left="60" w:right="60"/>
              <w:jc w:val="right"/>
              <w:rPr>
                <w:rFonts w:ascii="Arial" w:eastAsia="Arial" w:hAnsi="Arial" w:cs="Arial"/>
              </w:rPr>
            </w:pPr>
            <w:r w:rsidRPr="00EB42BE">
              <w:rPr>
                <w:rFonts w:ascii="Arial" w:eastAsia="Arial" w:hAnsi="Arial" w:cs="Arial"/>
              </w:rPr>
              <w:t>.393</w:t>
            </w:r>
          </w:p>
        </w:tc>
      </w:tr>
      <w:tr w:rsidR="008645D9" w:rsidRPr="00EB42BE" w14:paraId="7615FC6F" w14:textId="77777777" w:rsidTr="008645D9">
        <w:trPr>
          <w:trHeight w:val="218"/>
          <w:jc w:val="center"/>
        </w:trPr>
        <w:tc>
          <w:tcPr>
            <w:tcW w:w="4765" w:type="dxa"/>
            <w:tcBorders>
              <w:top w:val="single" w:sz="4" w:space="0" w:color="AEAEAE"/>
              <w:bottom w:val="single" w:sz="4" w:space="0" w:color="AEAEAE"/>
            </w:tcBorders>
            <w:shd w:val="clear" w:color="auto" w:fill="E0E0E0"/>
          </w:tcPr>
          <w:p w14:paraId="00000281" w14:textId="77777777" w:rsidR="008645D9" w:rsidRPr="00EB42BE" w:rsidRDefault="008645D9">
            <w:pPr>
              <w:ind w:left="60" w:right="60"/>
              <w:jc w:val="both"/>
              <w:rPr>
                <w:rFonts w:ascii="Arial" w:eastAsia="Arial" w:hAnsi="Arial" w:cs="Arial"/>
              </w:rPr>
            </w:pPr>
            <w:r w:rsidRPr="00EB42BE">
              <w:rPr>
                <w:rFonts w:ascii="Arial" w:eastAsia="Arial" w:hAnsi="Arial" w:cs="Arial"/>
              </w:rPr>
              <w:t>Performance (Walmart): Has more convenient locations for me</w:t>
            </w:r>
          </w:p>
        </w:tc>
        <w:tc>
          <w:tcPr>
            <w:tcW w:w="1086" w:type="dxa"/>
            <w:tcBorders>
              <w:top w:val="single" w:sz="4" w:space="0" w:color="AEAEAE"/>
              <w:bottom w:val="single" w:sz="4" w:space="0" w:color="AEAEAE"/>
              <w:right w:val="single" w:sz="4" w:space="0" w:color="E0E0E0"/>
            </w:tcBorders>
            <w:shd w:val="clear" w:color="auto" w:fill="F9F9FB"/>
          </w:tcPr>
          <w:p w14:paraId="00000282" w14:textId="77777777" w:rsidR="008645D9" w:rsidRPr="00EB42BE" w:rsidRDefault="008645D9">
            <w:pPr>
              <w:ind w:left="60" w:right="60"/>
              <w:jc w:val="right"/>
              <w:rPr>
                <w:rFonts w:ascii="Arial" w:eastAsia="Arial" w:hAnsi="Arial" w:cs="Arial"/>
              </w:rPr>
            </w:pPr>
            <w:r w:rsidRPr="00EB42BE">
              <w:rPr>
                <w:rFonts w:ascii="Arial" w:eastAsia="Arial" w:hAnsi="Arial" w:cs="Arial"/>
              </w:rPr>
              <w:t>-.741</w:t>
            </w:r>
          </w:p>
        </w:tc>
        <w:tc>
          <w:tcPr>
            <w:tcW w:w="1074" w:type="dxa"/>
            <w:tcBorders>
              <w:top w:val="single" w:sz="4" w:space="0" w:color="AEAEAE"/>
              <w:left w:val="single" w:sz="4" w:space="0" w:color="E0E0E0"/>
              <w:bottom w:val="single" w:sz="4" w:space="0" w:color="AEAEAE"/>
              <w:right w:val="single" w:sz="4" w:space="0" w:color="E0E0E0"/>
            </w:tcBorders>
            <w:shd w:val="clear" w:color="auto" w:fill="F9F9FB"/>
          </w:tcPr>
          <w:p w14:paraId="00000283" w14:textId="77777777" w:rsidR="008645D9" w:rsidRPr="00EB42BE" w:rsidRDefault="008645D9">
            <w:pPr>
              <w:ind w:left="60" w:right="60"/>
              <w:jc w:val="right"/>
              <w:rPr>
                <w:rFonts w:ascii="Arial" w:eastAsia="Arial" w:hAnsi="Arial" w:cs="Arial"/>
              </w:rPr>
            </w:pPr>
            <w:r w:rsidRPr="00EB42BE">
              <w:rPr>
                <w:rFonts w:ascii="Arial" w:eastAsia="Arial" w:hAnsi="Arial" w:cs="Arial"/>
              </w:rPr>
              <w:t>.230</w:t>
            </w:r>
          </w:p>
        </w:tc>
        <w:tc>
          <w:tcPr>
            <w:tcW w:w="1124" w:type="dxa"/>
            <w:tcBorders>
              <w:top w:val="single" w:sz="4" w:space="0" w:color="AEAEAE"/>
              <w:left w:val="single" w:sz="4" w:space="0" w:color="E0E0E0"/>
              <w:bottom w:val="single" w:sz="4" w:space="0" w:color="AEAEAE"/>
              <w:right w:val="single" w:sz="4" w:space="0" w:color="E0E0E0"/>
            </w:tcBorders>
            <w:shd w:val="clear" w:color="auto" w:fill="F9F9FB"/>
          </w:tcPr>
          <w:p w14:paraId="00000284" w14:textId="77777777" w:rsidR="008645D9" w:rsidRPr="00EB42BE" w:rsidRDefault="008645D9">
            <w:pPr>
              <w:ind w:left="60" w:right="60"/>
              <w:jc w:val="right"/>
              <w:rPr>
                <w:rFonts w:ascii="Arial" w:eastAsia="Arial" w:hAnsi="Arial" w:cs="Arial"/>
              </w:rPr>
            </w:pPr>
            <w:r w:rsidRPr="00EB42BE">
              <w:rPr>
                <w:rFonts w:ascii="Arial" w:eastAsia="Arial" w:hAnsi="Arial" w:cs="Arial"/>
              </w:rPr>
              <w:t>.459</w:t>
            </w:r>
          </w:p>
        </w:tc>
      </w:tr>
      <w:tr w:rsidR="008645D9" w:rsidRPr="00EB42BE" w14:paraId="448212BA" w14:textId="77777777" w:rsidTr="008645D9">
        <w:trPr>
          <w:trHeight w:val="202"/>
          <w:jc w:val="center"/>
        </w:trPr>
        <w:tc>
          <w:tcPr>
            <w:tcW w:w="4765" w:type="dxa"/>
            <w:tcBorders>
              <w:top w:val="single" w:sz="4" w:space="0" w:color="AEAEAE"/>
              <w:bottom w:val="single" w:sz="4" w:space="0" w:color="AEAEAE"/>
            </w:tcBorders>
            <w:shd w:val="clear" w:color="auto" w:fill="E0E0E0"/>
          </w:tcPr>
          <w:p w14:paraId="00000286" w14:textId="77777777" w:rsidR="008645D9" w:rsidRPr="00EB42BE" w:rsidRDefault="008645D9">
            <w:pPr>
              <w:ind w:left="60" w:right="60"/>
              <w:jc w:val="both"/>
              <w:rPr>
                <w:rFonts w:ascii="Arial" w:eastAsia="Arial" w:hAnsi="Arial" w:cs="Arial"/>
              </w:rPr>
            </w:pPr>
            <w:r w:rsidRPr="00EB42BE">
              <w:rPr>
                <w:rFonts w:ascii="Arial" w:eastAsia="Arial" w:hAnsi="Arial" w:cs="Arial"/>
              </w:rPr>
              <w:t>Performance (Walmart): Offers products at Reasonable Prices</w:t>
            </w:r>
          </w:p>
        </w:tc>
        <w:tc>
          <w:tcPr>
            <w:tcW w:w="1086" w:type="dxa"/>
            <w:tcBorders>
              <w:top w:val="single" w:sz="4" w:space="0" w:color="AEAEAE"/>
              <w:bottom w:val="single" w:sz="4" w:space="0" w:color="AEAEAE"/>
              <w:right w:val="single" w:sz="4" w:space="0" w:color="E0E0E0"/>
            </w:tcBorders>
            <w:shd w:val="clear" w:color="auto" w:fill="F9F9FB"/>
          </w:tcPr>
          <w:p w14:paraId="00000287" w14:textId="77777777" w:rsidR="008645D9" w:rsidRPr="00EB42BE" w:rsidRDefault="008645D9">
            <w:pPr>
              <w:ind w:left="60" w:right="60"/>
              <w:jc w:val="right"/>
              <w:rPr>
                <w:rFonts w:ascii="Arial" w:eastAsia="Arial" w:hAnsi="Arial" w:cs="Arial"/>
              </w:rPr>
            </w:pPr>
            <w:r w:rsidRPr="00EB42BE">
              <w:rPr>
                <w:rFonts w:ascii="Arial" w:eastAsia="Arial" w:hAnsi="Arial" w:cs="Arial"/>
              </w:rPr>
              <w:t>-.254</w:t>
            </w:r>
          </w:p>
        </w:tc>
        <w:tc>
          <w:tcPr>
            <w:tcW w:w="1074" w:type="dxa"/>
            <w:tcBorders>
              <w:top w:val="single" w:sz="4" w:space="0" w:color="AEAEAE"/>
              <w:left w:val="single" w:sz="4" w:space="0" w:color="E0E0E0"/>
              <w:bottom w:val="single" w:sz="4" w:space="0" w:color="AEAEAE"/>
              <w:right w:val="single" w:sz="4" w:space="0" w:color="E0E0E0"/>
            </w:tcBorders>
            <w:shd w:val="clear" w:color="auto" w:fill="F9F9FB"/>
          </w:tcPr>
          <w:p w14:paraId="00000288" w14:textId="77777777" w:rsidR="008645D9" w:rsidRPr="00EB42BE" w:rsidRDefault="008645D9">
            <w:pPr>
              <w:ind w:left="60" w:right="60"/>
              <w:jc w:val="right"/>
              <w:rPr>
                <w:rFonts w:ascii="Arial" w:eastAsia="Arial" w:hAnsi="Arial" w:cs="Arial"/>
              </w:rPr>
            </w:pPr>
            <w:r w:rsidRPr="00EB42BE">
              <w:rPr>
                <w:rFonts w:ascii="Arial" w:eastAsia="Arial" w:hAnsi="Arial" w:cs="Arial"/>
              </w:rPr>
              <w:t>.400</w:t>
            </w:r>
          </w:p>
        </w:tc>
        <w:tc>
          <w:tcPr>
            <w:tcW w:w="1124" w:type="dxa"/>
            <w:tcBorders>
              <w:top w:val="single" w:sz="4" w:space="0" w:color="AEAEAE"/>
              <w:left w:val="single" w:sz="4" w:space="0" w:color="E0E0E0"/>
              <w:bottom w:val="single" w:sz="4" w:space="0" w:color="AEAEAE"/>
              <w:right w:val="single" w:sz="4" w:space="0" w:color="E0E0E0"/>
            </w:tcBorders>
            <w:shd w:val="clear" w:color="auto" w:fill="F9F9FB"/>
          </w:tcPr>
          <w:p w14:paraId="00000289" w14:textId="77777777" w:rsidR="008645D9" w:rsidRPr="00EB42BE" w:rsidRDefault="008645D9">
            <w:pPr>
              <w:ind w:left="60" w:right="60"/>
              <w:jc w:val="right"/>
              <w:rPr>
                <w:rFonts w:ascii="Arial" w:eastAsia="Arial" w:hAnsi="Arial" w:cs="Arial"/>
              </w:rPr>
            </w:pPr>
            <w:r w:rsidRPr="00EB42BE">
              <w:rPr>
                <w:rFonts w:ascii="Arial" w:eastAsia="Arial" w:hAnsi="Arial" w:cs="Arial"/>
              </w:rPr>
              <w:t>.800</w:t>
            </w:r>
          </w:p>
        </w:tc>
      </w:tr>
      <w:tr w:rsidR="008645D9" w:rsidRPr="00EB42BE" w14:paraId="4D1552B2" w14:textId="77777777" w:rsidTr="008645D9">
        <w:trPr>
          <w:trHeight w:val="265"/>
          <w:jc w:val="center"/>
        </w:trPr>
        <w:tc>
          <w:tcPr>
            <w:tcW w:w="4765" w:type="dxa"/>
            <w:tcBorders>
              <w:top w:val="single" w:sz="4" w:space="0" w:color="AEAEAE"/>
              <w:bottom w:val="single" w:sz="4" w:space="0" w:color="AEAEAE"/>
            </w:tcBorders>
            <w:shd w:val="clear" w:color="auto" w:fill="E0E0E0"/>
          </w:tcPr>
          <w:p w14:paraId="0000028B" w14:textId="77777777" w:rsidR="008645D9" w:rsidRPr="00EB42BE" w:rsidRDefault="008645D9">
            <w:pPr>
              <w:ind w:left="60" w:right="60"/>
              <w:jc w:val="both"/>
              <w:rPr>
                <w:rFonts w:ascii="Arial" w:eastAsia="Arial" w:hAnsi="Arial" w:cs="Arial"/>
              </w:rPr>
            </w:pPr>
            <w:r w:rsidRPr="00EB42BE">
              <w:rPr>
                <w:rFonts w:ascii="Arial" w:eastAsia="Arial" w:hAnsi="Arial" w:cs="Arial"/>
              </w:rPr>
              <w:t>Performance (Walmart): Has Excellent Customer Service</w:t>
            </w:r>
          </w:p>
        </w:tc>
        <w:tc>
          <w:tcPr>
            <w:tcW w:w="1086" w:type="dxa"/>
            <w:tcBorders>
              <w:top w:val="single" w:sz="4" w:space="0" w:color="AEAEAE"/>
              <w:bottom w:val="single" w:sz="4" w:space="0" w:color="AEAEAE"/>
              <w:right w:val="single" w:sz="4" w:space="0" w:color="E0E0E0"/>
            </w:tcBorders>
            <w:shd w:val="clear" w:color="auto" w:fill="F9F9FB"/>
          </w:tcPr>
          <w:p w14:paraId="0000028C" w14:textId="77777777" w:rsidR="008645D9" w:rsidRPr="00EB42BE" w:rsidRDefault="008645D9">
            <w:pPr>
              <w:ind w:left="60" w:right="60"/>
              <w:jc w:val="right"/>
              <w:rPr>
                <w:rFonts w:ascii="Arial" w:eastAsia="Arial" w:hAnsi="Arial" w:cs="Arial"/>
              </w:rPr>
            </w:pPr>
            <w:r w:rsidRPr="00EB42BE">
              <w:rPr>
                <w:rFonts w:ascii="Arial" w:eastAsia="Arial" w:hAnsi="Arial" w:cs="Arial"/>
              </w:rPr>
              <w:t>-18.286</w:t>
            </w:r>
          </w:p>
        </w:tc>
        <w:tc>
          <w:tcPr>
            <w:tcW w:w="1074" w:type="dxa"/>
            <w:tcBorders>
              <w:top w:val="single" w:sz="4" w:space="0" w:color="AEAEAE"/>
              <w:left w:val="single" w:sz="4" w:space="0" w:color="E0E0E0"/>
              <w:bottom w:val="single" w:sz="4" w:space="0" w:color="AEAEAE"/>
              <w:right w:val="single" w:sz="4" w:space="0" w:color="E0E0E0"/>
            </w:tcBorders>
            <w:shd w:val="clear" w:color="auto" w:fill="F9F9FB"/>
          </w:tcPr>
          <w:p w14:paraId="0000028D" w14:textId="77777777" w:rsidR="008645D9" w:rsidRPr="00EB42BE" w:rsidRDefault="008645D9">
            <w:pPr>
              <w:ind w:left="60" w:right="60"/>
              <w:jc w:val="right"/>
              <w:rPr>
                <w:rFonts w:ascii="Arial" w:eastAsia="Arial" w:hAnsi="Arial" w:cs="Arial"/>
              </w:rPr>
            </w:pPr>
            <w:r w:rsidRPr="00EB42BE">
              <w:rPr>
                <w:rFonts w:ascii="Arial" w:eastAsia="Arial" w:hAnsi="Arial" w:cs="Arial"/>
              </w:rPr>
              <w:t>&lt;.001</w:t>
            </w:r>
          </w:p>
        </w:tc>
        <w:tc>
          <w:tcPr>
            <w:tcW w:w="1124" w:type="dxa"/>
            <w:tcBorders>
              <w:top w:val="single" w:sz="4" w:space="0" w:color="AEAEAE"/>
              <w:left w:val="single" w:sz="4" w:space="0" w:color="E0E0E0"/>
              <w:bottom w:val="single" w:sz="4" w:space="0" w:color="AEAEAE"/>
              <w:right w:val="single" w:sz="4" w:space="0" w:color="E0E0E0"/>
            </w:tcBorders>
            <w:shd w:val="clear" w:color="auto" w:fill="F9F9FB"/>
          </w:tcPr>
          <w:p w14:paraId="0000028E" w14:textId="77777777" w:rsidR="008645D9" w:rsidRPr="00EB42BE" w:rsidRDefault="008645D9">
            <w:pPr>
              <w:ind w:left="60" w:right="60"/>
              <w:jc w:val="right"/>
              <w:rPr>
                <w:rFonts w:ascii="Arial" w:eastAsia="Arial" w:hAnsi="Arial" w:cs="Arial"/>
              </w:rPr>
            </w:pPr>
            <w:r w:rsidRPr="00EB42BE">
              <w:rPr>
                <w:rFonts w:ascii="Arial" w:eastAsia="Arial" w:hAnsi="Arial" w:cs="Arial"/>
              </w:rPr>
              <w:t>&lt;.001</w:t>
            </w:r>
          </w:p>
        </w:tc>
      </w:tr>
      <w:tr w:rsidR="008645D9" w:rsidRPr="00EB42BE" w14:paraId="46124A6F" w14:textId="77777777" w:rsidTr="008645D9">
        <w:trPr>
          <w:trHeight w:val="155"/>
          <w:jc w:val="center"/>
        </w:trPr>
        <w:tc>
          <w:tcPr>
            <w:tcW w:w="4765" w:type="dxa"/>
            <w:tcBorders>
              <w:top w:val="single" w:sz="4" w:space="0" w:color="AEAEAE"/>
              <w:bottom w:val="single" w:sz="4" w:space="0" w:color="AEAEAE"/>
            </w:tcBorders>
            <w:shd w:val="clear" w:color="auto" w:fill="E0E0E0"/>
          </w:tcPr>
          <w:p w14:paraId="00000290" w14:textId="77777777" w:rsidR="008645D9" w:rsidRPr="00EB42BE" w:rsidRDefault="008645D9">
            <w:pPr>
              <w:ind w:left="60" w:right="60"/>
              <w:jc w:val="both"/>
              <w:rPr>
                <w:rFonts w:ascii="Arial" w:eastAsia="Arial" w:hAnsi="Arial" w:cs="Arial"/>
              </w:rPr>
            </w:pPr>
            <w:r w:rsidRPr="00EB42BE">
              <w:rPr>
                <w:rFonts w:ascii="Arial" w:eastAsia="Arial" w:hAnsi="Arial" w:cs="Arial"/>
              </w:rPr>
              <w:t>Performance (Walmart): Has High Product Quality</w:t>
            </w:r>
          </w:p>
        </w:tc>
        <w:tc>
          <w:tcPr>
            <w:tcW w:w="1086" w:type="dxa"/>
            <w:tcBorders>
              <w:top w:val="single" w:sz="4" w:space="0" w:color="AEAEAE"/>
              <w:bottom w:val="single" w:sz="4" w:space="0" w:color="AEAEAE"/>
              <w:right w:val="single" w:sz="4" w:space="0" w:color="E0E0E0"/>
            </w:tcBorders>
            <w:shd w:val="clear" w:color="auto" w:fill="F9F9FB"/>
          </w:tcPr>
          <w:p w14:paraId="00000291" w14:textId="77777777" w:rsidR="008645D9" w:rsidRPr="00EB42BE" w:rsidRDefault="008645D9">
            <w:pPr>
              <w:ind w:left="60" w:right="60"/>
              <w:jc w:val="right"/>
              <w:rPr>
                <w:rFonts w:ascii="Arial" w:eastAsia="Arial" w:hAnsi="Arial" w:cs="Arial"/>
              </w:rPr>
            </w:pPr>
            <w:r w:rsidRPr="00EB42BE">
              <w:rPr>
                <w:rFonts w:ascii="Arial" w:eastAsia="Arial" w:hAnsi="Arial" w:cs="Arial"/>
              </w:rPr>
              <w:t>-12.496</w:t>
            </w:r>
          </w:p>
        </w:tc>
        <w:tc>
          <w:tcPr>
            <w:tcW w:w="1074" w:type="dxa"/>
            <w:tcBorders>
              <w:top w:val="single" w:sz="4" w:space="0" w:color="AEAEAE"/>
              <w:left w:val="single" w:sz="4" w:space="0" w:color="E0E0E0"/>
              <w:bottom w:val="single" w:sz="4" w:space="0" w:color="AEAEAE"/>
              <w:right w:val="single" w:sz="4" w:space="0" w:color="E0E0E0"/>
            </w:tcBorders>
            <w:shd w:val="clear" w:color="auto" w:fill="F9F9FB"/>
          </w:tcPr>
          <w:p w14:paraId="00000292" w14:textId="77777777" w:rsidR="008645D9" w:rsidRPr="00EB42BE" w:rsidRDefault="008645D9">
            <w:pPr>
              <w:ind w:left="60" w:right="60"/>
              <w:jc w:val="right"/>
              <w:rPr>
                <w:rFonts w:ascii="Arial" w:eastAsia="Arial" w:hAnsi="Arial" w:cs="Arial"/>
              </w:rPr>
            </w:pPr>
            <w:r w:rsidRPr="00EB42BE">
              <w:rPr>
                <w:rFonts w:ascii="Arial" w:eastAsia="Arial" w:hAnsi="Arial" w:cs="Arial"/>
              </w:rPr>
              <w:t>&lt;.001</w:t>
            </w:r>
          </w:p>
        </w:tc>
        <w:tc>
          <w:tcPr>
            <w:tcW w:w="1124" w:type="dxa"/>
            <w:tcBorders>
              <w:top w:val="single" w:sz="4" w:space="0" w:color="AEAEAE"/>
              <w:left w:val="single" w:sz="4" w:space="0" w:color="E0E0E0"/>
              <w:bottom w:val="single" w:sz="4" w:space="0" w:color="AEAEAE"/>
              <w:right w:val="single" w:sz="4" w:space="0" w:color="E0E0E0"/>
            </w:tcBorders>
            <w:shd w:val="clear" w:color="auto" w:fill="F9F9FB"/>
          </w:tcPr>
          <w:p w14:paraId="00000293" w14:textId="77777777" w:rsidR="008645D9" w:rsidRPr="00EB42BE" w:rsidRDefault="008645D9">
            <w:pPr>
              <w:ind w:left="60" w:right="60"/>
              <w:jc w:val="right"/>
              <w:rPr>
                <w:rFonts w:ascii="Arial" w:eastAsia="Arial" w:hAnsi="Arial" w:cs="Arial"/>
              </w:rPr>
            </w:pPr>
            <w:r w:rsidRPr="00EB42BE">
              <w:rPr>
                <w:rFonts w:ascii="Arial" w:eastAsia="Arial" w:hAnsi="Arial" w:cs="Arial"/>
              </w:rPr>
              <w:t>&lt;.001</w:t>
            </w:r>
          </w:p>
        </w:tc>
      </w:tr>
      <w:tr w:rsidR="008645D9" w:rsidRPr="00EB42BE" w14:paraId="46BE6103" w14:textId="77777777" w:rsidTr="008645D9">
        <w:trPr>
          <w:trHeight w:val="296"/>
          <w:jc w:val="center"/>
        </w:trPr>
        <w:tc>
          <w:tcPr>
            <w:tcW w:w="4765" w:type="dxa"/>
            <w:tcBorders>
              <w:top w:val="single" w:sz="4" w:space="0" w:color="AEAEAE"/>
              <w:bottom w:val="single" w:sz="4" w:space="0" w:color="AEAEAE"/>
            </w:tcBorders>
            <w:shd w:val="clear" w:color="auto" w:fill="E0E0E0"/>
          </w:tcPr>
          <w:p w14:paraId="00000295" w14:textId="77777777" w:rsidR="008645D9" w:rsidRPr="00EB42BE" w:rsidRDefault="008645D9">
            <w:pPr>
              <w:ind w:left="60" w:right="60"/>
              <w:jc w:val="both"/>
              <w:rPr>
                <w:rFonts w:ascii="Arial" w:eastAsia="Arial" w:hAnsi="Arial" w:cs="Arial"/>
              </w:rPr>
            </w:pPr>
            <w:r w:rsidRPr="00EB42BE">
              <w:rPr>
                <w:rFonts w:ascii="Arial" w:eastAsia="Arial" w:hAnsi="Arial" w:cs="Arial"/>
              </w:rPr>
              <w:t>Performance (Walmart): Has a flexible return policy</w:t>
            </w:r>
          </w:p>
        </w:tc>
        <w:tc>
          <w:tcPr>
            <w:tcW w:w="1086" w:type="dxa"/>
            <w:tcBorders>
              <w:top w:val="single" w:sz="4" w:space="0" w:color="AEAEAE"/>
              <w:bottom w:val="single" w:sz="4" w:space="0" w:color="AEAEAE"/>
              <w:right w:val="single" w:sz="4" w:space="0" w:color="E0E0E0"/>
            </w:tcBorders>
            <w:shd w:val="clear" w:color="auto" w:fill="F9F9FB"/>
          </w:tcPr>
          <w:p w14:paraId="00000296" w14:textId="77777777" w:rsidR="008645D9" w:rsidRPr="00EB42BE" w:rsidRDefault="008645D9">
            <w:pPr>
              <w:ind w:left="60" w:right="60"/>
              <w:jc w:val="right"/>
              <w:rPr>
                <w:rFonts w:ascii="Arial" w:eastAsia="Arial" w:hAnsi="Arial" w:cs="Arial"/>
              </w:rPr>
            </w:pPr>
            <w:r w:rsidRPr="00EB42BE">
              <w:rPr>
                <w:rFonts w:ascii="Arial" w:eastAsia="Arial" w:hAnsi="Arial" w:cs="Arial"/>
              </w:rPr>
              <w:t>-7.205</w:t>
            </w:r>
          </w:p>
        </w:tc>
        <w:tc>
          <w:tcPr>
            <w:tcW w:w="1074" w:type="dxa"/>
            <w:tcBorders>
              <w:top w:val="single" w:sz="4" w:space="0" w:color="AEAEAE"/>
              <w:left w:val="single" w:sz="4" w:space="0" w:color="E0E0E0"/>
              <w:bottom w:val="single" w:sz="4" w:space="0" w:color="AEAEAE"/>
              <w:right w:val="single" w:sz="4" w:space="0" w:color="E0E0E0"/>
            </w:tcBorders>
            <w:shd w:val="clear" w:color="auto" w:fill="F9F9FB"/>
          </w:tcPr>
          <w:p w14:paraId="00000297" w14:textId="77777777" w:rsidR="008645D9" w:rsidRPr="00EB42BE" w:rsidRDefault="008645D9">
            <w:pPr>
              <w:ind w:left="60" w:right="60"/>
              <w:jc w:val="right"/>
              <w:rPr>
                <w:rFonts w:ascii="Arial" w:eastAsia="Arial" w:hAnsi="Arial" w:cs="Arial"/>
              </w:rPr>
            </w:pPr>
            <w:r w:rsidRPr="00EB42BE">
              <w:rPr>
                <w:rFonts w:ascii="Arial" w:eastAsia="Arial" w:hAnsi="Arial" w:cs="Arial"/>
              </w:rPr>
              <w:t>&lt;.001</w:t>
            </w:r>
          </w:p>
        </w:tc>
        <w:tc>
          <w:tcPr>
            <w:tcW w:w="1124" w:type="dxa"/>
            <w:tcBorders>
              <w:top w:val="single" w:sz="4" w:space="0" w:color="AEAEAE"/>
              <w:left w:val="single" w:sz="4" w:space="0" w:color="E0E0E0"/>
              <w:bottom w:val="single" w:sz="4" w:space="0" w:color="AEAEAE"/>
              <w:right w:val="single" w:sz="4" w:space="0" w:color="E0E0E0"/>
            </w:tcBorders>
            <w:shd w:val="clear" w:color="auto" w:fill="F9F9FB"/>
          </w:tcPr>
          <w:p w14:paraId="00000298" w14:textId="77777777" w:rsidR="008645D9" w:rsidRPr="00EB42BE" w:rsidRDefault="008645D9">
            <w:pPr>
              <w:ind w:left="60" w:right="60"/>
              <w:jc w:val="right"/>
              <w:rPr>
                <w:rFonts w:ascii="Arial" w:eastAsia="Arial" w:hAnsi="Arial" w:cs="Arial"/>
              </w:rPr>
            </w:pPr>
            <w:r w:rsidRPr="00EB42BE">
              <w:rPr>
                <w:rFonts w:ascii="Arial" w:eastAsia="Arial" w:hAnsi="Arial" w:cs="Arial"/>
              </w:rPr>
              <w:t>&lt;.001</w:t>
            </w:r>
          </w:p>
        </w:tc>
      </w:tr>
      <w:tr w:rsidR="008645D9" w:rsidRPr="00EB42BE" w14:paraId="109C7E05" w14:textId="77777777" w:rsidTr="008645D9">
        <w:trPr>
          <w:trHeight w:val="468"/>
          <w:jc w:val="center"/>
        </w:trPr>
        <w:tc>
          <w:tcPr>
            <w:tcW w:w="4765" w:type="dxa"/>
            <w:tcBorders>
              <w:top w:val="single" w:sz="4" w:space="0" w:color="AEAEAE"/>
              <w:bottom w:val="single" w:sz="4" w:space="0" w:color="AEAEAE"/>
            </w:tcBorders>
            <w:shd w:val="clear" w:color="auto" w:fill="E0E0E0"/>
          </w:tcPr>
          <w:p w14:paraId="0000029A" w14:textId="77777777" w:rsidR="008645D9" w:rsidRPr="00EB42BE" w:rsidRDefault="008645D9">
            <w:pPr>
              <w:ind w:left="60" w:right="60"/>
              <w:jc w:val="both"/>
              <w:rPr>
                <w:rFonts w:ascii="Arial" w:eastAsia="Arial" w:hAnsi="Arial" w:cs="Arial"/>
              </w:rPr>
            </w:pPr>
            <w:r w:rsidRPr="00EB42BE">
              <w:rPr>
                <w:rFonts w:ascii="Arial" w:eastAsia="Arial" w:hAnsi="Arial" w:cs="Arial"/>
              </w:rPr>
              <w:t>Performance (Walmart): I am satisfied with the Overall Experience</w:t>
            </w:r>
          </w:p>
        </w:tc>
        <w:tc>
          <w:tcPr>
            <w:tcW w:w="1086" w:type="dxa"/>
            <w:tcBorders>
              <w:top w:val="single" w:sz="4" w:space="0" w:color="AEAEAE"/>
              <w:bottom w:val="single" w:sz="4" w:space="0" w:color="AEAEAE"/>
              <w:right w:val="single" w:sz="4" w:space="0" w:color="E0E0E0"/>
            </w:tcBorders>
            <w:shd w:val="clear" w:color="auto" w:fill="F9F9FB"/>
          </w:tcPr>
          <w:p w14:paraId="0000029B" w14:textId="77777777" w:rsidR="008645D9" w:rsidRPr="00EB42BE" w:rsidRDefault="008645D9">
            <w:pPr>
              <w:ind w:left="60" w:right="60"/>
              <w:jc w:val="right"/>
              <w:rPr>
                <w:rFonts w:ascii="Arial" w:eastAsia="Arial" w:hAnsi="Arial" w:cs="Arial"/>
              </w:rPr>
            </w:pPr>
            <w:r w:rsidRPr="00EB42BE">
              <w:rPr>
                <w:rFonts w:ascii="Arial" w:eastAsia="Arial" w:hAnsi="Arial" w:cs="Arial"/>
              </w:rPr>
              <w:t>-5.848</w:t>
            </w:r>
          </w:p>
        </w:tc>
        <w:tc>
          <w:tcPr>
            <w:tcW w:w="1074" w:type="dxa"/>
            <w:tcBorders>
              <w:top w:val="single" w:sz="4" w:space="0" w:color="AEAEAE"/>
              <w:left w:val="single" w:sz="4" w:space="0" w:color="E0E0E0"/>
              <w:bottom w:val="single" w:sz="4" w:space="0" w:color="AEAEAE"/>
              <w:right w:val="single" w:sz="4" w:space="0" w:color="E0E0E0"/>
            </w:tcBorders>
            <w:shd w:val="clear" w:color="auto" w:fill="F9F9FB"/>
          </w:tcPr>
          <w:p w14:paraId="0000029C" w14:textId="77777777" w:rsidR="008645D9" w:rsidRPr="00EB42BE" w:rsidRDefault="008645D9">
            <w:pPr>
              <w:ind w:left="60" w:right="60"/>
              <w:jc w:val="right"/>
              <w:rPr>
                <w:rFonts w:ascii="Arial" w:eastAsia="Arial" w:hAnsi="Arial" w:cs="Arial"/>
              </w:rPr>
            </w:pPr>
            <w:r w:rsidRPr="00EB42BE">
              <w:rPr>
                <w:rFonts w:ascii="Arial" w:eastAsia="Arial" w:hAnsi="Arial" w:cs="Arial"/>
              </w:rPr>
              <w:t>&lt;.001</w:t>
            </w:r>
          </w:p>
        </w:tc>
        <w:tc>
          <w:tcPr>
            <w:tcW w:w="1124" w:type="dxa"/>
            <w:tcBorders>
              <w:top w:val="single" w:sz="4" w:space="0" w:color="AEAEAE"/>
              <w:left w:val="single" w:sz="4" w:space="0" w:color="E0E0E0"/>
              <w:bottom w:val="single" w:sz="4" w:space="0" w:color="AEAEAE"/>
              <w:right w:val="single" w:sz="4" w:space="0" w:color="E0E0E0"/>
            </w:tcBorders>
            <w:shd w:val="clear" w:color="auto" w:fill="F9F9FB"/>
          </w:tcPr>
          <w:p w14:paraId="0000029D" w14:textId="77777777" w:rsidR="008645D9" w:rsidRPr="00EB42BE" w:rsidRDefault="008645D9">
            <w:pPr>
              <w:ind w:left="60" w:right="60"/>
              <w:jc w:val="right"/>
              <w:rPr>
                <w:rFonts w:ascii="Arial" w:eastAsia="Arial" w:hAnsi="Arial" w:cs="Arial"/>
              </w:rPr>
            </w:pPr>
            <w:r w:rsidRPr="00EB42BE">
              <w:rPr>
                <w:rFonts w:ascii="Arial" w:eastAsia="Arial" w:hAnsi="Arial" w:cs="Arial"/>
              </w:rPr>
              <w:t>&lt;.001</w:t>
            </w:r>
          </w:p>
        </w:tc>
      </w:tr>
      <w:tr w:rsidR="008645D9" w:rsidRPr="00EB42BE" w14:paraId="5E9B35B2" w14:textId="77777777" w:rsidTr="008645D9">
        <w:trPr>
          <w:trHeight w:val="445"/>
          <w:jc w:val="center"/>
        </w:trPr>
        <w:tc>
          <w:tcPr>
            <w:tcW w:w="4765" w:type="dxa"/>
            <w:tcBorders>
              <w:top w:val="single" w:sz="4" w:space="0" w:color="AEAEAE"/>
              <w:bottom w:val="single" w:sz="4" w:space="0" w:color="AEAEAE"/>
            </w:tcBorders>
            <w:shd w:val="clear" w:color="auto" w:fill="E0E0E0"/>
          </w:tcPr>
          <w:p w14:paraId="0000029F" w14:textId="77777777" w:rsidR="008645D9" w:rsidRPr="00EB42BE" w:rsidRDefault="008645D9">
            <w:pPr>
              <w:ind w:left="60" w:right="60"/>
              <w:jc w:val="both"/>
              <w:rPr>
                <w:rFonts w:ascii="Arial" w:eastAsia="Arial" w:hAnsi="Arial" w:cs="Arial"/>
              </w:rPr>
            </w:pPr>
            <w:r w:rsidRPr="00EB42BE">
              <w:rPr>
                <w:rFonts w:ascii="Arial" w:eastAsia="Arial" w:hAnsi="Arial" w:cs="Arial"/>
              </w:rPr>
              <w:t>Performance (Walmart): I am likely to recommend Walmart to family and friends.</w:t>
            </w:r>
          </w:p>
        </w:tc>
        <w:tc>
          <w:tcPr>
            <w:tcW w:w="1086" w:type="dxa"/>
            <w:tcBorders>
              <w:top w:val="single" w:sz="4" w:space="0" w:color="AEAEAE"/>
              <w:bottom w:val="single" w:sz="4" w:space="0" w:color="AEAEAE"/>
              <w:right w:val="single" w:sz="4" w:space="0" w:color="E0E0E0"/>
            </w:tcBorders>
            <w:shd w:val="clear" w:color="auto" w:fill="F9F9FB"/>
          </w:tcPr>
          <w:p w14:paraId="000002A0" w14:textId="77777777" w:rsidR="008645D9" w:rsidRPr="00EB42BE" w:rsidRDefault="008645D9">
            <w:pPr>
              <w:ind w:left="60" w:right="60"/>
              <w:jc w:val="right"/>
              <w:rPr>
                <w:rFonts w:ascii="Arial" w:eastAsia="Arial" w:hAnsi="Arial" w:cs="Arial"/>
              </w:rPr>
            </w:pPr>
            <w:r w:rsidRPr="00EB42BE">
              <w:rPr>
                <w:rFonts w:ascii="Arial" w:eastAsia="Arial" w:hAnsi="Arial" w:cs="Arial"/>
              </w:rPr>
              <w:t>-6.679</w:t>
            </w:r>
          </w:p>
        </w:tc>
        <w:tc>
          <w:tcPr>
            <w:tcW w:w="1074" w:type="dxa"/>
            <w:tcBorders>
              <w:top w:val="single" w:sz="4" w:space="0" w:color="AEAEAE"/>
              <w:left w:val="single" w:sz="4" w:space="0" w:color="E0E0E0"/>
              <w:bottom w:val="single" w:sz="4" w:space="0" w:color="AEAEAE"/>
              <w:right w:val="single" w:sz="4" w:space="0" w:color="E0E0E0"/>
            </w:tcBorders>
            <w:shd w:val="clear" w:color="auto" w:fill="F9F9FB"/>
          </w:tcPr>
          <w:p w14:paraId="000002A1" w14:textId="77777777" w:rsidR="008645D9" w:rsidRPr="00EB42BE" w:rsidRDefault="008645D9">
            <w:pPr>
              <w:ind w:left="60" w:right="60"/>
              <w:jc w:val="right"/>
              <w:rPr>
                <w:rFonts w:ascii="Arial" w:eastAsia="Arial" w:hAnsi="Arial" w:cs="Arial"/>
              </w:rPr>
            </w:pPr>
            <w:r w:rsidRPr="00EB42BE">
              <w:rPr>
                <w:rFonts w:ascii="Arial" w:eastAsia="Arial" w:hAnsi="Arial" w:cs="Arial"/>
              </w:rPr>
              <w:t>&lt;.001</w:t>
            </w:r>
          </w:p>
        </w:tc>
        <w:tc>
          <w:tcPr>
            <w:tcW w:w="1124" w:type="dxa"/>
            <w:tcBorders>
              <w:top w:val="single" w:sz="4" w:space="0" w:color="AEAEAE"/>
              <w:left w:val="single" w:sz="4" w:space="0" w:color="E0E0E0"/>
              <w:bottom w:val="single" w:sz="4" w:space="0" w:color="AEAEAE"/>
              <w:right w:val="single" w:sz="4" w:space="0" w:color="E0E0E0"/>
            </w:tcBorders>
            <w:shd w:val="clear" w:color="auto" w:fill="F9F9FB"/>
          </w:tcPr>
          <w:p w14:paraId="000002A2" w14:textId="77777777" w:rsidR="008645D9" w:rsidRPr="00EB42BE" w:rsidRDefault="008645D9">
            <w:pPr>
              <w:ind w:left="60" w:right="60"/>
              <w:jc w:val="right"/>
              <w:rPr>
                <w:rFonts w:ascii="Arial" w:eastAsia="Arial" w:hAnsi="Arial" w:cs="Arial"/>
              </w:rPr>
            </w:pPr>
            <w:r w:rsidRPr="00EB42BE">
              <w:rPr>
                <w:rFonts w:ascii="Arial" w:eastAsia="Arial" w:hAnsi="Arial" w:cs="Arial"/>
              </w:rPr>
              <w:t>&lt;.001</w:t>
            </w:r>
          </w:p>
        </w:tc>
      </w:tr>
    </w:tbl>
    <w:p w14:paraId="000002A5" w14:textId="30257FCB" w:rsidR="00C14C0B" w:rsidRPr="00EB42BE" w:rsidRDefault="00DF6B49" w:rsidP="008645D9">
      <w:pPr>
        <w:spacing w:before="240" w:after="240" w:line="240" w:lineRule="auto"/>
        <w:jc w:val="both"/>
        <w:rPr>
          <w:rFonts w:ascii="Arial" w:eastAsia="Arial" w:hAnsi="Arial" w:cs="Arial"/>
        </w:rPr>
      </w:pPr>
      <w:r w:rsidRPr="00EB42BE">
        <w:rPr>
          <w:rFonts w:ascii="Arial" w:eastAsia="Arial" w:hAnsi="Arial" w:cs="Arial"/>
        </w:rPr>
        <w:t xml:space="preserve">The Sig (2-tailed) is &lt; 0.05 for all the following variables (I am a regular customer at Walmart, I like the fast self–checkout option at Walmart, Has High Product Quality, Has Excellent Customer Service, Has a flexible return policy, I am satisfied with the Overall Experience, I am likely to recommend Walmart to family and friends). This means that the result is statistically significant. Further, since </w:t>
      </w:r>
      <w:proofErr w:type="spellStart"/>
      <w:r w:rsidRPr="00EB42BE">
        <w:rPr>
          <w:rFonts w:ascii="Arial" w:eastAsia="Arial" w:hAnsi="Arial" w:cs="Arial"/>
        </w:rPr>
        <w:t>t</w:t>
      </w:r>
      <w:proofErr w:type="spellEnd"/>
      <w:r w:rsidRPr="00EB42BE">
        <w:rPr>
          <w:rFonts w:ascii="Arial" w:eastAsia="Arial" w:hAnsi="Arial" w:cs="Arial"/>
        </w:rPr>
        <w:t xml:space="preserve"> is negative for these variables, it means that the mean of the variable is lesser than the Test Value chosen (4). So, the combination of these two means that the mean of the variables above is significantly lower than the Test Value chosen (4). Therefore, using the test value of 4, Walmart needs improvement to achieve this desired mean. However, the Sig (2-tailed) is &gt; 0.05 for “Offers a variety of product options, Has more convenient locations for me and Offers products at Reasonable Prices”, this means that the result is statistically insignificant. Therefore, we fail to reject the Null hypothesis and conclude that the mean of the variables is equal to 4.</w:t>
      </w:r>
    </w:p>
    <w:p w14:paraId="000002A8" w14:textId="5F2326F7" w:rsidR="00C14C0B" w:rsidRPr="00EB42BE" w:rsidRDefault="00DF6B49" w:rsidP="008645D9">
      <w:pPr>
        <w:spacing w:before="240" w:after="24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The results show that most of the sample had a less promising outlook on Walmart’s performance when evaluated on the following variables; I am a regular customer at Walmart, I like the fast self–checkout option at Walmart, Has High Product Quality, Has Excellent Customer Service, Has a flexible return policy, I am satisfied with the Overall Experience, I am likely to recommend Walmart to family and friends, we therefore recommend that needs improvement on these variables. On the other hand, the sample had a positive outlook on variables like; Offers a variety of product options, Has more convenient locations for me</w:t>
      </w:r>
      <w:r w:rsidR="00FC55FA" w:rsidRPr="00EB42BE">
        <w:rPr>
          <w:rFonts w:ascii="Arial" w:eastAsia="Arial" w:hAnsi="Arial" w:cs="Arial"/>
        </w:rPr>
        <w:t>,</w:t>
      </w:r>
      <w:r w:rsidRPr="00EB42BE">
        <w:rPr>
          <w:rFonts w:ascii="Arial" w:eastAsia="Arial" w:hAnsi="Arial" w:cs="Arial"/>
        </w:rPr>
        <w:t xml:space="preserve"> and Offers </w:t>
      </w:r>
      <w:sdt>
        <w:sdtPr>
          <w:rPr>
            <w:rFonts w:ascii="Arial" w:hAnsi="Arial" w:cs="Arial"/>
          </w:rPr>
          <w:tag w:val="goog_rdk_21"/>
          <w:id w:val="114261891"/>
        </w:sdtPr>
        <w:sdtContent/>
      </w:sdt>
      <w:r w:rsidRPr="00EB42BE">
        <w:rPr>
          <w:rFonts w:ascii="Arial" w:eastAsia="Arial" w:hAnsi="Arial" w:cs="Arial"/>
        </w:rPr>
        <w:t>products at Reasonable Prices, It is therefore recommended that Walmart continues its policies and practices for these variables to build a healthy customer perception.</w:t>
      </w:r>
    </w:p>
    <w:p w14:paraId="3A177B68" w14:textId="77777777" w:rsidR="00EF40EA" w:rsidRPr="00EB42BE" w:rsidRDefault="00EF40EA" w:rsidP="00EF40EA">
      <w:pPr>
        <w:spacing w:before="240" w:after="240" w:line="240" w:lineRule="auto"/>
        <w:jc w:val="both"/>
        <w:rPr>
          <w:rFonts w:ascii="Arial" w:eastAsia="Arial" w:hAnsi="Arial" w:cs="Arial"/>
          <w:b/>
        </w:rPr>
      </w:pPr>
    </w:p>
    <w:p w14:paraId="54E181F3" w14:textId="1B557FE0" w:rsidR="00EF40EA" w:rsidRPr="00EB42BE" w:rsidRDefault="00EF40EA" w:rsidP="00EF40EA">
      <w:pPr>
        <w:spacing w:before="240" w:after="240" w:line="240" w:lineRule="auto"/>
        <w:jc w:val="both"/>
        <w:rPr>
          <w:rFonts w:ascii="Arial" w:eastAsia="Arial" w:hAnsi="Arial" w:cs="Arial"/>
        </w:rPr>
      </w:pPr>
      <w:r w:rsidRPr="00EB42BE">
        <w:rPr>
          <w:rFonts w:ascii="Arial" w:eastAsia="Arial" w:hAnsi="Arial" w:cs="Arial"/>
          <w:b/>
        </w:rPr>
        <w:t>The following variables had means significantly greater than 4:</w:t>
      </w:r>
    </w:p>
    <w:p w14:paraId="2EC171E5" w14:textId="2E3F2D48" w:rsidR="00EF40EA" w:rsidRPr="00EB42BE" w:rsidRDefault="00EF40EA" w:rsidP="00EF40EA">
      <w:pPr>
        <w:spacing w:before="240" w:after="240" w:line="240" w:lineRule="auto"/>
        <w:jc w:val="both"/>
        <w:rPr>
          <w:rFonts w:ascii="Arial" w:eastAsia="Arial" w:hAnsi="Arial" w:cs="Arial"/>
        </w:rPr>
      </w:pPr>
      <w:r w:rsidRPr="00EB42BE">
        <w:rPr>
          <w:rFonts w:ascii="Arial" w:eastAsia="Arial" w:hAnsi="Arial" w:cs="Arial"/>
        </w:rPr>
        <w:lastRenderedPageBreak/>
        <w:t>None</w:t>
      </w:r>
    </w:p>
    <w:p w14:paraId="4E3B3808" w14:textId="77777777" w:rsidR="00EF40EA" w:rsidRPr="00EB42BE" w:rsidRDefault="00EF40EA" w:rsidP="00EF40EA">
      <w:pPr>
        <w:spacing w:before="240" w:after="240" w:line="240" w:lineRule="auto"/>
        <w:jc w:val="both"/>
        <w:rPr>
          <w:rFonts w:ascii="Arial" w:eastAsia="Arial" w:hAnsi="Arial" w:cs="Arial"/>
        </w:rPr>
      </w:pPr>
      <w:r w:rsidRPr="00EB42BE">
        <w:rPr>
          <w:rFonts w:ascii="Arial" w:eastAsia="Arial" w:hAnsi="Arial" w:cs="Arial"/>
          <w:b/>
        </w:rPr>
        <w:t>The following variables had means insignificantly different from 4:</w:t>
      </w:r>
    </w:p>
    <w:p w14:paraId="50E15C94" w14:textId="77777777" w:rsidR="00EF40EA" w:rsidRPr="00EB42BE" w:rsidRDefault="00EF40EA" w:rsidP="00EF40EA">
      <w:pPr>
        <w:spacing w:before="240" w:after="240" w:line="240" w:lineRule="auto"/>
        <w:jc w:val="both"/>
        <w:rPr>
          <w:rFonts w:ascii="Arial" w:eastAsia="Arial" w:hAnsi="Arial" w:cs="Arial"/>
        </w:rPr>
      </w:pPr>
      <w:r w:rsidRPr="00EB42BE">
        <w:rPr>
          <w:rFonts w:ascii="Arial" w:eastAsia="Arial" w:hAnsi="Arial" w:cs="Arial"/>
        </w:rPr>
        <w:t>Offers a variety of product options</w:t>
      </w:r>
    </w:p>
    <w:p w14:paraId="70A97327" w14:textId="77777777" w:rsidR="00EF40EA" w:rsidRPr="00EB42BE" w:rsidRDefault="00EF40EA" w:rsidP="00EF40EA">
      <w:pPr>
        <w:spacing w:before="240" w:after="240" w:line="240" w:lineRule="auto"/>
        <w:jc w:val="both"/>
        <w:rPr>
          <w:rFonts w:ascii="Arial" w:eastAsia="Arial" w:hAnsi="Arial" w:cs="Arial"/>
        </w:rPr>
      </w:pPr>
      <w:r w:rsidRPr="00EB42BE">
        <w:rPr>
          <w:rFonts w:ascii="Arial" w:eastAsia="Arial" w:hAnsi="Arial" w:cs="Arial"/>
        </w:rPr>
        <w:t>Has more convenient locations for me</w:t>
      </w:r>
    </w:p>
    <w:p w14:paraId="2FB393C2" w14:textId="77777777" w:rsidR="00EF40EA" w:rsidRPr="00EB42BE" w:rsidRDefault="00EF40EA" w:rsidP="00EF40EA">
      <w:pPr>
        <w:spacing w:before="240" w:after="240" w:line="240" w:lineRule="auto"/>
        <w:jc w:val="both"/>
        <w:rPr>
          <w:rFonts w:ascii="Arial" w:eastAsia="Arial" w:hAnsi="Arial" w:cs="Arial"/>
        </w:rPr>
      </w:pPr>
      <w:r w:rsidRPr="00EB42BE">
        <w:rPr>
          <w:rFonts w:ascii="Arial" w:eastAsia="Arial" w:hAnsi="Arial" w:cs="Arial"/>
        </w:rPr>
        <w:t>Offers products at Reasonable Prices</w:t>
      </w:r>
    </w:p>
    <w:p w14:paraId="1738453B" w14:textId="77777777" w:rsidR="00EF40EA" w:rsidRPr="00EB42BE" w:rsidRDefault="00EF40EA" w:rsidP="00EF40EA">
      <w:pPr>
        <w:spacing w:before="240" w:after="240" w:line="240" w:lineRule="auto"/>
        <w:jc w:val="both"/>
        <w:rPr>
          <w:rFonts w:ascii="Arial" w:eastAsia="Arial" w:hAnsi="Arial" w:cs="Arial"/>
        </w:rPr>
      </w:pPr>
    </w:p>
    <w:p w14:paraId="64C4B469" w14:textId="77777777" w:rsidR="00EF40EA" w:rsidRPr="00EB42BE" w:rsidRDefault="00EF40EA" w:rsidP="00EF40EA">
      <w:pPr>
        <w:spacing w:before="240" w:after="240" w:line="240" w:lineRule="auto"/>
        <w:jc w:val="both"/>
        <w:rPr>
          <w:rFonts w:ascii="Arial" w:eastAsia="Arial" w:hAnsi="Arial" w:cs="Arial"/>
        </w:rPr>
      </w:pPr>
      <w:r w:rsidRPr="00EB42BE">
        <w:rPr>
          <w:rFonts w:ascii="Arial" w:eastAsia="Arial" w:hAnsi="Arial" w:cs="Arial"/>
          <w:b/>
        </w:rPr>
        <w:t>The following variables had means significantly less than 4, but greater than 3:</w:t>
      </w:r>
    </w:p>
    <w:p w14:paraId="694A0106" w14:textId="77777777" w:rsidR="00EF40EA" w:rsidRPr="00EB42BE" w:rsidRDefault="00EF40EA" w:rsidP="00EF40EA">
      <w:pPr>
        <w:spacing w:before="240" w:after="240" w:line="240" w:lineRule="auto"/>
        <w:jc w:val="both"/>
        <w:rPr>
          <w:rFonts w:ascii="Arial" w:eastAsia="Arial" w:hAnsi="Arial" w:cs="Arial"/>
        </w:rPr>
      </w:pPr>
      <w:r w:rsidRPr="00EB42BE">
        <w:rPr>
          <w:rFonts w:ascii="Arial" w:eastAsia="Arial" w:hAnsi="Arial" w:cs="Arial"/>
        </w:rPr>
        <w:t>I am a regular customer at Walmart</w:t>
      </w:r>
    </w:p>
    <w:p w14:paraId="57163E10" w14:textId="77777777" w:rsidR="00EF40EA" w:rsidRPr="00EB42BE" w:rsidRDefault="00EF40EA" w:rsidP="00EF40EA">
      <w:pPr>
        <w:spacing w:before="240" w:after="240" w:line="240" w:lineRule="auto"/>
        <w:jc w:val="both"/>
        <w:rPr>
          <w:rFonts w:ascii="Arial" w:eastAsia="Arial" w:hAnsi="Arial" w:cs="Arial"/>
        </w:rPr>
      </w:pPr>
      <w:r w:rsidRPr="00EB42BE">
        <w:rPr>
          <w:rFonts w:ascii="Arial" w:eastAsia="Arial" w:hAnsi="Arial" w:cs="Arial"/>
        </w:rPr>
        <w:t>I like the fast self–checkout option at Walmart</w:t>
      </w:r>
    </w:p>
    <w:p w14:paraId="0B57C176" w14:textId="77777777" w:rsidR="00EF40EA" w:rsidRPr="00EB42BE" w:rsidRDefault="00EF40EA" w:rsidP="00EF40EA">
      <w:pPr>
        <w:spacing w:before="240" w:after="240" w:line="240" w:lineRule="auto"/>
        <w:jc w:val="both"/>
        <w:rPr>
          <w:rFonts w:ascii="Arial" w:eastAsia="Arial" w:hAnsi="Arial" w:cs="Arial"/>
        </w:rPr>
      </w:pPr>
      <w:r w:rsidRPr="00EB42BE">
        <w:rPr>
          <w:rFonts w:ascii="Arial" w:eastAsia="Arial" w:hAnsi="Arial" w:cs="Arial"/>
        </w:rPr>
        <w:t>High Product Quality</w:t>
      </w:r>
    </w:p>
    <w:p w14:paraId="40A57095" w14:textId="77777777" w:rsidR="00EF40EA" w:rsidRPr="00EB42BE" w:rsidRDefault="00EF40EA" w:rsidP="00EF40EA">
      <w:pPr>
        <w:spacing w:before="240" w:after="240" w:line="240" w:lineRule="auto"/>
        <w:jc w:val="both"/>
        <w:rPr>
          <w:rFonts w:ascii="Arial" w:eastAsia="Arial" w:hAnsi="Arial" w:cs="Arial"/>
        </w:rPr>
      </w:pPr>
      <w:r w:rsidRPr="00EB42BE">
        <w:rPr>
          <w:rFonts w:ascii="Arial" w:eastAsia="Arial" w:hAnsi="Arial" w:cs="Arial"/>
        </w:rPr>
        <w:t>Has a flexible return policy</w:t>
      </w:r>
    </w:p>
    <w:p w14:paraId="25DCDE1F" w14:textId="77777777" w:rsidR="00EF40EA" w:rsidRPr="00EB42BE" w:rsidRDefault="00EF40EA" w:rsidP="00EF40EA">
      <w:pPr>
        <w:spacing w:before="240" w:after="240" w:line="240" w:lineRule="auto"/>
        <w:jc w:val="both"/>
        <w:rPr>
          <w:rFonts w:ascii="Arial" w:eastAsia="Arial" w:hAnsi="Arial" w:cs="Arial"/>
        </w:rPr>
      </w:pPr>
      <w:r w:rsidRPr="00EB42BE">
        <w:rPr>
          <w:rFonts w:ascii="Arial" w:eastAsia="Arial" w:hAnsi="Arial" w:cs="Arial"/>
        </w:rPr>
        <w:t>I am satisfied with the Overall Experience</w:t>
      </w:r>
    </w:p>
    <w:p w14:paraId="25420482" w14:textId="77777777" w:rsidR="00EF40EA" w:rsidRPr="00EB42BE" w:rsidRDefault="00EF40EA" w:rsidP="00EF40EA">
      <w:pPr>
        <w:spacing w:before="240" w:after="240" w:line="240" w:lineRule="auto"/>
        <w:jc w:val="both"/>
        <w:rPr>
          <w:rFonts w:ascii="Arial" w:eastAsia="Arial" w:hAnsi="Arial" w:cs="Arial"/>
        </w:rPr>
      </w:pPr>
      <w:r w:rsidRPr="00EB42BE">
        <w:rPr>
          <w:rFonts w:ascii="Arial" w:eastAsia="Arial" w:hAnsi="Arial" w:cs="Arial"/>
        </w:rPr>
        <w:t>I am likely to recommend Walmart to family and friends.</w:t>
      </w:r>
    </w:p>
    <w:p w14:paraId="70B3C05F" w14:textId="77777777" w:rsidR="00EF40EA" w:rsidRPr="00EB42BE" w:rsidRDefault="00EF40EA" w:rsidP="00EF40EA">
      <w:pPr>
        <w:spacing w:before="240" w:after="240" w:line="240" w:lineRule="auto"/>
        <w:jc w:val="both"/>
        <w:rPr>
          <w:rFonts w:ascii="Arial" w:eastAsia="Arial" w:hAnsi="Arial" w:cs="Arial"/>
        </w:rPr>
      </w:pPr>
    </w:p>
    <w:p w14:paraId="3AE7F1DA" w14:textId="77777777" w:rsidR="00EF40EA" w:rsidRPr="00EB42BE" w:rsidRDefault="00EF40EA" w:rsidP="00EF40EA">
      <w:pPr>
        <w:spacing w:after="0" w:line="240" w:lineRule="auto"/>
        <w:ind w:right="60"/>
        <w:jc w:val="both"/>
        <w:rPr>
          <w:rFonts w:ascii="Arial" w:eastAsia="Arial" w:hAnsi="Arial" w:cs="Arial"/>
        </w:rPr>
      </w:pPr>
      <w:r w:rsidRPr="00EB42BE">
        <w:rPr>
          <w:rFonts w:ascii="Arial" w:eastAsia="Arial" w:hAnsi="Arial" w:cs="Arial"/>
          <w:b/>
        </w:rPr>
        <w:t>The following variables had means insignificantly different from 3:</w:t>
      </w:r>
    </w:p>
    <w:p w14:paraId="6F35FD0D" w14:textId="77777777" w:rsidR="00EF40EA" w:rsidRPr="00EB42BE" w:rsidRDefault="00EF40EA" w:rsidP="00EF40EA">
      <w:pPr>
        <w:spacing w:after="0" w:line="240" w:lineRule="auto"/>
        <w:ind w:right="60"/>
        <w:jc w:val="both"/>
        <w:rPr>
          <w:rFonts w:ascii="Arial" w:eastAsia="Arial" w:hAnsi="Arial" w:cs="Arial"/>
        </w:rPr>
      </w:pPr>
      <w:r w:rsidRPr="00EB42BE">
        <w:rPr>
          <w:rFonts w:ascii="Arial" w:eastAsia="Arial" w:hAnsi="Arial" w:cs="Arial"/>
        </w:rPr>
        <w:t>Has Excellent Customer Service</w:t>
      </w:r>
    </w:p>
    <w:p w14:paraId="0539D928" w14:textId="77777777" w:rsidR="00EF40EA" w:rsidRPr="00EB42BE" w:rsidRDefault="00EF40EA" w:rsidP="00EF40EA">
      <w:pPr>
        <w:spacing w:after="0" w:line="240" w:lineRule="auto"/>
        <w:ind w:right="60"/>
        <w:jc w:val="both"/>
        <w:rPr>
          <w:rFonts w:ascii="Arial" w:eastAsia="Arial" w:hAnsi="Arial" w:cs="Arial"/>
        </w:rPr>
      </w:pPr>
    </w:p>
    <w:p w14:paraId="174C89B5" w14:textId="77777777" w:rsidR="00EF40EA" w:rsidRPr="00EB42BE" w:rsidRDefault="00EF40EA" w:rsidP="00EF40EA">
      <w:pPr>
        <w:spacing w:before="240" w:after="240" w:line="240" w:lineRule="auto"/>
        <w:jc w:val="both"/>
        <w:rPr>
          <w:rFonts w:ascii="Arial" w:eastAsia="Arial" w:hAnsi="Arial" w:cs="Arial"/>
        </w:rPr>
      </w:pPr>
      <w:r w:rsidRPr="00EB42BE">
        <w:rPr>
          <w:rFonts w:ascii="Arial" w:eastAsia="Arial" w:hAnsi="Arial" w:cs="Arial"/>
          <w:b/>
        </w:rPr>
        <w:t>The following variables had means significantly less than 3:</w:t>
      </w:r>
    </w:p>
    <w:p w14:paraId="6E4BA4BD" w14:textId="77777777" w:rsidR="00EF40EA" w:rsidRPr="00EB42BE" w:rsidRDefault="00EF40EA" w:rsidP="00EF40EA">
      <w:pPr>
        <w:spacing w:before="240" w:after="240" w:line="240" w:lineRule="auto"/>
        <w:jc w:val="both"/>
        <w:rPr>
          <w:rFonts w:ascii="Arial" w:eastAsia="Arial" w:hAnsi="Arial" w:cs="Arial"/>
        </w:rPr>
      </w:pPr>
      <w:r w:rsidRPr="00EB42BE">
        <w:rPr>
          <w:rFonts w:ascii="Arial" w:eastAsia="Arial" w:hAnsi="Arial" w:cs="Arial"/>
        </w:rPr>
        <w:t>None</w:t>
      </w:r>
    </w:p>
    <w:p w14:paraId="66FBEB82" w14:textId="77777777" w:rsidR="00EF40EA" w:rsidRPr="00EB42BE" w:rsidRDefault="00EF40EA" w:rsidP="00EF40EA">
      <w:pPr>
        <w:spacing w:before="240" w:after="240" w:line="240" w:lineRule="auto"/>
        <w:jc w:val="both"/>
        <w:rPr>
          <w:rFonts w:ascii="Arial" w:eastAsia="Arial" w:hAnsi="Arial" w:cs="Arial"/>
        </w:rPr>
      </w:pPr>
      <w:r w:rsidRPr="00EB42BE">
        <w:rPr>
          <w:rFonts w:ascii="Arial" w:eastAsia="Arial" w:hAnsi="Arial" w:cs="Arial"/>
          <w:b/>
        </w:rPr>
        <w:t>Managerial Conclusion:</w:t>
      </w:r>
      <w:r w:rsidRPr="00EB42BE">
        <w:rPr>
          <w:rFonts w:ascii="Arial" w:eastAsia="Arial" w:hAnsi="Arial" w:cs="Arial"/>
        </w:rPr>
        <w:t xml:space="preserve"> Our sample data above shows that customers like fast self-checkout, high product quality, and their flexible return policy which makes them visit Walmart regularly and agree that they are mostly satisfied with their experience and would recommend Walmart to family and friends. These variables are significantly less than 4 but greater than 3.</w:t>
      </w:r>
    </w:p>
    <w:p w14:paraId="6986B603" w14:textId="77777777" w:rsidR="00EF40EA" w:rsidRPr="00EB42BE" w:rsidRDefault="00EF40EA" w:rsidP="00EF40EA">
      <w:pPr>
        <w:spacing w:before="240" w:after="240" w:line="240" w:lineRule="auto"/>
        <w:jc w:val="both"/>
        <w:rPr>
          <w:rFonts w:ascii="Arial" w:eastAsia="Arial" w:hAnsi="Arial" w:cs="Arial"/>
        </w:rPr>
      </w:pPr>
      <w:r w:rsidRPr="00EB42BE">
        <w:rPr>
          <w:rFonts w:ascii="Arial" w:eastAsia="Arial" w:hAnsi="Arial" w:cs="Arial"/>
        </w:rPr>
        <w:t>Further, the data indicates that the mean for the variable “Offers a variety of product options”, “Has more convenient locations for me”, and Offers products at Reasonable Prices are insignificantly different from 4. While Excellent customer service has a mean, which is insignificantly different from 3.</w:t>
      </w:r>
    </w:p>
    <w:p w14:paraId="202C0C53" w14:textId="77777777" w:rsidR="00EF40EA" w:rsidRPr="00EB42BE" w:rsidRDefault="00EF40EA">
      <w:pPr>
        <w:rPr>
          <w:rFonts w:ascii="Arial" w:eastAsia="Arial" w:hAnsi="Arial" w:cs="Arial"/>
          <w:b/>
          <w:sz w:val="28"/>
          <w:szCs w:val="28"/>
        </w:rPr>
      </w:pPr>
      <w:r w:rsidRPr="00EB42BE">
        <w:rPr>
          <w:rFonts w:ascii="Arial" w:eastAsia="Arial" w:hAnsi="Arial" w:cs="Arial"/>
          <w:b/>
          <w:sz w:val="28"/>
          <w:szCs w:val="28"/>
        </w:rPr>
        <w:br w:type="page"/>
      </w:r>
    </w:p>
    <w:p w14:paraId="000002A9" w14:textId="4F7A4168" w:rsidR="00C14C0B" w:rsidRPr="00EB42BE" w:rsidRDefault="00DF6B49">
      <w:pPr>
        <w:spacing w:after="160" w:line="240" w:lineRule="auto"/>
        <w:jc w:val="center"/>
        <w:rPr>
          <w:rFonts w:ascii="Arial" w:eastAsia="Arial" w:hAnsi="Arial" w:cs="Arial"/>
          <w:b/>
          <w:sz w:val="28"/>
          <w:szCs w:val="28"/>
        </w:rPr>
      </w:pPr>
      <w:r w:rsidRPr="00EB42BE">
        <w:rPr>
          <w:rFonts w:ascii="Arial" w:eastAsia="Arial" w:hAnsi="Arial" w:cs="Arial"/>
          <w:b/>
          <w:sz w:val="28"/>
          <w:szCs w:val="28"/>
        </w:rPr>
        <w:lastRenderedPageBreak/>
        <w:t>Hypothesis Testing</w:t>
      </w:r>
    </w:p>
    <w:p w14:paraId="000002AA" w14:textId="77777777" w:rsidR="00C14C0B" w:rsidRPr="00EB42BE" w:rsidRDefault="00DF6B49">
      <w:pPr>
        <w:spacing w:after="160" w:line="240" w:lineRule="auto"/>
        <w:jc w:val="center"/>
        <w:rPr>
          <w:rFonts w:ascii="Arial" w:eastAsia="Arial" w:hAnsi="Arial" w:cs="Arial"/>
          <w:i/>
        </w:rPr>
      </w:pPr>
      <w:r w:rsidRPr="00EB42BE">
        <w:rPr>
          <w:rFonts w:ascii="Arial" w:eastAsia="Arial" w:hAnsi="Arial" w:cs="Arial"/>
          <w:i/>
        </w:rPr>
        <w:t>Test of One Mean</w:t>
      </w:r>
    </w:p>
    <w:p w14:paraId="000002AB" w14:textId="6212A3DB" w:rsidR="00C14C0B" w:rsidRPr="00EB42BE" w:rsidRDefault="005B7520">
      <w:pPr>
        <w:spacing w:after="160" w:line="240" w:lineRule="auto"/>
        <w:jc w:val="center"/>
        <w:rPr>
          <w:rFonts w:ascii="Arial" w:eastAsia="Arial" w:hAnsi="Arial" w:cs="Arial"/>
          <w:u w:val="single"/>
        </w:rPr>
      </w:pPr>
      <w:r w:rsidRPr="00EB42BE">
        <w:rPr>
          <w:rFonts w:ascii="Arial" w:eastAsia="Arial" w:hAnsi="Arial" w:cs="Arial"/>
          <w:noProof/>
        </w:rPr>
        <w:drawing>
          <wp:anchor distT="0" distB="0" distL="114300" distR="114300" simplePos="0" relativeHeight="251559936" behindDoc="0" locked="0" layoutInCell="1" allowOverlap="1" wp14:anchorId="0E53D32C" wp14:editId="0024F5BC">
            <wp:simplePos x="0" y="0"/>
            <wp:positionH relativeFrom="margin">
              <wp:align>center</wp:align>
            </wp:positionH>
            <wp:positionV relativeFrom="page">
              <wp:posOffset>1816100</wp:posOffset>
            </wp:positionV>
            <wp:extent cx="6216650" cy="3244850"/>
            <wp:effectExtent l="0" t="0" r="0" b="0"/>
            <wp:wrapTopAndBottom/>
            <wp:docPr id="207104690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rotWithShape="1">
                    <a:blip r:embed="rId72">
                      <a:extLst>
                        <a:ext uri="{28A0092B-C50C-407E-A947-70E740481C1C}">
                          <a14:useLocalDpi xmlns:a14="http://schemas.microsoft.com/office/drawing/2010/main" val="0"/>
                        </a:ext>
                      </a:extLst>
                    </a:blip>
                    <a:srcRect l="2889" r="5872"/>
                    <a:stretch/>
                  </pic:blipFill>
                  <pic:spPr bwMode="auto">
                    <a:xfrm>
                      <a:off x="0" y="0"/>
                      <a:ext cx="6216650" cy="3244850"/>
                    </a:xfrm>
                    <a:prstGeom prst="rect">
                      <a:avLst/>
                    </a:prstGeom>
                    <a:ln>
                      <a:noFill/>
                    </a:ln>
                    <a:extLst>
                      <a:ext uri="{53640926-AAD7-44D8-BBD7-CCE9431645EC}">
                        <a14:shadowObscured xmlns:a14="http://schemas.microsoft.com/office/drawing/2010/main"/>
                      </a:ext>
                    </a:extLst>
                  </pic:spPr>
                </pic:pic>
              </a:graphicData>
            </a:graphic>
          </wp:anchor>
        </w:drawing>
      </w:r>
      <w:r w:rsidR="00DF6B49" w:rsidRPr="00EB42BE">
        <w:rPr>
          <w:rFonts w:ascii="Arial" w:eastAsia="Arial" w:hAnsi="Arial" w:cs="Arial"/>
          <w:u w:val="single"/>
        </w:rPr>
        <w:t>Performance (Target)</w:t>
      </w:r>
    </w:p>
    <w:p w14:paraId="000002AC" w14:textId="3A94306D" w:rsidR="00C14C0B" w:rsidRPr="00EB42BE" w:rsidRDefault="00C14C0B">
      <w:pPr>
        <w:spacing w:line="240" w:lineRule="auto"/>
        <w:rPr>
          <w:rFonts w:ascii="Arial" w:eastAsia="Arial" w:hAnsi="Arial" w:cs="Arial"/>
        </w:rPr>
      </w:pPr>
    </w:p>
    <w:tbl>
      <w:tblPr>
        <w:tblStyle w:val="aff7"/>
        <w:tblW w:w="83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09"/>
        <w:gridCol w:w="701"/>
      </w:tblGrid>
      <w:tr w:rsidR="00C14C0B" w:rsidRPr="00EB42BE" w14:paraId="69D2E037" w14:textId="77777777" w:rsidTr="005B7520">
        <w:trPr>
          <w:trHeight w:val="297"/>
          <w:jc w:val="center"/>
        </w:trPr>
        <w:tc>
          <w:tcPr>
            <w:tcW w:w="7609" w:type="dxa"/>
            <w:tcBorders>
              <w:bottom w:val="single" w:sz="8" w:space="0" w:color="152935"/>
              <w:right w:val="single" w:sz="8" w:space="0" w:color="E0E0E0"/>
            </w:tcBorders>
            <w:shd w:val="clear" w:color="auto" w:fill="FFFFFF"/>
            <w:vAlign w:val="bottom"/>
          </w:tcPr>
          <w:p w14:paraId="000002AD" w14:textId="77777777" w:rsidR="00C14C0B" w:rsidRPr="00EB42BE" w:rsidRDefault="00C14C0B">
            <w:pPr>
              <w:rPr>
                <w:rFonts w:ascii="Arial" w:eastAsia="Arial" w:hAnsi="Arial" w:cs="Arial"/>
              </w:rPr>
            </w:pPr>
          </w:p>
        </w:tc>
        <w:tc>
          <w:tcPr>
            <w:tcW w:w="701" w:type="dxa"/>
            <w:tcBorders>
              <w:left w:val="single" w:sz="8" w:space="0" w:color="E0E0E0"/>
              <w:bottom w:val="single" w:sz="8" w:space="0" w:color="152935"/>
              <w:right w:val="single" w:sz="8" w:space="0" w:color="E0E0E0"/>
            </w:tcBorders>
            <w:shd w:val="clear" w:color="auto" w:fill="FFFFFF"/>
            <w:vAlign w:val="bottom"/>
          </w:tcPr>
          <w:p w14:paraId="000002AE" w14:textId="77777777" w:rsidR="00C14C0B" w:rsidRPr="00EB42BE" w:rsidRDefault="00DF6B49">
            <w:pPr>
              <w:ind w:left="60" w:right="60"/>
              <w:jc w:val="center"/>
              <w:rPr>
                <w:rFonts w:ascii="Arial" w:eastAsia="Arial" w:hAnsi="Arial" w:cs="Arial"/>
              </w:rPr>
            </w:pPr>
            <w:r w:rsidRPr="00EB42BE">
              <w:rPr>
                <w:rFonts w:ascii="Arial" w:eastAsia="Arial" w:hAnsi="Arial" w:cs="Arial"/>
              </w:rPr>
              <w:t>Mean</w:t>
            </w:r>
          </w:p>
        </w:tc>
      </w:tr>
      <w:tr w:rsidR="00C14C0B" w:rsidRPr="00EB42BE" w14:paraId="59F087EE" w14:textId="77777777" w:rsidTr="005B7520">
        <w:trPr>
          <w:jc w:val="center"/>
        </w:trPr>
        <w:tc>
          <w:tcPr>
            <w:tcW w:w="7609" w:type="dxa"/>
            <w:tcBorders>
              <w:top w:val="single" w:sz="8" w:space="0" w:color="AEAEAE"/>
              <w:bottom w:val="single" w:sz="8" w:space="0" w:color="AEAEAE"/>
              <w:right w:val="single" w:sz="8" w:space="0" w:color="E0E0E0"/>
            </w:tcBorders>
            <w:shd w:val="clear" w:color="auto" w:fill="E0E0E0"/>
          </w:tcPr>
          <w:p w14:paraId="000002AF" w14:textId="77777777" w:rsidR="00C14C0B" w:rsidRPr="00EB42BE" w:rsidRDefault="00DF6B49">
            <w:pPr>
              <w:ind w:left="60" w:right="60"/>
              <w:rPr>
                <w:rFonts w:ascii="Arial" w:eastAsia="Arial" w:hAnsi="Arial" w:cs="Arial"/>
              </w:rPr>
            </w:pPr>
            <w:r w:rsidRPr="00EB42BE">
              <w:rPr>
                <w:rFonts w:ascii="Arial" w:eastAsia="Arial" w:hAnsi="Arial" w:cs="Arial"/>
              </w:rPr>
              <w:t>Performance (Target): Offers products at Reasonable Prices</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2B0" w14:textId="77777777" w:rsidR="00C14C0B" w:rsidRPr="00EB42BE" w:rsidRDefault="00DF6B49">
            <w:pPr>
              <w:ind w:left="60" w:right="60"/>
              <w:jc w:val="right"/>
              <w:rPr>
                <w:rFonts w:ascii="Arial" w:eastAsia="Arial" w:hAnsi="Arial" w:cs="Arial"/>
              </w:rPr>
            </w:pPr>
            <w:r w:rsidRPr="00EB42BE">
              <w:rPr>
                <w:rFonts w:ascii="Arial" w:eastAsia="Arial" w:hAnsi="Arial" w:cs="Arial"/>
              </w:rPr>
              <w:t>3.10</w:t>
            </w:r>
          </w:p>
        </w:tc>
      </w:tr>
      <w:tr w:rsidR="00C14C0B" w:rsidRPr="00EB42BE" w14:paraId="7B9B8927" w14:textId="77777777" w:rsidTr="005B7520">
        <w:trPr>
          <w:jc w:val="center"/>
        </w:trPr>
        <w:tc>
          <w:tcPr>
            <w:tcW w:w="7609" w:type="dxa"/>
            <w:tcBorders>
              <w:top w:val="single" w:sz="8" w:space="0" w:color="152935"/>
              <w:bottom w:val="single" w:sz="8" w:space="0" w:color="AEAEAE"/>
              <w:right w:val="single" w:sz="8" w:space="0" w:color="E0E0E0"/>
            </w:tcBorders>
            <w:shd w:val="clear" w:color="auto" w:fill="E0E0E0"/>
          </w:tcPr>
          <w:p w14:paraId="000002B1" w14:textId="77777777" w:rsidR="00C14C0B" w:rsidRPr="00EB42BE" w:rsidRDefault="00DF6B49">
            <w:pPr>
              <w:ind w:left="60" w:right="60"/>
              <w:rPr>
                <w:rFonts w:ascii="Arial" w:eastAsia="Arial" w:hAnsi="Arial" w:cs="Arial"/>
              </w:rPr>
            </w:pPr>
            <w:r w:rsidRPr="00EB42BE">
              <w:rPr>
                <w:rFonts w:ascii="Arial" w:eastAsia="Arial" w:hAnsi="Arial" w:cs="Arial"/>
              </w:rPr>
              <w:t>Performance (Target): I am a regular customer at Target</w:t>
            </w:r>
          </w:p>
        </w:tc>
        <w:tc>
          <w:tcPr>
            <w:tcW w:w="701" w:type="dxa"/>
            <w:tcBorders>
              <w:top w:val="single" w:sz="8" w:space="0" w:color="152935"/>
              <w:left w:val="single" w:sz="8" w:space="0" w:color="E0E0E0"/>
              <w:bottom w:val="single" w:sz="8" w:space="0" w:color="AEAEAE"/>
              <w:right w:val="single" w:sz="8" w:space="0" w:color="E0E0E0"/>
            </w:tcBorders>
            <w:shd w:val="clear" w:color="auto" w:fill="F9F9FB"/>
          </w:tcPr>
          <w:p w14:paraId="000002B2" w14:textId="77777777" w:rsidR="00C14C0B" w:rsidRPr="00EB42BE" w:rsidRDefault="00DF6B49">
            <w:pPr>
              <w:ind w:left="60" w:right="60"/>
              <w:jc w:val="right"/>
              <w:rPr>
                <w:rFonts w:ascii="Arial" w:eastAsia="Arial" w:hAnsi="Arial" w:cs="Arial"/>
              </w:rPr>
            </w:pPr>
            <w:r w:rsidRPr="00EB42BE">
              <w:rPr>
                <w:rFonts w:ascii="Arial" w:eastAsia="Arial" w:hAnsi="Arial" w:cs="Arial"/>
              </w:rPr>
              <w:t>3.35</w:t>
            </w:r>
          </w:p>
        </w:tc>
      </w:tr>
      <w:tr w:rsidR="00C14C0B" w:rsidRPr="00EB42BE" w14:paraId="18E99940" w14:textId="77777777" w:rsidTr="005B7520">
        <w:trPr>
          <w:jc w:val="center"/>
        </w:trPr>
        <w:tc>
          <w:tcPr>
            <w:tcW w:w="7609" w:type="dxa"/>
            <w:tcBorders>
              <w:top w:val="single" w:sz="8" w:space="0" w:color="AEAEAE"/>
              <w:bottom w:val="single" w:sz="8" w:space="0" w:color="AEAEAE"/>
              <w:right w:val="single" w:sz="8" w:space="0" w:color="E0E0E0"/>
            </w:tcBorders>
            <w:shd w:val="clear" w:color="auto" w:fill="E0E0E0"/>
          </w:tcPr>
          <w:p w14:paraId="000002B3" w14:textId="77777777" w:rsidR="00C14C0B" w:rsidRPr="00EB42BE" w:rsidRDefault="00DF6B49">
            <w:pPr>
              <w:ind w:left="60" w:right="60"/>
              <w:rPr>
                <w:rFonts w:ascii="Arial" w:eastAsia="Arial" w:hAnsi="Arial" w:cs="Arial"/>
              </w:rPr>
            </w:pPr>
            <w:r w:rsidRPr="00EB42BE">
              <w:rPr>
                <w:rFonts w:ascii="Arial" w:eastAsia="Arial" w:hAnsi="Arial" w:cs="Arial"/>
              </w:rPr>
              <w:t>Performance (Target): Has more convenient locations for me</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2B4" w14:textId="77777777" w:rsidR="00C14C0B" w:rsidRPr="00EB42BE" w:rsidRDefault="00DF6B49">
            <w:pPr>
              <w:ind w:left="60" w:right="60"/>
              <w:jc w:val="right"/>
              <w:rPr>
                <w:rFonts w:ascii="Arial" w:eastAsia="Arial" w:hAnsi="Arial" w:cs="Arial"/>
              </w:rPr>
            </w:pPr>
            <w:r w:rsidRPr="00EB42BE">
              <w:rPr>
                <w:rFonts w:ascii="Arial" w:eastAsia="Arial" w:hAnsi="Arial" w:cs="Arial"/>
              </w:rPr>
              <w:t>3.42</w:t>
            </w:r>
          </w:p>
        </w:tc>
      </w:tr>
      <w:tr w:rsidR="00C14C0B" w:rsidRPr="00EB42BE" w14:paraId="54A8FE4C" w14:textId="77777777" w:rsidTr="005B7520">
        <w:trPr>
          <w:jc w:val="center"/>
        </w:trPr>
        <w:tc>
          <w:tcPr>
            <w:tcW w:w="7609" w:type="dxa"/>
            <w:tcBorders>
              <w:top w:val="single" w:sz="8" w:space="0" w:color="AEAEAE"/>
              <w:bottom w:val="single" w:sz="8" w:space="0" w:color="AEAEAE"/>
              <w:right w:val="single" w:sz="8" w:space="0" w:color="E0E0E0"/>
            </w:tcBorders>
            <w:shd w:val="clear" w:color="auto" w:fill="E0E0E0"/>
          </w:tcPr>
          <w:p w14:paraId="000002B5" w14:textId="77777777" w:rsidR="00C14C0B" w:rsidRPr="00EB42BE" w:rsidRDefault="00DF6B49">
            <w:pPr>
              <w:ind w:left="60" w:right="60"/>
              <w:rPr>
                <w:rFonts w:ascii="Arial" w:eastAsia="Arial" w:hAnsi="Arial" w:cs="Arial"/>
              </w:rPr>
            </w:pPr>
            <w:r w:rsidRPr="00EB42BE">
              <w:rPr>
                <w:rFonts w:ascii="Arial" w:eastAsia="Arial" w:hAnsi="Arial" w:cs="Arial"/>
              </w:rPr>
              <w:t>Performance (Target): Has a flexible return policy</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2B6" w14:textId="77777777" w:rsidR="00C14C0B" w:rsidRPr="00EB42BE" w:rsidRDefault="00DF6B49">
            <w:pPr>
              <w:ind w:left="60" w:right="60"/>
              <w:jc w:val="right"/>
              <w:rPr>
                <w:rFonts w:ascii="Arial" w:eastAsia="Arial" w:hAnsi="Arial" w:cs="Arial"/>
              </w:rPr>
            </w:pPr>
            <w:r w:rsidRPr="00EB42BE">
              <w:rPr>
                <w:rFonts w:ascii="Arial" w:eastAsia="Arial" w:hAnsi="Arial" w:cs="Arial"/>
              </w:rPr>
              <w:t>3.77</w:t>
            </w:r>
          </w:p>
        </w:tc>
      </w:tr>
      <w:tr w:rsidR="00C14C0B" w:rsidRPr="00EB42BE" w14:paraId="72307F79" w14:textId="77777777" w:rsidTr="005B7520">
        <w:trPr>
          <w:jc w:val="center"/>
        </w:trPr>
        <w:tc>
          <w:tcPr>
            <w:tcW w:w="7609" w:type="dxa"/>
            <w:tcBorders>
              <w:top w:val="single" w:sz="8" w:space="0" w:color="AEAEAE"/>
              <w:bottom w:val="single" w:sz="8" w:space="0" w:color="AEAEAE"/>
              <w:right w:val="single" w:sz="8" w:space="0" w:color="E0E0E0"/>
            </w:tcBorders>
            <w:shd w:val="clear" w:color="auto" w:fill="E0E0E0"/>
          </w:tcPr>
          <w:p w14:paraId="000002B7" w14:textId="77777777" w:rsidR="00C14C0B" w:rsidRPr="00EB42BE" w:rsidRDefault="00DF6B49">
            <w:pPr>
              <w:ind w:left="60" w:right="60"/>
              <w:rPr>
                <w:rFonts w:ascii="Arial" w:eastAsia="Arial" w:hAnsi="Arial" w:cs="Arial"/>
              </w:rPr>
            </w:pPr>
            <w:r w:rsidRPr="00EB42BE">
              <w:rPr>
                <w:rFonts w:ascii="Arial" w:eastAsia="Arial" w:hAnsi="Arial" w:cs="Arial"/>
              </w:rPr>
              <w:t xml:space="preserve"> Performance (Target): I like the fast self–checkout option at Target</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2B8" w14:textId="77777777" w:rsidR="00C14C0B" w:rsidRPr="00EB42BE" w:rsidRDefault="00DF6B49">
            <w:pPr>
              <w:ind w:left="60" w:right="60"/>
              <w:jc w:val="right"/>
              <w:rPr>
                <w:rFonts w:ascii="Arial" w:eastAsia="Arial" w:hAnsi="Arial" w:cs="Arial"/>
              </w:rPr>
            </w:pPr>
            <w:r w:rsidRPr="00EB42BE">
              <w:rPr>
                <w:rFonts w:ascii="Arial" w:eastAsia="Arial" w:hAnsi="Arial" w:cs="Arial"/>
              </w:rPr>
              <w:t>3.79</w:t>
            </w:r>
          </w:p>
        </w:tc>
      </w:tr>
      <w:tr w:rsidR="00C14C0B" w:rsidRPr="00EB42BE" w14:paraId="49974B4E" w14:textId="77777777" w:rsidTr="005B7520">
        <w:trPr>
          <w:jc w:val="center"/>
        </w:trPr>
        <w:tc>
          <w:tcPr>
            <w:tcW w:w="7609" w:type="dxa"/>
            <w:tcBorders>
              <w:top w:val="single" w:sz="8" w:space="0" w:color="AEAEAE"/>
              <w:bottom w:val="single" w:sz="8" w:space="0" w:color="AEAEAE"/>
              <w:right w:val="single" w:sz="8" w:space="0" w:color="E0E0E0"/>
            </w:tcBorders>
            <w:shd w:val="clear" w:color="auto" w:fill="E0E0E0"/>
          </w:tcPr>
          <w:p w14:paraId="000002B9" w14:textId="77777777" w:rsidR="00C14C0B" w:rsidRPr="00EB42BE" w:rsidRDefault="00DF6B49">
            <w:pPr>
              <w:ind w:left="60" w:right="60"/>
              <w:rPr>
                <w:rFonts w:ascii="Arial" w:eastAsia="Arial" w:hAnsi="Arial" w:cs="Arial"/>
              </w:rPr>
            </w:pPr>
            <w:r w:rsidRPr="00EB42BE">
              <w:rPr>
                <w:rFonts w:ascii="Arial" w:eastAsia="Arial" w:hAnsi="Arial" w:cs="Arial"/>
              </w:rPr>
              <w:t>Performance (Target): Has Excellent Customer Service</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2BA" w14:textId="77777777" w:rsidR="00C14C0B" w:rsidRPr="00EB42BE" w:rsidRDefault="00DF6B49">
            <w:pPr>
              <w:ind w:left="60" w:right="60"/>
              <w:jc w:val="right"/>
              <w:rPr>
                <w:rFonts w:ascii="Arial" w:eastAsia="Arial" w:hAnsi="Arial" w:cs="Arial"/>
              </w:rPr>
            </w:pPr>
            <w:r w:rsidRPr="00EB42BE">
              <w:rPr>
                <w:rFonts w:ascii="Arial" w:eastAsia="Arial" w:hAnsi="Arial" w:cs="Arial"/>
              </w:rPr>
              <w:t>3.83</w:t>
            </w:r>
          </w:p>
        </w:tc>
      </w:tr>
      <w:tr w:rsidR="00C14C0B" w:rsidRPr="00EB42BE" w14:paraId="4C30BD09" w14:textId="77777777" w:rsidTr="005B7520">
        <w:trPr>
          <w:jc w:val="center"/>
        </w:trPr>
        <w:tc>
          <w:tcPr>
            <w:tcW w:w="7609" w:type="dxa"/>
            <w:tcBorders>
              <w:top w:val="single" w:sz="8" w:space="0" w:color="AEAEAE"/>
              <w:bottom w:val="single" w:sz="8" w:space="0" w:color="AEAEAE"/>
              <w:right w:val="single" w:sz="8" w:space="0" w:color="E0E0E0"/>
            </w:tcBorders>
            <w:shd w:val="clear" w:color="auto" w:fill="E0E0E0"/>
          </w:tcPr>
          <w:p w14:paraId="000002BB" w14:textId="77777777" w:rsidR="00C14C0B" w:rsidRPr="00EB42BE" w:rsidRDefault="00DF6B49">
            <w:pPr>
              <w:ind w:left="60" w:right="60"/>
              <w:rPr>
                <w:rFonts w:ascii="Arial" w:eastAsia="Arial" w:hAnsi="Arial" w:cs="Arial"/>
              </w:rPr>
            </w:pPr>
            <w:r w:rsidRPr="00EB42BE">
              <w:rPr>
                <w:rFonts w:ascii="Arial" w:eastAsia="Arial" w:hAnsi="Arial" w:cs="Arial"/>
              </w:rPr>
              <w:t>Performance (Target): Offers a variety of product options</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2BC" w14:textId="77777777" w:rsidR="00C14C0B" w:rsidRPr="00EB42BE" w:rsidRDefault="00DF6B49">
            <w:pPr>
              <w:ind w:left="60" w:right="60"/>
              <w:jc w:val="right"/>
              <w:rPr>
                <w:rFonts w:ascii="Arial" w:eastAsia="Arial" w:hAnsi="Arial" w:cs="Arial"/>
              </w:rPr>
            </w:pPr>
            <w:r w:rsidRPr="00EB42BE">
              <w:rPr>
                <w:rFonts w:ascii="Arial" w:eastAsia="Arial" w:hAnsi="Arial" w:cs="Arial"/>
              </w:rPr>
              <w:t>3.84</w:t>
            </w:r>
          </w:p>
        </w:tc>
      </w:tr>
      <w:tr w:rsidR="00C14C0B" w:rsidRPr="00EB42BE" w14:paraId="04D0E9F9" w14:textId="77777777" w:rsidTr="005B7520">
        <w:trPr>
          <w:jc w:val="center"/>
        </w:trPr>
        <w:tc>
          <w:tcPr>
            <w:tcW w:w="7609" w:type="dxa"/>
            <w:tcBorders>
              <w:top w:val="single" w:sz="8" w:space="0" w:color="AEAEAE"/>
              <w:bottom w:val="single" w:sz="8" w:space="0" w:color="AEAEAE"/>
              <w:right w:val="single" w:sz="8" w:space="0" w:color="E0E0E0"/>
            </w:tcBorders>
            <w:shd w:val="clear" w:color="auto" w:fill="E0E0E0"/>
          </w:tcPr>
          <w:p w14:paraId="000002BD" w14:textId="77777777" w:rsidR="00C14C0B" w:rsidRPr="00EB42BE" w:rsidRDefault="00DF6B49">
            <w:pPr>
              <w:ind w:left="60" w:right="60"/>
              <w:rPr>
                <w:rFonts w:ascii="Arial" w:eastAsia="Arial" w:hAnsi="Arial" w:cs="Arial"/>
              </w:rPr>
            </w:pPr>
            <w:r w:rsidRPr="00EB42BE">
              <w:rPr>
                <w:rFonts w:ascii="Arial" w:eastAsia="Arial" w:hAnsi="Arial" w:cs="Arial"/>
              </w:rPr>
              <w:t>Performance (Target): Has High Product Quality</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2BE" w14:textId="77777777" w:rsidR="00C14C0B" w:rsidRPr="00EB42BE" w:rsidRDefault="00DF6B49">
            <w:pPr>
              <w:ind w:left="60" w:right="60"/>
              <w:jc w:val="right"/>
              <w:rPr>
                <w:rFonts w:ascii="Arial" w:eastAsia="Arial" w:hAnsi="Arial" w:cs="Arial"/>
              </w:rPr>
            </w:pPr>
            <w:r w:rsidRPr="00EB42BE">
              <w:rPr>
                <w:rFonts w:ascii="Arial" w:eastAsia="Arial" w:hAnsi="Arial" w:cs="Arial"/>
              </w:rPr>
              <w:t>3.92</w:t>
            </w:r>
          </w:p>
        </w:tc>
      </w:tr>
      <w:tr w:rsidR="00C14C0B" w:rsidRPr="00EB42BE" w14:paraId="5DACB7EB" w14:textId="77777777" w:rsidTr="005B7520">
        <w:trPr>
          <w:jc w:val="center"/>
        </w:trPr>
        <w:tc>
          <w:tcPr>
            <w:tcW w:w="7609" w:type="dxa"/>
            <w:tcBorders>
              <w:top w:val="single" w:sz="8" w:space="0" w:color="AEAEAE"/>
              <w:bottom w:val="single" w:sz="8" w:space="0" w:color="152935"/>
              <w:right w:val="single" w:sz="8" w:space="0" w:color="E0E0E0"/>
            </w:tcBorders>
            <w:shd w:val="clear" w:color="auto" w:fill="E0E0E0"/>
          </w:tcPr>
          <w:p w14:paraId="000002BF" w14:textId="77777777" w:rsidR="00C14C0B" w:rsidRPr="00EB42BE" w:rsidRDefault="00DF6B49">
            <w:pPr>
              <w:ind w:left="60" w:right="60"/>
              <w:rPr>
                <w:rFonts w:ascii="Arial" w:eastAsia="Arial" w:hAnsi="Arial" w:cs="Arial"/>
              </w:rPr>
            </w:pPr>
            <w:r w:rsidRPr="00EB42BE">
              <w:rPr>
                <w:rFonts w:ascii="Arial" w:eastAsia="Arial" w:hAnsi="Arial" w:cs="Arial"/>
              </w:rPr>
              <w:t>Performance (Target): I am likely to recommend Target to family and friends.</w:t>
            </w:r>
          </w:p>
        </w:tc>
        <w:tc>
          <w:tcPr>
            <w:tcW w:w="701" w:type="dxa"/>
            <w:tcBorders>
              <w:top w:val="single" w:sz="8" w:space="0" w:color="AEAEAE"/>
              <w:left w:val="single" w:sz="8" w:space="0" w:color="E0E0E0"/>
              <w:bottom w:val="single" w:sz="8" w:space="0" w:color="152935"/>
              <w:right w:val="single" w:sz="8" w:space="0" w:color="E0E0E0"/>
            </w:tcBorders>
            <w:shd w:val="clear" w:color="auto" w:fill="F9F9FB"/>
          </w:tcPr>
          <w:p w14:paraId="000002C0" w14:textId="77777777" w:rsidR="00C14C0B" w:rsidRPr="00EB42BE" w:rsidRDefault="00DF6B49">
            <w:pPr>
              <w:ind w:left="60" w:right="60"/>
              <w:jc w:val="right"/>
              <w:rPr>
                <w:rFonts w:ascii="Arial" w:eastAsia="Arial" w:hAnsi="Arial" w:cs="Arial"/>
              </w:rPr>
            </w:pPr>
            <w:r w:rsidRPr="00EB42BE">
              <w:rPr>
                <w:rFonts w:ascii="Arial" w:eastAsia="Arial" w:hAnsi="Arial" w:cs="Arial"/>
              </w:rPr>
              <w:t>3.93</w:t>
            </w:r>
          </w:p>
        </w:tc>
      </w:tr>
      <w:tr w:rsidR="00C14C0B" w:rsidRPr="00EB42BE" w14:paraId="461890A1" w14:textId="77777777" w:rsidTr="005B7520">
        <w:trPr>
          <w:jc w:val="center"/>
        </w:trPr>
        <w:tc>
          <w:tcPr>
            <w:tcW w:w="7609" w:type="dxa"/>
            <w:tcBorders>
              <w:top w:val="single" w:sz="8" w:space="0" w:color="AEAEAE"/>
              <w:bottom w:val="single" w:sz="8" w:space="0" w:color="AEAEAE"/>
              <w:right w:val="single" w:sz="8" w:space="0" w:color="E0E0E0"/>
            </w:tcBorders>
            <w:shd w:val="clear" w:color="auto" w:fill="E0E0E0"/>
          </w:tcPr>
          <w:p w14:paraId="000002C1" w14:textId="77777777" w:rsidR="00C14C0B" w:rsidRPr="00EB42BE" w:rsidRDefault="00DF6B49">
            <w:pPr>
              <w:ind w:left="60" w:right="60"/>
              <w:rPr>
                <w:rFonts w:ascii="Arial" w:eastAsia="Arial" w:hAnsi="Arial" w:cs="Arial"/>
              </w:rPr>
            </w:pPr>
            <w:r w:rsidRPr="00EB42BE">
              <w:rPr>
                <w:rFonts w:ascii="Arial" w:eastAsia="Arial" w:hAnsi="Arial" w:cs="Arial"/>
              </w:rPr>
              <w:t>Performance (Target): I am satisfied with the Overall Experience</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2C2" w14:textId="77777777" w:rsidR="00C14C0B" w:rsidRPr="00EB42BE" w:rsidRDefault="00DF6B49">
            <w:pPr>
              <w:ind w:left="60" w:right="60"/>
              <w:jc w:val="right"/>
              <w:rPr>
                <w:rFonts w:ascii="Arial" w:eastAsia="Arial" w:hAnsi="Arial" w:cs="Arial"/>
              </w:rPr>
            </w:pPr>
            <w:r w:rsidRPr="00EB42BE">
              <w:rPr>
                <w:rFonts w:ascii="Arial" w:eastAsia="Arial" w:hAnsi="Arial" w:cs="Arial"/>
              </w:rPr>
              <w:t>3.97</w:t>
            </w:r>
          </w:p>
        </w:tc>
      </w:tr>
    </w:tbl>
    <w:p w14:paraId="000002C3" w14:textId="77777777" w:rsidR="00C14C0B" w:rsidRPr="00EB42BE" w:rsidRDefault="00C14C0B">
      <w:pPr>
        <w:spacing w:after="240" w:line="240" w:lineRule="auto"/>
        <w:rPr>
          <w:rFonts w:ascii="Arial" w:eastAsia="Arial" w:hAnsi="Arial" w:cs="Arial"/>
        </w:rPr>
      </w:pPr>
    </w:p>
    <w:p w14:paraId="000002D9" w14:textId="2C41937A" w:rsidR="00C14C0B" w:rsidRPr="00EB42BE" w:rsidRDefault="00C14C0B" w:rsidP="001A585C">
      <w:pPr>
        <w:spacing w:after="160" w:line="240" w:lineRule="auto"/>
        <w:rPr>
          <w:rFonts w:ascii="Arial" w:eastAsia="Arial" w:hAnsi="Arial" w:cs="Arial"/>
          <w:b/>
        </w:rPr>
      </w:pPr>
    </w:p>
    <w:p w14:paraId="6AC37022" w14:textId="66B1A6C2" w:rsidR="00EF40EA" w:rsidRPr="00EB42BE" w:rsidRDefault="00EF40EA" w:rsidP="001A585C">
      <w:pPr>
        <w:spacing w:after="160" w:line="240" w:lineRule="auto"/>
        <w:rPr>
          <w:rFonts w:ascii="Arial" w:eastAsia="Arial" w:hAnsi="Arial" w:cs="Arial"/>
        </w:rPr>
      </w:pPr>
    </w:p>
    <w:p w14:paraId="48575B95" w14:textId="5A614DAD" w:rsidR="00EF40EA" w:rsidRPr="00EB42BE" w:rsidRDefault="00EF40EA" w:rsidP="001A585C">
      <w:pPr>
        <w:spacing w:after="160" w:line="240" w:lineRule="auto"/>
        <w:rPr>
          <w:rFonts w:ascii="Arial" w:eastAsia="Arial" w:hAnsi="Arial" w:cs="Arial"/>
        </w:rPr>
      </w:pPr>
    </w:p>
    <w:p w14:paraId="61EDCAED" w14:textId="7A8EC135" w:rsidR="00EF40EA" w:rsidRPr="00EB42BE" w:rsidRDefault="00EF40EA" w:rsidP="001A585C">
      <w:pPr>
        <w:spacing w:after="160" w:line="240" w:lineRule="auto"/>
        <w:rPr>
          <w:rFonts w:ascii="Arial" w:eastAsia="Arial" w:hAnsi="Arial" w:cs="Arial"/>
        </w:rPr>
      </w:pPr>
    </w:p>
    <w:p w14:paraId="519709A9" w14:textId="77777777" w:rsidR="00EF40EA" w:rsidRPr="00EB42BE" w:rsidRDefault="00EF40EA" w:rsidP="001A585C">
      <w:pPr>
        <w:spacing w:after="160" w:line="240" w:lineRule="auto"/>
        <w:rPr>
          <w:rFonts w:ascii="Arial" w:eastAsia="Arial" w:hAnsi="Arial" w:cs="Arial"/>
        </w:rPr>
      </w:pPr>
    </w:p>
    <w:tbl>
      <w:tblPr>
        <w:tblStyle w:val="aff9"/>
        <w:tblW w:w="9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72"/>
        <w:gridCol w:w="833"/>
        <w:gridCol w:w="1038"/>
        <w:gridCol w:w="1166"/>
      </w:tblGrid>
      <w:tr w:rsidR="00C14C0B" w:rsidRPr="00EB42BE" w14:paraId="1322E8D3" w14:textId="77777777" w:rsidTr="005B7520">
        <w:trPr>
          <w:trHeight w:val="239"/>
        </w:trPr>
        <w:tc>
          <w:tcPr>
            <w:tcW w:w="6272" w:type="dxa"/>
            <w:vMerge w:val="restart"/>
            <w:shd w:val="clear" w:color="auto" w:fill="FFFFFF"/>
            <w:vAlign w:val="bottom"/>
          </w:tcPr>
          <w:p w14:paraId="000002DA" w14:textId="77777777" w:rsidR="00C14C0B" w:rsidRPr="00EB42BE" w:rsidRDefault="00DF6B49">
            <w:pPr>
              <w:jc w:val="center"/>
              <w:rPr>
                <w:rFonts w:ascii="Arial" w:eastAsia="Arial" w:hAnsi="Arial" w:cs="Arial"/>
              </w:rPr>
            </w:pPr>
            <w:r w:rsidRPr="00EB42BE">
              <w:rPr>
                <w:rFonts w:ascii="Arial" w:eastAsia="Arial" w:hAnsi="Arial" w:cs="Arial"/>
              </w:rPr>
              <w:lastRenderedPageBreak/>
              <w:t>Test Value = 3</w:t>
            </w:r>
          </w:p>
        </w:tc>
        <w:tc>
          <w:tcPr>
            <w:tcW w:w="3037" w:type="dxa"/>
            <w:gridSpan w:val="3"/>
            <w:shd w:val="clear" w:color="auto" w:fill="FFFFFF"/>
            <w:vAlign w:val="bottom"/>
          </w:tcPr>
          <w:p w14:paraId="000002DB" w14:textId="77777777" w:rsidR="00C14C0B" w:rsidRPr="00EB42BE" w:rsidRDefault="00C14C0B">
            <w:pPr>
              <w:rPr>
                <w:rFonts w:ascii="Arial" w:eastAsia="Arial" w:hAnsi="Arial" w:cs="Arial"/>
              </w:rPr>
            </w:pPr>
          </w:p>
        </w:tc>
      </w:tr>
      <w:tr w:rsidR="00C14C0B" w:rsidRPr="00EB42BE" w14:paraId="3D4AA49E" w14:textId="77777777" w:rsidTr="005B7520">
        <w:trPr>
          <w:trHeight w:val="132"/>
        </w:trPr>
        <w:tc>
          <w:tcPr>
            <w:tcW w:w="6272" w:type="dxa"/>
            <w:vMerge/>
            <w:shd w:val="clear" w:color="auto" w:fill="FFFFFF"/>
            <w:vAlign w:val="bottom"/>
          </w:tcPr>
          <w:p w14:paraId="000002DE"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833" w:type="dxa"/>
            <w:vMerge w:val="restart"/>
            <w:tcBorders>
              <w:right w:val="single" w:sz="8" w:space="0" w:color="E0E0E0"/>
            </w:tcBorders>
            <w:shd w:val="clear" w:color="auto" w:fill="FFFFFF"/>
            <w:vAlign w:val="bottom"/>
          </w:tcPr>
          <w:p w14:paraId="000002DF" w14:textId="77777777" w:rsidR="00C14C0B" w:rsidRPr="00EB42BE" w:rsidRDefault="00DF6B49">
            <w:pPr>
              <w:ind w:left="60" w:right="60"/>
              <w:jc w:val="center"/>
              <w:rPr>
                <w:rFonts w:ascii="Arial" w:eastAsia="Arial" w:hAnsi="Arial" w:cs="Arial"/>
              </w:rPr>
            </w:pPr>
            <w:r w:rsidRPr="00EB42BE">
              <w:rPr>
                <w:rFonts w:ascii="Arial" w:eastAsia="Arial" w:hAnsi="Arial" w:cs="Arial"/>
              </w:rPr>
              <w:t>t</w:t>
            </w:r>
          </w:p>
        </w:tc>
        <w:tc>
          <w:tcPr>
            <w:tcW w:w="2202" w:type="dxa"/>
            <w:gridSpan w:val="2"/>
            <w:tcBorders>
              <w:left w:val="single" w:sz="8" w:space="0" w:color="E0E0E0"/>
              <w:right w:val="single" w:sz="8" w:space="0" w:color="E0E0E0"/>
            </w:tcBorders>
            <w:shd w:val="clear" w:color="auto" w:fill="FFFFFF"/>
            <w:vAlign w:val="bottom"/>
          </w:tcPr>
          <w:p w14:paraId="000002E0" w14:textId="77777777" w:rsidR="00C14C0B" w:rsidRPr="00EB42BE" w:rsidRDefault="00DF6B49">
            <w:pPr>
              <w:ind w:left="60" w:right="60"/>
              <w:jc w:val="center"/>
              <w:rPr>
                <w:rFonts w:ascii="Arial" w:eastAsia="Arial" w:hAnsi="Arial" w:cs="Arial"/>
              </w:rPr>
            </w:pPr>
            <w:r w:rsidRPr="00EB42BE">
              <w:rPr>
                <w:rFonts w:ascii="Arial" w:eastAsia="Arial" w:hAnsi="Arial" w:cs="Arial"/>
              </w:rPr>
              <w:t>Significance</w:t>
            </w:r>
          </w:p>
        </w:tc>
      </w:tr>
      <w:tr w:rsidR="00C14C0B" w:rsidRPr="00EB42BE" w14:paraId="739A238D" w14:textId="77777777" w:rsidTr="005B7520">
        <w:trPr>
          <w:trHeight w:val="132"/>
        </w:trPr>
        <w:tc>
          <w:tcPr>
            <w:tcW w:w="6272" w:type="dxa"/>
            <w:vMerge/>
            <w:shd w:val="clear" w:color="auto" w:fill="FFFFFF"/>
            <w:vAlign w:val="bottom"/>
          </w:tcPr>
          <w:p w14:paraId="000002E2"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833" w:type="dxa"/>
            <w:vMerge/>
            <w:tcBorders>
              <w:right w:val="single" w:sz="8" w:space="0" w:color="E0E0E0"/>
            </w:tcBorders>
            <w:shd w:val="clear" w:color="auto" w:fill="FFFFFF"/>
            <w:vAlign w:val="bottom"/>
          </w:tcPr>
          <w:p w14:paraId="000002E3"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038" w:type="dxa"/>
            <w:tcBorders>
              <w:left w:val="single" w:sz="8" w:space="0" w:color="E0E0E0"/>
              <w:bottom w:val="single" w:sz="8" w:space="0" w:color="152935"/>
              <w:right w:val="single" w:sz="8" w:space="0" w:color="E0E0E0"/>
            </w:tcBorders>
            <w:shd w:val="clear" w:color="auto" w:fill="FFFFFF"/>
            <w:vAlign w:val="bottom"/>
          </w:tcPr>
          <w:p w14:paraId="000002E4" w14:textId="77777777" w:rsidR="00C14C0B" w:rsidRPr="00EB42BE" w:rsidRDefault="00DF6B49">
            <w:pPr>
              <w:ind w:left="60" w:right="60"/>
              <w:jc w:val="center"/>
              <w:rPr>
                <w:rFonts w:ascii="Arial" w:eastAsia="Arial" w:hAnsi="Arial" w:cs="Arial"/>
              </w:rPr>
            </w:pPr>
            <w:r w:rsidRPr="00EB42BE">
              <w:rPr>
                <w:rFonts w:ascii="Arial" w:eastAsia="Arial" w:hAnsi="Arial" w:cs="Arial"/>
              </w:rPr>
              <w:t>One-Sided p</w:t>
            </w:r>
          </w:p>
        </w:tc>
        <w:tc>
          <w:tcPr>
            <w:tcW w:w="1163" w:type="dxa"/>
            <w:tcBorders>
              <w:left w:val="single" w:sz="8" w:space="0" w:color="E0E0E0"/>
              <w:bottom w:val="single" w:sz="8" w:space="0" w:color="152935"/>
              <w:right w:val="single" w:sz="8" w:space="0" w:color="E0E0E0"/>
            </w:tcBorders>
            <w:shd w:val="clear" w:color="auto" w:fill="FFFFFF"/>
            <w:vAlign w:val="bottom"/>
          </w:tcPr>
          <w:p w14:paraId="000002E5" w14:textId="77777777" w:rsidR="00C14C0B" w:rsidRPr="00EB42BE" w:rsidRDefault="00DF6B49">
            <w:pPr>
              <w:ind w:left="60" w:right="60"/>
              <w:jc w:val="center"/>
              <w:rPr>
                <w:rFonts w:ascii="Arial" w:eastAsia="Arial" w:hAnsi="Arial" w:cs="Arial"/>
              </w:rPr>
            </w:pPr>
            <w:r w:rsidRPr="00EB42BE">
              <w:rPr>
                <w:rFonts w:ascii="Arial" w:eastAsia="Arial" w:hAnsi="Arial" w:cs="Arial"/>
              </w:rPr>
              <w:t>Two-Sided p</w:t>
            </w:r>
          </w:p>
        </w:tc>
      </w:tr>
      <w:tr w:rsidR="00C14C0B" w:rsidRPr="00EB42BE" w14:paraId="7B52D679" w14:textId="77777777" w:rsidTr="005B7520">
        <w:trPr>
          <w:trHeight w:val="222"/>
        </w:trPr>
        <w:tc>
          <w:tcPr>
            <w:tcW w:w="6272" w:type="dxa"/>
            <w:tcBorders>
              <w:top w:val="single" w:sz="8" w:space="0" w:color="152935"/>
              <w:bottom w:val="single" w:sz="8" w:space="0" w:color="AEAEAE"/>
            </w:tcBorders>
            <w:shd w:val="clear" w:color="auto" w:fill="E0E0E0"/>
          </w:tcPr>
          <w:p w14:paraId="000002E6" w14:textId="77777777" w:rsidR="00C14C0B" w:rsidRPr="00EB42BE" w:rsidRDefault="00DF6B49">
            <w:pPr>
              <w:ind w:left="60" w:right="60"/>
              <w:rPr>
                <w:rFonts w:ascii="Arial" w:eastAsia="Arial" w:hAnsi="Arial" w:cs="Arial"/>
              </w:rPr>
            </w:pPr>
            <w:r w:rsidRPr="00EB42BE">
              <w:rPr>
                <w:rFonts w:ascii="Arial" w:eastAsia="Arial" w:hAnsi="Arial" w:cs="Arial"/>
              </w:rPr>
              <w:t>Performance (Target): I am a regular customer at Target</w:t>
            </w:r>
          </w:p>
        </w:tc>
        <w:tc>
          <w:tcPr>
            <w:tcW w:w="833" w:type="dxa"/>
            <w:tcBorders>
              <w:top w:val="single" w:sz="8" w:space="0" w:color="152935"/>
              <w:bottom w:val="single" w:sz="8" w:space="0" w:color="AEAEAE"/>
              <w:right w:val="single" w:sz="8" w:space="0" w:color="E0E0E0"/>
            </w:tcBorders>
            <w:shd w:val="clear" w:color="auto" w:fill="F9F9FB"/>
          </w:tcPr>
          <w:p w14:paraId="000002E7" w14:textId="77777777" w:rsidR="00C14C0B" w:rsidRPr="00EB42BE" w:rsidRDefault="00DF6B49">
            <w:pPr>
              <w:ind w:left="60" w:right="60"/>
              <w:jc w:val="right"/>
              <w:rPr>
                <w:rFonts w:ascii="Arial" w:eastAsia="Arial" w:hAnsi="Arial" w:cs="Arial"/>
              </w:rPr>
            </w:pPr>
            <w:r w:rsidRPr="00EB42BE">
              <w:rPr>
                <w:rFonts w:ascii="Arial" w:eastAsia="Arial" w:hAnsi="Arial" w:cs="Arial"/>
              </w:rPr>
              <w:t>5.149</w:t>
            </w:r>
          </w:p>
        </w:tc>
        <w:tc>
          <w:tcPr>
            <w:tcW w:w="1038" w:type="dxa"/>
            <w:tcBorders>
              <w:top w:val="single" w:sz="8" w:space="0" w:color="152935"/>
              <w:left w:val="single" w:sz="8" w:space="0" w:color="E0E0E0"/>
              <w:bottom w:val="single" w:sz="8" w:space="0" w:color="AEAEAE"/>
              <w:right w:val="single" w:sz="8" w:space="0" w:color="E0E0E0"/>
            </w:tcBorders>
            <w:shd w:val="clear" w:color="auto" w:fill="F9F9FB"/>
          </w:tcPr>
          <w:p w14:paraId="000002E8"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63" w:type="dxa"/>
            <w:tcBorders>
              <w:top w:val="single" w:sz="8" w:space="0" w:color="152935"/>
              <w:left w:val="single" w:sz="8" w:space="0" w:color="E0E0E0"/>
              <w:bottom w:val="single" w:sz="8" w:space="0" w:color="AEAEAE"/>
              <w:right w:val="single" w:sz="8" w:space="0" w:color="E0E0E0"/>
            </w:tcBorders>
            <w:shd w:val="clear" w:color="auto" w:fill="F9F9FB"/>
          </w:tcPr>
          <w:p w14:paraId="000002E9"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r>
      <w:tr w:rsidR="00C14C0B" w:rsidRPr="00EB42BE" w14:paraId="33FAE2B5" w14:textId="77777777" w:rsidTr="005B7520">
        <w:trPr>
          <w:trHeight w:val="231"/>
        </w:trPr>
        <w:tc>
          <w:tcPr>
            <w:tcW w:w="6272" w:type="dxa"/>
            <w:tcBorders>
              <w:top w:val="single" w:sz="8" w:space="0" w:color="AEAEAE"/>
              <w:bottom w:val="single" w:sz="8" w:space="0" w:color="AEAEAE"/>
            </w:tcBorders>
            <w:shd w:val="clear" w:color="auto" w:fill="E0E0E0"/>
          </w:tcPr>
          <w:p w14:paraId="000002EA" w14:textId="77777777" w:rsidR="00C14C0B" w:rsidRPr="00EB42BE" w:rsidRDefault="00DF6B49">
            <w:pPr>
              <w:ind w:left="60" w:right="60"/>
              <w:rPr>
                <w:rFonts w:ascii="Arial" w:eastAsia="Arial" w:hAnsi="Arial" w:cs="Arial"/>
              </w:rPr>
            </w:pPr>
            <w:r w:rsidRPr="00EB42BE">
              <w:rPr>
                <w:rFonts w:ascii="Arial" w:eastAsia="Arial" w:hAnsi="Arial" w:cs="Arial"/>
              </w:rPr>
              <w:t xml:space="preserve"> Performance (Target): I like the fast self–checkout option at Target</w:t>
            </w:r>
          </w:p>
        </w:tc>
        <w:tc>
          <w:tcPr>
            <w:tcW w:w="833" w:type="dxa"/>
            <w:tcBorders>
              <w:top w:val="single" w:sz="8" w:space="0" w:color="AEAEAE"/>
              <w:bottom w:val="single" w:sz="8" w:space="0" w:color="AEAEAE"/>
              <w:right w:val="single" w:sz="8" w:space="0" w:color="E0E0E0"/>
            </w:tcBorders>
            <w:shd w:val="clear" w:color="auto" w:fill="F9F9FB"/>
          </w:tcPr>
          <w:p w14:paraId="000002EB" w14:textId="77777777" w:rsidR="00C14C0B" w:rsidRPr="00EB42BE" w:rsidRDefault="00DF6B49">
            <w:pPr>
              <w:ind w:left="60" w:right="60"/>
              <w:jc w:val="right"/>
              <w:rPr>
                <w:rFonts w:ascii="Arial" w:eastAsia="Arial" w:hAnsi="Arial" w:cs="Arial"/>
              </w:rPr>
            </w:pPr>
            <w:r w:rsidRPr="00EB42BE">
              <w:rPr>
                <w:rFonts w:ascii="Arial" w:eastAsia="Arial" w:hAnsi="Arial" w:cs="Arial"/>
              </w:rPr>
              <w:t>15.228</w:t>
            </w:r>
          </w:p>
        </w:tc>
        <w:tc>
          <w:tcPr>
            <w:tcW w:w="1038" w:type="dxa"/>
            <w:tcBorders>
              <w:top w:val="single" w:sz="8" w:space="0" w:color="AEAEAE"/>
              <w:left w:val="single" w:sz="8" w:space="0" w:color="E0E0E0"/>
              <w:bottom w:val="single" w:sz="8" w:space="0" w:color="AEAEAE"/>
              <w:right w:val="single" w:sz="8" w:space="0" w:color="E0E0E0"/>
            </w:tcBorders>
            <w:shd w:val="clear" w:color="auto" w:fill="F9F9FB"/>
          </w:tcPr>
          <w:p w14:paraId="000002EC"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63" w:type="dxa"/>
            <w:tcBorders>
              <w:top w:val="single" w:sz="8" w:space="0" w:color="AEAEAE"/>
              <w:left w:val="single" w:sz="8" w:space="0" w:color="E0E0E0"/>
              <w:bottom w:val="single" w:sz="8" w:space="0" w:color="AEAEAE"/>
              <w:right w:val="single" w:sz="8" w:space="0" w:color="E0E0E0"/>
            </w:tcBorders>
            <w:shd w:val="clear" w:color="auto" w:fill="F9F9FB"/>
          </w:tcPr>
          <w:p w14:paraId="000002ED"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r>
      <w:tr w:rsidR="00C14C0B" w:rsidRPr="00EB42BE" w14:paraId="3AD8123F" w14:textId="77777777" w:rsidTr="005B7520">
        <w:trPr>
          <w:trHeight w:val="222"/>
        </w:trPr>
        <w:tc>
          <w:tcPr>
            <w:tcW w:w="6272" w:type="dxa"/>
            <w:tcBorders>
              <w:top w:val="single" w:sz="8" w:space="0" w:color="AEAEAE"/>
              <w:bottom w:val="single" w:sz="8" w:space="0" w:color="AEAEAE"/>
            </w:tcBorders>
            <w:shd w:val="clear" w:color="auto" w:fill="E0E0E0"/>
          </w:tcPr>
          <w:p w14:paraId="000002EE" w14:textId="77777777" w:rsidR="00C14C0B" w:rsidRPr="00EB42BE" w:rsidRDefault="00DF6B49">
            <w:pPr>
              <w:ind w:left="60" w:right="60"/>
              <w:rPr>
                <w:rFonts w:ascii="Arial" w:eastAsia="Arial" w:hAnsi="Arial" w:cs="Arial"/>
              </w:rPr>
            </w:pPr>
            <w:r w:rsidRPr="00EB42BE">
              <w:rPr>
                <w:rFonts w:ascii="Arial" w:eastAsia="Arial" w:hAnsi="Arial" w:cs="Arial"/>
              </w:rPr>
              <w:t>Performance (Target): Offers a variety of product options</w:t>
            </w:r>
          </w:p>
        </w:tc>
        <w:tc>
          <w:tcPr>
            <w:tcW w:w="833" w:type="dxa"/>
            <w:tcBorders>
              <w:top w:val="single" w:sz="8" w:space="0" w:color="AEAEAE"/>
              <w:bottom w:val="single" w:sz="8" w:space="0" w:color="AEAEAE"/>
              <w:right w:val="single" w:sz="8" w:space="0" w:color="E0E0E0"/>
            </w:tcBorders>
            <w:shd w:val="clear" w:color="auto" w:fill="F9F9FB"/>
          </w:tcPr>
          <w:p w14:paraId="000002EF" w14:textId="77777777" w:rsidR="00C14C0B" w:rsidRPr="00EB42BE" w:rsidRDefault="00DF6B49">
            <w:pPr>
              <w:ind w:left="60" w:right="60"/>
              <w:jc w:val="right"/>
              <w:rPr>
                <w:rFonts w:ascii="Arial" w:eastAsia="Arial" w:hAnsi="Arial" w:cs="Arial"/>
              </w:rPr>
            </w:pPr>
            <w:r w:rsidRPr="00EB42BE">
              <w:rPr>
                <w:rFonts w:ascii="Arial" w:eastAsia="Arial" w:hAnsi="Arial" w:cs="Arial"/>
              </w:rPr>
              <w:t>18.740</w:t>
            </w:r>
          </w:p>
        </w:tc>
        <w:tc>
          <w:tcPr>
            <w:tcW w:w="1038" w:type="dxa"/>
            <w:tcBorders>
              <w:top w:val="single" w:sz="8" w:space="0" w:color="AEAEAE"/>
              <w:left w:val="single" w:sz="8" w:space="0" w:color="E0E0E0"/>
              <w:bottom w:val="single" w:sz="8" w:space="0" w:color="AEAEAE"/>
              <w:right w:val="single" w:sz="8" w:space="0" w:color="E0E0E0"/>
            </w:tcBorders>
            <w:shd w:val="clear" w:color="auto" w:fill="F9F9FB"/>
          </w:tcPr>
          <w:p w14:paraId="000002F0"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63" w:type="dxa"/>
            <w:tcBorders>
              <w:top w:val="single" w:sz="8" w:space="0" w:color="AEAEAE"/>
              <w:left w:val="single" w:sz="8" w:space="0" w:color="E0E0E0"/>
              <w:bottom w:val="single" w:sz="8" w:space="0" w:color="AEAEAE"/>
              <w:right w:val="single" w:sz="8" w:space="0" w:color="E0E0E0"/>
            </w:tcBorders>
            <w:shd w:val="clear" w:color="auto" w:fill="F9F9FB"/>
          </w:tcPr>
          <w:p w14:paraId="000002F1"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r>
      <w:tr w:rsidR="00C14C0B" w:rsidRPr="00EB42BE" w14:paraId="0E40C239" w14:textId="77777777" w:rsidTr="005B7520">
        <w:trPr>
          <w:trHeight w:val="222"/>
        </w:trPr>
        <w:tc>
          <w:tcPr>
            <w:tcW w:w="6272" w:type="dxa"/>
            <w:tcBorders>
              <w:top w:val="single" w:sz="8" w:space="0" w:color="AEAEAE"/>
              <w:bottom w:val="single" w:sz="8" w:space="0" w:color="AEAEAE"/>
            </w:tcBorders>
            <w:shd w:val="clear" w:color="auto" w:fill="E0E0E0"/>
          </w:tcPr>
          <w:p w14:paraId="000002F2" w14:textId="77777777" w:rsidR="00C14C0B" w:rsidRPr="00EB42BE" w:rsidRDefault="00DF6B49">
            <w:pPr>
              <w:ind w:left="60" w:right="60"/>
              <w:rPr>
                <w:rFonts w:ascii="Arial" w:eastAsia="Arial" w:hAnsi="Arial" w:cs="Arial"/>
              </w:rPr>
            </w:pPr>
            <w:r w:rsidRPr="00EB42BE">
              <w:rPr>
                <w:rFonts w:ascii="Arial" w:eastAsia="Arial" w:hAnsi="Arial" w:cs="Arial"/>
              </w:rPr>
              <w:t>Performance (Target): Has more convenient locations for me</w:t>
            </w:r>
          </w:p>
        </w:tc>
        <w:tc>
          <w:tcPr>
            <w:tcW w:w="833" w:type="dxa"/>
            <w:tcBorders>
              <w:top w:val="single" w:sz="8" w:space="0" w:color="AEAEAE"/>
              <w:bottom w:val="single" w:sz="8" w:space="0" w:color="AEAEAE"/>
              <w:right w:val="single" w:sz="8" w:space="0" w:color="E0E0E0"/>
            </w:tcBorders>
            <w:shd w:val="clear" w:color="auto" w:fill="F9F9FB"/>
          </w:tcPr>
          <w:p w14:paraId="000002F3" w14:textId="77777777" w:rsidR="00C14C0B" w:rsidRPr="00EB42BE" w:rsidRDefault="00DF6B49">
            <w:pPr>
              <w:ind w:left="60" w:right="60"/>
              <w:jc w:val="right"/>
              <w:rPr>
                <w:rFonts w:ascii="Arial" w:eastAsia="Arial" w:hAnsi="Arial" w:cs="Arial"/>
              </w:rPr>
            </w:pPr>
            <w:r w:rsidRPr="00EB42BE">
              <w:rPr>
                <w:rFonts w:ascii="Arial" w:eastAsia="Arial" w:hAnsi="Arial" w:cs="Arial"/>
              </w:rPr>
              <w:t>7.691</w:t>
            </w:r>
          </w:p>
        </w:tc>
        <w:tc>
          <w:tcPr>
            <w:tcW w:w="1038" w:type="dxa"/>
            <w:tcBorders>
              <w:top w:val="single" w:sz="8" w:space="0" w:color="AEAEAE"/>
              <w:left w:val="single" w:sz="8" w:space="0" w:color="E0E0E0"/>
              <w:bottom w:val="single" w:sz="8" w:space="0" w:color="AEAEAE"/>
              <w:right w:val="single" w:sz="8" w:space="0" w:color="E0E0E0"/>
            </w:tcBorders>
            <w:shd w:val="clear" w:color="auto" w:fill="F9F9FB"/>
          </w:tcPr>
          <w:p w14:paraId="000002F4"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63" w:type="dxa"/>
            <w:tcBorders>
              <w:top w:val="single" w:sz="8" w:space="0" w:color="AEAEAE"/>
              <w:left w:val="single" w:sz="8" w:space="0" w:color="E0E0E0"/>
              <w:bottom w:val="single" w:sz="8" w:space="0" w:color="AEAEAE"/>
              <w:right w:val="single" w:sz="8" w:space="0" w:color="E0E0E0"/>
            </w:tcBorders>
            <w:shd w:val="clear" w:color="auto" w:fill="F9F9FB"/>
          </w:tcPr>
          <w:p w14:paraId="000002F5"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r>
      <w:tr w:rsidR="00C14C0B" w:rsidRPr="00EB42BE" w14:paraId="6567B52F" w14:textId="77777777" w:rsidTr="005B7520">
        <w:trPr>
          <w:trHeight w:val="231"/>
        </w:trPr>
        <w:tc>
          <w:tcPr>
            <w:tcW w:w="6272" w:type="dxa"/>
            <w:tcBorders>
              <w:top w:val="single" w:sz="8" w:space="0" w:color="AEAEAE"/>
              <w:bottom w:val="single" w:sz="8" w:space="0" w:color="AEAEAE"/>
            </w:tcBorders>
            <w:shd w:val="clear" w:color="auto" w:fill="E0E0E0"/>
          </w:tcPr>
          <w:p w14:paraId="000002F6" w14:textId="77777777" w:rsidR="00C14C0B" w:rsidRPr="00EB42BE" w:rsidRDefault="00DF6B49">
            <w:pPr>
              <w:ind w:left="60" w:right="60"/>
              <w:rPr>
                <w:rFonts w:ascii="Arial" w:eastAsia="Arial" w:hAnsi="Arial" w:cs="Arial"/>
              </w:rPr>
            </w:pPr>
            <w:r w:rsidRPr="00EB42BE">
              <w:rPr>
                <w:rFonts w:ascii="Arial" w:eastAsia="Arial" w:hAnsi="Arial" w:cs="Arial"/>
              </w:rPr>
              <w:t>Performance (Target): Offers products at Reasonable Prices</w:t>
            </w:r>
          </w:p>
        </w:tc>
        <w:tc>
          <w:tcPr>
            <w:tcW w:w="833" w:type="dxa"/>
            <w:tcBorders>
              <w:top w:val="single" w:sz="8" w:space="0" w:color="AEAEAE"/>
              <w:bottom w:val="single" w:sz="8" w:space="0" w:color="AEAEAE"/>
              <w:right w:val="single" w:sz="8" w:space="0" w:color="E0E0E0"/>
            </w:tcBorders>
            <w:shd w:val="clear" w:color="auto" w:fill="F9F9FB"/>
          </w:tcPr>
          <w:p w14:paraId="000002F7" w14:textId="77777777" w:rsidR="00C14C0B" w:rsidRPr="00EB42BE" w:rsidRDefault="00DF6B49">
            <w:pPr>
              <w:ind w:left="60" w:right="60"/>
              <w:jc w:val="right"/>
              <w:rPr>
                <w:rFonts w:ascii="Arial" w:eastAsia="Arial" w:hAnsi="Arial" w:cs="Arial"/>
              </w:rPr>
            </w:pPr>
            <w:r w:rsidRPr="00EB42BE">
              <w:rPr>
                <w:rFonts w:ascii="Arial" w:eastAsia="Arial" w:hAnsi="Arial" w:cs="Arial"/>
              </w:rPr>
              <w:t>1.902</w:t>
            </w:r>
          </w:p>
        </w:tc>
        <w:tc>
          <w:tcPr>
            <w:tcW w:w="1038" w:type="dxa"/>
            <w:tcBorders>
              <w:top w:val="single" w:sz="8" w:space="0" w:color="AEAEAE"/>
              <w:left w:val="single" w:sz="8" w:space="0" w:color="E0E0E0"/>
              <w:bottom w:val="single" w:sz="8" w:space="0" w:color="AEAEAE"/>
              <w:right w:val="single" w:sz="8" w:space="0" w:color="E0E0E0"/>
            </w:tcBorders>
            <w:shd w:val="clear" w:color="auto" w:fill="F9F9FB"/>
          </w:tcPr>
          <w:p w14:paraId="000002F8" w14:textId="77777777" w:rsidR="00C14C0B" w:rsidRPr="00EB42BE" w:rsidRDefault="00DF6B49">
            <w:pPr>
              <w:ind w:left="60" w:right="60"/>
              <w:jc w:val="right"/>
              <w:rPr>
                <w:rFonts w:ascii="Arial" w:eastAsia="Arial" w:hAnsi="Arial" w:cs="Arial"/>
              </w:rPr>
            </w:pPr>
            <w:r w:rsidRPr="00EB42BE">
              <w:rPr>
                <w:rFonts w:ascii="Arial" w:eastAsia="Arial" w:hAnsi="Arial" w:cs="Arial"/>
              </w:rPr>
              <w:t>.029</w:t>
            </w:r>
          </w:p>
        </w:tc>
        <w:tc>
          <w:tcPr>
            <w:tcW w:w="1163" w:type="dxa"/>
            <w:tcBorders>
              <w:top w:val="single" w:sz="8" w:space="0" w:color="AEAEAE"/>
              <w:left w:val="single" w:sz="8" w:space="0" w:color="E0E0E0"/>
              <w:bottom w:val="single" w:sz="8" w:space="0" w:color="AEAEAE"/>
              <w:right w:val="single" w:sz="8" w:space="0" w:color="E0E0E0"/>
            </w:tcBorders>
            <w:shd w:val="clear" w:color="auto" w:fill="F9F9FB"/>
          </w:tcPr>
          <w:p w14:paraId="000002F9" w14:textId="77777777" w:rsidR="00C14C0B" w:rsidRPr="00EB42BE" w:rsidRDefault="00DF6B49">
            <w:pPr>
              <w:ind w:left="60" w:right="60"/>
              <w:jc w:val="right"/>
              <w:rPr>
                <w:rFonts w:ascii="Arial" w:eastAsia="Arial" w:hAnsi="Arial" w:cs="Arial"/>
              </w:rPr>
            </w:pPr>
            <w:r w:rsidRPr="00EB42BE">
              <w:rPr>
                <w:rFonts w:ascii="Arial" w:eastAsia="Arial" w:hAnsi="Arial" w:cs="Arial"/>
              </w:rPr>
              <w:t>.058</w:t>
            </w:r>
          </w:p>
        </w:tc>
      </w:tr>
      <w:tr w:rsidR="00C14C0B" w:rsidRPr="00EB42BE" w14:paraId="569EB9EB" w14:textId="77777777" w:rsidTr="005B7520">
        <w:trPr>
          <w:trHeight w:val="222"/>
        </w:trPr>
        <w:tc>
          <w:tcPr>
            <w:tcW w:w="6272" w:type="dxa"/>
            <w:tcBorders>
              <w:top w:val="single" w:sz="8" w:space="0" w:color="AEAEAE"/>
              <w:bottom w:val="single" w:sz="8" w:space="0" w:color="AEAEAE"/>
            </w:tcBorders>
            <w:shd w:val="clear" w:color="auto" w:fill="E0E0E0"/>
          </w:tcPr>
          <w:p w14:paraId="000002FA" w14:textId="77777777" w:rsidR="00C14C0B" w:rsidRPr="00EB42BE" w:rsidRDefault="00DF6B49">
            <w:pPr>
              <w:ind w:left="60" w:right="60"/>
              <w:rPr>
                <w:rFonts w:ascii="Arial" w:eastAsia="Arial" w:hAnsi="Arial" w:cs="Arial"/>
              </w:rPr>
            </w:pPr>
            <w:r w:rsidRPr="00EB42BE">
              <w:rPr>
                <w:rFonts w:ascii="Arial" w:eastAsia="Arial" w:hAnsi="Arial" w:cs="Arial"/>
              </w:rPr>
              <w:t>Performance (Target): Has Excellent Customer Service</w:t>
            </w:r>
          </w:p>
        </w:tc>
        <w:tc>
          <w:tcPr>
            <w:tcW w:w="833" w:type="dxa"/>
            <w:tcBorders>
              <w:top w:val="single" w:sz="8" w:space="0" w:color="AEAEAE"/>
              <w:bottom w:val="single" w:sz="8" w:space="0" w:color="AEAEAE"/>
              <w:right w:val="single" w:sz="8" w:space="0" w:color="E0E0E0"/>
            </w:tcBorders>
            <w:shd w:val="clear" w:color="auto" w:fill="F9F9FB"/>
          </w:tcPr>
          <w:p w14:paraId="000002FB" w14:textId="77777777" w:rsidR="00C14C0B" w:rsidRPr="00EB42BE" w:rsidRDefault="00DF6B49">
            <w:pPr>
              <w:ind w:left="60" w:right="60"/>
              <w:jc w:val="right"/>
              <w:rPr>
                <w:rFonts w:ascii="Arial" w:eastAsia="Arial" w:hAnsi="Arial" w:cs="Arial"/>
              </w:rPr>
            </w:pPr>
            <w:r w:rsidRPr="00EB42BE">
              <w:rPr>
                <w:rFonts w:ascii="Arial" w:eastAsia="Arial" w:hAnsi="Arial" w:cs="Arial"/>
              </w:rPr>
              <w:t>18.948</w:t>
            </w:r>
          </w:p>
        </w:tc>
        <w:tc>
          <w:tcPr>
            <w:tcW w:w="1038" w:type="dxa"/>
            <w:tcBorders>
              <w:top w:val="single" w:sz="8" w:space="0" w:color="AEAEAE"/>
              <w:left w:val="single" w:sz="8" w:space="0" w:color="E0E0E0"/>
              <w:bottom w:val="single" w:sz="8" w:space="0" w:color="AEAEAE"/>
              <w:right w:val="single" w:sz="8" w:space="0" w:color="E0E0E0"/>
            </w:tcBorders>
            <w:shd w:val="clear" w:color="auto" w:fill="F9F9FB"/>
          </w:tcPr>
          <w:p w14:paraId="000002FC"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63" w:type="dxa"/>
            <w:tcBorders>
              <w:top w:val="single" w:sz="8" w:space="0" w:color="AEAEAE"/>
              <w:left w:val="single" w:sz="8" w:space="0" w:color="E0E0E0"/>
              <w:bottom w:val="single" w:sz="8" w:space="0" w:color="AEAEAE"/>
              <w:right w:val="single" w:sz="8" w:space="0" w:color="E0E0E0"/>
            </w:tcBorders>
            <w:shd w:val="clear" w:color="auto" w:fill="F9F9FB"/>
          </w:tcPr>
          <w:p w14:paraId="000002FD"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r>
      <w:tr w:rsidR="00C14C0B" w:rsidRPr="00EB42BE" w14:paraId="224F5127" w14:textId="77777777" w:rsidTr="005B7520">
        <w:trPr>
          <w:trHeight w:val="222"/>
        </w:trPr>
        <w:tc>
          <w:tcPr>
            <w:tcW w:w="6272" w:type="dxa"/>
            <w:tcBorders>
              <w:top w:val="single" w:sz="8" w:space="0" w:color="AEAEAE"/>
              <w:bottom w:val="single" w:sz="8" w:space="0" w:color="AEAEAE"/>
            </w:tcBorders>
            <w:shd w:val="clear" w:color="auto" w:fill="E0E0E0"/>
          </w:tcPr>
          <w:p w14:paraId="000002FE" w14:textId="77777777" w:rsidR="00C14C0B" w:rsidRPr="00EB42BE" w:rsidRDefault="00DF6B49">
            <w:pPr>
              <w:ind w:left="60" w:right="60"/>
              <w:rPr>
                <w:rFonts w:ascii="Arial" w:eastAsia="Arial" w:hAnsi="Arial" w:cs="Arial"/>
              </w:rPr>
            </w:pPr>
            <w:r w:rsidRPr="00EB42BE">
              <w:rPr>
                <w:rFonts w:ascii="Arial" w:eastAsia="Arial" w:hAnsi="Arial" w:cs="Arial"/>
              </w:rPr>
              <w:t>Performance (Target): Has High Product Quality</w:t>
            </w:r>
          </w:p>
        </w:tc>
        <w:tc>
          <w:tcPr>
            <w:tcW w:w="833" w:type="dxa"/>
            <w:tcBorders>
              <w:top w:val="single" w:sz="8" w:space="0" w:color="AEAEAE"/>
              <w:bottom w:val="single" w:sz="8" w:space="0" w:color="AEAEAE"/>
              <w:right w:val="single" w:sz="8" w:space="0" w:color="E0E0E0"/>
            </w:tcBorders>
            <w:shd w:val="clear" w:color="auto" w:fill="F9F9FB"/>
          </w:tcPr>
          <w:p w14:paraId="000002FF" w14:textId="77777777" w:rsidR="00C14C0B" w:rsidRPr="00EB42BE" w:rsidRDefault="00DF6B49">
            <w:pPr>
              <w:ind w:left="60" w:right="60"/>
              <w:jc w:val="right"/>
              <w:rPr>
                <w:rFonts w:ascii="Arial" w:eastAsia="Arial" w:hAnsi="Arial" w:cs="Arial"/>
              </w:rPr>
            </w:pPr>
            <w:r w:rsidRPr="00EB42BE">
              <w:rPr>
                <w:rFonts w:ascii="Arial" w:eastAsia="Arial" w:hAnsi="Arial" w:cs="Arial"/>
              </w:rPr>
              <w:t>21.480</w:t>
            </w:r>
          </w:p>
        </w:tc>
        <w:tc>
          <w:tcPr>
            <w:tcW w:w="1038" w:type="dxa"/>
            <w:tcBorders>
              <w:top w:val="single" w:sz="8" w:space="0" w:color="AEAEAE"/>
              <w:left w:val="single" w:sz="8" w:space="0" w:color="E0E0E0"/>
              <w:bottom w:val="single" w:sz="8" w:space="0" w:color="AEAEAE"/>
              <w:right w:val="single" w:sz="8" w:space="0" w:color="E0E0E0"/>
            </w:tcBorders>
            <w:shd w:val="clear" w:color="auto" w:fill="F9F9FB"/>
          </w:tcPr>
          <w:p w14:paraId="00000300"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63" w:type="dxa"/>
            <w:tcBorders>
              <w:top w:val="single" w:sz="8" w:space="0" w:color="AEAEAE"/>
              <w:left w:val="single" w:sz="8" w:space="0" w:color="E0E0E0"/>
              <w:bottom w:val="single" w:sz="8" w:space="0" w:color="AEAEAE"/>
              <w:right w:val="single" w:sz="8" w:space="0" w:color="E0E0E0"/>
            </w:tcBorders>
            <w:shd w:val="clear" w:color="auto" w:fill="F9F9FB"/>
          </w:tcPr>
          <w:p w14:paraId="00000301"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r>
      <w:tr w:rsidR="00C14C0B" w:rsidRPr="00EB42BE" w14:paraId="57E90468" w14:textId="77777777" w:rsidTr="005B7520">
        <w:trPr>
          <w:trHeight w:val="231"/>
        </w:trPr>
        <w:tc>
          <w:tcPr>
            <w:tcW w:w="6272" w:type="dxa"/>
            <w:tcBorders>
              <w:top w:val="single" w:sz="8" w:space="0" w:color="AEAEAE"/>
              <w:bottom w:val="single" w:sz="8" w:space="0" w:color="AEAEAE"/>
            </w:tcBorders>
            <w:shd w:val="clear" w:color="auto" w:fill="E0E0E0"/>
          </w:tcPr>
          <w:p w14:paraId="00000302" w14:textId="77777777" w:rsidR="00C14C0B" w:rsidRPr="00EB42BE" w:rsidRDefault="00DF6B49">
            <w:pPr>
              <w:ind w:left="60" w:right="60"/>
              <w:rPr>
                <w:rFonts w:ascii="Arial" w:eastAsia="Arial" w:hAnsi="Arial" w:cs="Arial"/>
              </w:rPr>
            </w:pPr>
            <w:r w:rsidRPr="00EB42BE">
              <w:rPr>
                <w:rFonts w:ascii="Arial" w:eastAsia="Arial" w:hAnsi="Arial" w:cs="Arial"/>
              </w:rPr>
              <w:t>Performance (Target): Has a flexible return policy</w:t>
            </w:r>
          </w:p>
        </w:tc>
        <w:tc>
          <w:tcPr>
            <w:tcW w:w="833" w:type="dxa"/>
            <w:tcBorders>
              <w:top w:val="single" w:sz="8" w:space="0" w:color="AEAEAE"/>
              <w:bottom w:val="single" w:sz="8" w:space="0" w:color="AEAEAE"/>
              <w:right w:val="single" w:sz="8" w:space="0" w:color="E0E0E0"/>
            </w:tcBorders>
            <w:shd w:val="clear" w:color="auto" w:fill="F9F9FB"/>
          </w:tcPr>
          <w:p w14:paraId="00000303" w14:textId="77777777" w:rsidR="00C14C0B" w:rsidRPr="00EB42BE" w:rsidRDefault="00DF6B49">
            <w:pPr>
              <w:ind w:left="60" w:right="60"/>
              <w:jc w:val="right"/>
              <w:rPr>
                <w:rFonts w:ascii="Arial" w:eastAsia="Arial" w:hAnsi="Arial" w:cs="Arial"/>
              </w:rPr>
            </w:pPr>
            <w:r w:rsidRPr="00EB42BE">
              <w:rPr>
                <w:rFonts w:ascii="Arial" w:eastAsia="Arial" w:hAnsi="Arial" w:cs="Arial"/>
              </w:rPr>
              <w:t>18.255</w:t>
            </w:r>
          </w:p>
        </w:tc>
        <w:tc>
          <w:tcPr>
            <w:tcW w:w="1038" w:type="dxa"/>
            <w:tcBorders>
              <w:top w:val="single" w:sz="8" w:space="0" w:color="AEAEAE"/>
              <w:left w:val="single" w:sz="8" w:space="0" w:color="E0E0E0"/>
              <w:bottom w:val="single" w:sz="8" w:space="0" w:color="AEAEAE"/>
              <w:right w:val="single" w:sz="8" w:space="0" w:color="E0E0E0"/>
            </w:tcBorders>
            <w:shd w:val="clear" w:color="auto" w:fill="F9F9FB"/>
          </w:tcPr>
          <w:p w14:paraId="00000304"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63" w:type="dxa"/>
            <w:tcBorders>
              <w:top w:val="single" w:sz="8" w:space="0" w:color="AEAEAE"/>
              <w:left w:val="single" w:sz="8" w:space="0" w:color="E0E0E0"/>
              <w:bottom w:val="single" w:sz="8" w:space="0" w:color="AEAEAE"/>
              <w:right w:val="single" w:sz="8" w:space="0" w:color="E0E0E0"/>
            </w:tcBorders>
            <w:shd w:val="clear" w:color="auto" w:fill="F9F9FB"/>
          </w:tcPr>
          <w:p w14:paraId="00000305"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r>
      <w:tr w:rsidR="00C14C0B" w:rsidRPr="00EB42BE" w14:paraId="215AEF50" w14:textId="77777777" w:rsidTr="005B7520">
        <w:trPr>
          <w:trHeight w:val="222"/>
        </w:trPr>
        <w:tc>
          <w:tcPr>
            <w:tcW w:w="6272" w:type="dxa"/>
            <w:tcBorders>
              <w:top w:val="single" w:sz="8" w:space="0" w:color="AEAEAE"/>
              <w:bottom w:val="single" w:sz="8" w:space="0" w:color="AEAEAE"/>
            </w:tcBorders>
            <w:shd w:val="clear" w:color="auto" w:fill="E0E0E0"/>
          </w:tcPr>
          <w:p w14:paraId="00000306" w14:textId="77777777" w:rsidR="00C14C0B" w:rsidRPr="00EB42BE" w:rsidRDefault="00DF6B49">
            <w:pPr>
              <w:ind w:left="60" w:right="60"/>
              <w:rPr>
                <w:rFonts w:ascii="Arial" w:eastAsia="Arial" w:hAnsi="Arial" w:cs="Arial"/>
              </w:rPr>
            </w:pPr>
            <w:r w:rsidRPr="00EB42BE">
              <w:rPr>
                <w:rFonts w:ascii="Arial" w:eastAsia="Arial" w:hAnsi="Arial" w:cs="Arial"/>
              </w:rPr>
              <w:t>Performance (Target): I am satisfied with the Overall Experience</w:t>
            </w:r>
          </w:p>
        </w:tc>
        <w:tc>
          <w:tcPr>
            <w:tcW w:w="833" w:type="dxa"/>
            <w:tcBorders>
              <w:top w:val="single" w:sz="8" w:space="0" w:color="AEAEAE"/>
              <w:bottom w:val="single" w:sz="8" w:space="0" w:color="AEAEAE"/>
              <w:right w:val="single" w:sz="8" w:space="0" w:color="E0E0E0"/>
            </w:tcBorders>
            <w:shd w:val="clear" w:color="auto" w:fill="F9F9FB"/>
          </w:tcPr>
          <w:p w14:paraId="00000307" w14:textId="77777777" w:rsidR="00C14C0B" w:rsidRPr="00EB42BE" w:rsidRDefault="00DF6B49">
            <w:pPr>
              <w:ind w:left="60" w:right="60"/>
              <w:jc w:val="right"/>
              <w:rPr>
                <w:rFonts w:ascii="Arial" w:eastAsia="Arial" w:hAnsi="Arial" w:cs="Arial"/>
              </w:rPr>
            </w:pPr>
            <w:r w:rsidRPr="00EB42BE">
              <w:rPr>
                <w:rFonts w:ascii="Arial" w:eastAsia="Arial" w:hAnsi="Arial" w:cs="Arial"/>
              </w:rPr>
              <w:t>22.406</w:t>
            </w:r>
          </w:p>
        </w:tc>
        <w:tc>
          <w:tcPr>
            <w:tcW w:w="1038" w:type="dxa"/>
            <w:tcBorders>
              <w:top w:val="single" w:sz="8" w:space="0" w:color="AEAEAE"/>
              <w:left w:val="single" w:sz="8" w:space="0" w:color="E0E0E0"/>
              <w:bottom w:val="single" w:sz="8" w:space="0" w:color="AEAEAE"/>
              <w:right w:val="single" w:sz="8" w:space="0" w:color="E0E0E0"/>
            </w:tcBorders>
            <w:shd w:val="clear" w:color="auto" w:fill="F9F9FB"/>
          </w:tcPr>
          <w:p w14:paraId="00000308"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63" w:type="dxa"/>
            <w:tcBorders>
              <w:top w:val="single" w:sz="8" w:space="0" w:color="AEAEAE"/>
              <w:left w:val="single" w:sz="8" w:space="0" w:color="E0E0E0"/>
              <w:bottom w:val="single" w:sz="8" w:space="0" w:color="AEAEAE"/>
              <w:right w:val="single" w:sz="8" w:space="0" w:color="E0E0E0"/>
            </w:tcBorders>
            <w:shd w:val="clear" w:color="auto" w:fill="F9F9FB"/>
          </w:tcPr>
          <w:p w14:paraId="00000309"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r>
      <w:tr w:rsidR="00C14C0B" w:rsidRPr="00EB42BE" w14:paraId="389B8842" w14:textId="77777777" w:rsidTr="005B7520">
        <w:trPr>
          <w:trHeight w:val="453"/>
        </w:trPr>
        <w:tc>
          <w:tcPr>
            <w:tcW w:w="6272" w:type="dxa"/>
            <w:tcBorders>
              <w:top w:val="single" w:sz="8" w:space="0" w:color="AEAEAE"/>
              <w:bottom w:val="single" w:sz="8" w:space="0" w:color="152935"/>
            </w:tcBorders>
            <w:shd w:val="clear" w:color="auto" w:fill="E0E0E0"/>
          </w:tcPr>
          <w:p w14:paraId="0000030A" w14:textId="77777777" w:rsidR="00C14C0B" w:rsidRPr="00EB42BE" w:rsidRDefault="00DF6B49">
            <w:pPr>
              <w:ind w:left="60" w:right="60"/>
              <w:rPr>
                <w:rFonts w:ascii="Arial" w:eastAsia="Arial" w:hAnsi="Arial" w:cs="Arial"/>
              </w:rPr>
            </w:pPr>
            <w:r w:rsidRPr="00EB42BE">
              <w:rPr>
                <w:rFonts w:ascii="Arial" w:eastAsia="Arial" w:hAnsi="Arial" w:cs="Arial"/>
              </w:rPr>
              <w:t>Performance (Target): I am likely to recommend Target to family and friends.</w:t>
            </w:r>
          </w:p>
        </w:tc>
        <w:tc>
          <w:tcPr>
            <w:tcW w:w="833" w:type="dxa"/>
            <w:tcBorders>
              <w:top w:val="single" w:sz="8" w:space="0" w:color="AEAEAE"/>
              <w:bottom w:val="single" w:sz="8" w:space="0" w:color="152935"/>
              <w:right w:val="single" w:sz="8" w:space="0" w:color="E0E0E0"/>
            </w:tcBorders>
            <w:shd w:val="clear" w:color="auto" w:fill="F9F9FB"/>
          </w:tcPr>
          <w:p w14:paraId="0000030B" w14:textId="77777777" w:rsidR="00C14C0B" w:rsidRPr="00EB42BE" w:rsidRDefault="00DF6B49">
            <w:pPr>
              <w:ind w:left="60" w:right="60"/>
              <w:jc w:val="right"/>
              <w:rPr>
                <w:rFonts w:ascii="Arial" w:eastAsia="Arial" w:hAnsi="Arial" w:cs="Arial"/>
              </w:rPr>
            </w:pPr>
            <w:r w:rsidRPr="00EB42BE">
              <w:rPr>
                <w:rFonts w:ascii="Arial" w:eastAsia="Arial" w:hAnsi="Arial" w:cs="Arial"/>
              </w:rPr>
              <w:t>19.177</w:t>
            </w:r>
          </w:p>
        </w:tc>
        <w:tc>
          <w:tcPr>
            <w:tcW w:w="1038" w:type="dxa"/>
            <w:tcBorders>
              <w:top w:val="single" w:sz="8" w:space="0" w:color="AEAEAE"/>
              <w:left w:val="single" w:sz="8" w:space="0" w:color="E0E0E0"/>
              <w:bottom w:val="single" w:sz="8" w:space="0" w:color="152935"/>
              <w:right w:val="single" w:sz="8" w:space="0" w:color="E0E0E0"/>
            </w:tcBorders>
            <w:shd w:val="clear" w:color="auto" w:fill="F9F9FB"/>
          </w:tcPr>
          <w:p w14:paraId="0000030C"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63" w:type="dxa"/>
            <w:tcBorders>
              <w:top w:val="single" w:sz="8" w:space="0" w:color="AEAEAE"/>
              <w:left w:val="single" w:sz="8" w:space="0" w:color="E0E0E0"/>
              <w:bottom w:val="single" w:sz="8" w:space="0" w:color="152935"/>
              <w:right w:val="single" w:sz="8" w:space="0" w:color="E0E0E0"/>
            </w:tcBorders>
            <w:shd w:val="clear" w:color="auto" w:fill="F9F9FB"/>
          </w:tcPr>
          <w:p w14:paraId="0000030D"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r>
    </w:tbl>
    <w:p w14:paraId="0000030E" w14:textId="77777777" w:rsidR="00C14C0B" w:rsidRPr="00EB42BE" w:rsidRDefault="00C14C0B">
      <w:pPr>
        <w:spacing w:after="240" w:line="240" w:lineRule="auto"/>
        <w:rPr>
          <w:rFonts w:ascii="Arial" w:eastAsia="Arial" w:hAnsi="Arial" w:cs="Arial"/>
        </w:rPr>
      </w:pPr>
    </w:p>
    <w:p w14:paraId="0000030F" w14:textId="54B298AA" w:rsidR="00C14C0B" w:rsidRPr="00EB42BE" w:rsidRDefault="00DF6B49">
      <w:pPr>
        <w:spacing w:after="0" w:line="240" w:lineRule="auto"/>
        <w:jc w:val="both"/>
        <w:rPr>
          <w:rFonts w:ascii="Arial" w:eastAsia="Arial" w:hAnsi="Arial" w:cs="Arial"/>
        </w:rPr>
      </w:pPr>
      <w:r w:rsidRPr="00EB42BE">
        <w:rPr>
          <w:rFonts w:ascii="Arial" w:eastAsia="Arial" w:hAnsi="Arial" w:cs="Arial"/>
        </w:rPr>
        <w:t xml:space="preserve">The Sig (2-tailed) is &lt; 0.05 for all the following variables (I am a regular customer at Target, I like the fast self–checkout option at Target, Offers a variety of product options, Has more convenient locations for me, Has High Product Quality, Has Excellent Customer Service, Has a flexible return policy, I am satisfied with the Overall Experience, I am likely to recommend Target to family and friends). This means that the result is statistically significant. Further, since </w:t>
      </w:r>
      <w:proofErr w:type="spellStart"/>
      <w:r w:rsidRPr="00EB42BE">
        <w:rPr>
          <w:rFonts w:ascii="Arial" w:eastAsia="Arial" w:hAnsi="Arial" w:cs="Arial"/>
        </w:rPr>
        <w:t>t</w:t>
      </w:r>
      <w:proofErr w:type="spellEnd"/>
      <w:r w:rsidRPr="00EB42BE">
        <w:rPr>
          <w:rFonts w:ascii="Arial" w:eastAsia="Arial" w:hAnsi="Arial" w:cs="Arial"/>
        </w:rPr>
        <w:t xml:space="preserve"> is positive for these variables, it means that the mean of the variable is greater than the Test Value chosen (3). So, the combination of these two means that the mean of the variables above is significantly greater than the Test Value chosen (3). Therefore, using the test value of 3, Target is performing well. However, the Sig (2-tailed) is &gt; 0.05 for “Offers products at Reasonable Prices”, this means that the result is statistically insignificant. Therefore, we fail to reject the null hypothesis and conclude that the mean of the variables is equal to 3.</w:t>
      </w:r>
    </w:p>
    <w:p w14:paraId="086E9B6C" w14:textId="77777777" w:rsidR="001A585C" w:rsidRDefault="001A585C">
      <w:pPr>
        <w:spacing w:after="0" w:line="240" w:lineRule="auto"/>
        <w:jc w:val="both"/>
        <w:rPr>
          <w:rFonts w:ascii="Arial" w:eastAsia="Arial" w:hAnsi="Arial" w:cs="Arial"/>
        </w:rPr>
      </w:pPr>
    </w:p>
    <w:p w14:paraId="4FD0FE80" w14:textId="77777777" w:rsidR="00F26C05" w:rsidRDefault="00F26C05">
      <w:pPr>
        <w:spacing w:after="0" w:line="240" w:lineRule="auto"/>
        <w:jc w:val="both"/>
        <w:rPr>
          <w:rFonts w:ascii="Arial" w:eastAsia="Arial" w:hAnsi="Arial" w:cs="Arial"/>
        </w:rPr>
      </w:pPr>
    </w:p>
    <w:p w14:paraId="320E144F" w14:textId="77777777" w:rsidR="00F26C05" w:rsidRDefault="00F26C05">
      <w:pPr>
        <w:spacing w:after="0" w:line="240" w:lineRule="auto"/>
        <w:jc w:val="both"/>
        <w:rPr>
          <w:rFonts w:ascii="Arial" w:eastAsia="Arial" w:hAnsi="Arial" w:cs="Arial"/>
        </w:rPr>
      </w:pPr>
    </w:p>
    <w:p w14:paraId="3A9DE8B8" w14:textId="77777777" w:rsidR="00F26C05" w:rsidRDefault="00F26C05">
      <w:pPr>
        <w:spacing w:after="0" w:line="240" w:lineRule="auto"/>
        <w:jc w:val="both"/>
        <w:rPr>
          <w:rFonts w:ascii="Arial" w:eastAsia="Arial" w:hAnsi="Arial" w:cs="Arial"/>
        </w:rPr>
      </w:pPr>
    </w:p>
    <w:p w14:paraId="2B88EA98" w14:textId="77777777" w:rsidR="00F26C05" w:rsidRDefault="00F26C05">
      <w:pPr>
        <w:spacing w:after="0" w:line="240" w:lineRule="auto"/>
        <w:jc w:val="both"/>
        <w:rPr>
          <w:rFonts w:ascii="Arial" w:eastAsia="Arial" w:hAnsi="Arial" w:cs="Arial"/>
        </w:rPr>
      </w:pPr>
    </w:p>
    <w:p w14:paraId="151AC252" w14:textId="77777777" w:rsidR="00F26C05" w:rsidRDefault="00F26C05">
      <w:pPr>
        <w:spacing w:after="0" w:line="240" w:lineRule="auto"/>
        <w:jc w:val="both"/>
        <w:rPr>
          <w:rFonts w:ascii="Arial" w:eastAsia="Arial" w:hAnsi="Arial" w:cs="Arial"/>
        </w:rPr>
      </w:pPr>
    </w:p>
    <w:p w14:paraId="3BD827A6" w14:textId="77777777" w:rsidR="00F26C05" w:rsidRDefault="00F26C05">
      <w:pPr>
        <w:spacing w:after="0" w:line="240" w:lineRule="auto"/>
        <w:jc w:val="both"/>
        <w:rPr>
          <w:rFonts w:ascii="Arial" w:eastAsia="Arial" w:hAnsi="Arial" w:cs="Arial"/>
        </w:rPr>
      </w:pPr>
    </w:p>
    <w:p w14:paraId="3B8E51FE" w14:textId="77777777" w:rsidR="00F26C05" w:rsidRDefault="00F26C05">
      <w:pPr>
        <w:spacing w:after="0" w:line="240" w:lineRule="auto"/>
        <w:jc w:val="both"/>
        <w:rPr>
          <w:rFonts w:ascii="Arial" w:eastAsia="Arial" w:hAnsi="Arial" w:cs="Arial"/>
        </w:rPr>
      </w:pPr>
    </w:p>
    <w:p w14:paraId="500D373D" w14:textId="77777777" w:rsidR="00F26C05" w:rsidRDefault="00F26C05">
      <w:pPr>
        <w:spacing w:after="0" w:line="240" w:lineRule="auto"/>
        <w:jc w:val="both"/>
        <w:rPr>
          <w:rFonts w:ascii="Arial" w:eastAsia="Arial" w:hAnsi="Arial" w:cs="Arial"/>
        </w:rPr>
      </w:pPr>
    </w:p>
    <w:p w14:paraId="5CF26D10" w14:textId="77777777" w:rsidR="00F26C05" w:rsidRDefault="00F26C05">
      <w:pPr>
        <w:spacing w:after="0" w:line="240" w:lineRule="auto"/>
        <w:jc w:val="both"/>
        <w:rPr>
          <w:rFonts w:ascii="Arial" w:eastAsia="Arial" w:hAnsi="Arial" w:cs="Arial"/>
        </w:rPr>
      </w:pPr>
    </w:p>
    <w:p w14:paraId="7EFC20BF" w14:textId="77777777" w:rsidR="00F26C05" w:rsidRDefault="00F26C05">
      <w:pPr>
        <w:spacing w:after="0" w:line="240" w:lineRule="auto"/>
        <w:jc w:val="both"/>
        <w:rPr>
          <w:rFonts w:ascii="Arial" w:eastAsia="Arial" w:hAnsi="Arial" w:cs="Arial"/>
        </w:rPr>
      </w:pPr>
    </w:p>
    <w:p w14:paraId="5B52398E" w14:textId="77777777" w:rsidR="00F26C05" w:rsidRDefault="00F26C05">
      <w:pPr>
        <w:spacing w:after="0" w:line="240" w:lineRule="auto"/>
        <w:jc w:val="both"/>
        <w:rPr>
          <w:rFonts w:ascii="Arial" w:eastAsia="Arial" w:hAnsi="Arial" w:cs="Arial"/>
        </w:rPr>
      </w:pPr>
    </w:p>
    <w:p w14:paraId="763DC311" w14:textId="77777777" w:rsidR="00F26C05" w:rsidRDefault="00F26C05">
      <w:pPr>
        <w:spacing w:after="0" w:line="240" w:lineRule="auto"/>
        <w:jc w:val="both"/>
        <w:rPr>
          <w:rFonts w:ascii="Arial" w:eastAsia="Arial" w:hAnsi="Arial" w:cs="Arial"/>
        </w:rPr>
      </w:pPr>
    </w:p>
    <w:p w14:paraId="2BEFC720" w14:textId="77777777" w:rsidR="00F26C05" w:rsidRDefault="00F26C05">
      <w:pPr>
        <w:spacing w:after="0" w:line="240" w:lineRule="auto"/>
        <w:jc w:val="both"/>
        <w:rPr>
          <w:rFonts w:ascii="Arial" w:eastAsia="Arial" w:hAnsi="Arial" w:cs="Arial"/>
        </w:rPr>
      </w:pPr>
    </w:p>
    <w:p w14:paraId="084BAF6C" w14:textId="77777777" w:rsidR="00F26C05" w:rsidRDefault="00F26C05">
      <w:pPr>
        <w:spacing w:after="0" w:line="240" w:lineRule="auto"/>
        <w:jc w:val="both"/>
        <w:rPr>
          <w:rFonts w:ascii="Arial" w:eastAsia="Arial" w:hAnsi="Arial" w:cs="Arial"/>
        </w:rPr>
      </w:pPr>
    </w:p>
    <w:p w14:paraId="326CFD51" w14:textId="77777777" w:rsidR="00F26C05" w:rsidRDefault="00F26C05">
      <w:pPr>
        <w:spacing w:after="0" w:line="240" w:lineRule="auto"/>
        <w:jc w:val="both"/>
        <w:rPr>
          <w:rFonts w:ascii="Arial" w:eastAsia="Arial" w:hAnsi="Arial" w:cs="Arial"/>
        </w:rPr>
      </w:pPr>
    </w:p>
    <w:p w14:paraId="78A1C10E" w14:textId="77777777" w:rsidR="00F26C05" w:rsidRPr="00EB42BE" w:rsidRDefault="00F26C05">
      <w:pPr>
        <w:spacing w:after="0" w:line="240" w:lineRule="auto"/>
        <w:jc w:val="both"/>
        <w:rPr>
          <w:rFonts w:ascii="Arial" w:eastAsia="Arial" w:hAnsi="Arial" w:cs="Arial"/>
        </w:rPr>
      </w:pPr>
    </w:p>
    <w:p w14:paraId="29AFADD8" w14:textId="77777777" w:rsidR="001A585C" w:rsidRPr="00EB42BE" w:rsidRDefault="001A585C">
      <w:pPr>
        <w:spacing w:after="0" w:line="240" w:lineRule="auto"/>
        <w:jc w:val="both"/>
        <w:rPr>
          <w:rFonts w:ascii="Arial" w:eastAsia="Arial" w:hAnsi="Arial" w:cs="Arial"/>
        </w:rPr>
      </w:pPr>
    </w:p>
    <w:tbl>
      <w:tblPr>
        <w:tblStyle w:val="affa"/>
        <w:tblW w:w="9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72"/>
        <w:gridCol w:w="1350"/>
        <w:gridCol w:w="1094"/>
        <w:gridCol w:w="1141"/>
        <w:gridCol w:w="50"/>
      </w:tblGrid>
      <w:tr w:rsidR="00C14C0B" w:rsidRPr="00EB42BE" w14:paraId="22805A12" w14:textId="77777777" w:rsidTr="001A585C">
        <w:trPr>
          <w:trHeight w:val="258"/>
        </w:trPr>
        <w:tc>
          <w:tcPr>
            <w:tcW w:w="5575" w:type="dxa"/>
            <w:vMerge w:val="restart"/>
            <w:shd w:val="clear" w:color="auto" w:fill="FFFFFF"/>
            <w:vAlign w:val="bottom"/>
          </w:tcPr>
          <w:p w14:paraId="00000310" w14:textId="53ACFE6D" w:rsidR="00C14C0B" w:rsidRPr="00EB42BE" w:rsidRDefault="00000000">
            <w:pPr>
              <w:jc w:val="center"/>
              <w:rPr>
                <w:rFonts w:ascii="Arial" w:eastAsia="Arial" w:hAnsi="Arial" w:cs="Arial"/>
              </w:rPr>
            </w:pPr>
            <w:sdt>
              <w:sdtPr>
                <w:rPr>
                  <w:rFonts w:ascii="Arial" w:hAnsi="Arial" w:cs="Arial"/>
                </w:rPr>
                <w:tag w:val="goog_rdk_22"/>
                <w:id w:val="-2087902549"/>
                <w:showingPlcHdr/>
              </w:sdtPr>
              <w:sdtContent>
                <w:r w:rsidR="001A585C" w:rsidRPr="00EB42BE">
                  <w:rPr>
                    <w:rFonts w:ascii="Arial" w:hAnsi="Arial" w:cs="Arial"/>
                  </w:rPr>
                  <w:t xml:space="preserve">     </w:t>
                </w:r>
              </w:sdtContent>
            </w:sdt>
            <w:r w:rsidR="00DF6B49" w:rsidRPr="00EB42BE">
              <w:rPr>
                <w:rFonts w:ascii="Arial" w:eastAsia="Arial" w:hAnsi="Arial" w:cs="Arial"/>
              </w:rPr>
              <w:t>Test Value = 4</w:t>
            </w:r>
          </w:p>
        </w:tc>
        <w:tc>
          <w:tcPr>
            <w:tcW w:w="3632" w:type="dxa"/>
            <w:gridSpan w:val="4"/>
            <w:shd w:val="clear" w:color="auto" w:fill="FFFFFF"/>
            <w:vAlign w:val="bottom"/>
          </w:tcPr>
          <w:p w14:paraId="00000311" w14:textId="77777777" w:rsidR="00C14C0B" w:rsidRPr="00EB42BE" w:rsidRDefault="00C14C0B">
            <w:pPr>
              <w:rPr>
                <w:rFonts w:ascii="Arial" w:eastAsia="Arial" w:hAnsi="Arial" w:cs="Arial"/>
              </w:rPr>
            </w:pPr>
          </w:p>
        </w:tc>
      </w:tr>
      <w:tr w:rsidR="00C14C0B" w:rsidRPr="00EB42BE" w14:paraId="310C389C" w14:textId="77777777" w:rsidTr="001A585C">
        <w:trPr>
          <w:trHeight w:val="143"/>
        </w:trPr>
        <w:tc>
          <w:tcPr>
            <w:tcW w:w="5575" w:type="dxa"/>
            <w:vMerge/>
            <w:shd w:val="clear" w:color="auto" w:fill="FFFFFF"/>
            <w:vAlign w:val="bottom"/>
          </w:tcPr>
          <w:p w14:paraId="00000315"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350" w:type="dxa"/>
            <w:vMerge w:val="restart"/>
            <w:tcBorders>
              <w:right w:val="single" w:sz="8" w:space="0" w:color="E0E0E0"/>
            </w:tcBorders>
            <w:shd w:val="clear" w:color="auto" w:fill="FFFFFF"/>
            <w:vAlign w:val="bottom"/>
          </w:tcPr>
          <w:p w14:paraId="00000316" w14:textId="77777777" w:rsidR="00C14C0B" w:rsidRPr="00EB42BE" w:rsidRDefault="00DF6B49">
            <w:pPr>
              <w:ind w:left="60" w:right="60"/>
              <w:jc w:val="center"/>
              <w:rPr>
                <w:rFonts w:ascii="Arial" w:eastAsia="Arial" w:hAnsi="Arial" w:cs="Arial"/>
              </w:rPr>
            </w:pPr>
            <w:r w:rsidRPr="00EB42BE">
              <w:rPr>
                <w:rFonts w:ascii="Arial" w:eastAsia="Arial" w:hAnsi="Arial" w:cs="Arial"/>
              </w:rPr>
              <w:t>t</w:t>
            </w:r>
          </w:p>
        </w:tc>
        <w:tc>
          <w:tcPr>
            <w:tcW w:w="2235" w:type="dxa"/>
            <w:gridSpan w:val="2"/>
            <w:tcBorders>
              <w:left w:val="single" w:sz="8" w:space="0" w:color="E0E0E0"/>
              <w:right w:val="single" w:sz="8" w:space="0" w:color="E0E0E0"/>
            </w:tcBorders>
            <w:shd w:val="clear" w:color="auto" w:fill="FFFFFF"/>
            <w:vAlign w:val="bottom"/>
          </w:tcPr>
          <w:p w14:paraId="00000317" w14:textId="77777777" w:rsidR="00C14C0B" w:rsidRPr="00EB42BE" w:rsidRDefault="00DF6B49">
            <w:pPr>
              <w:ind w:left="60" w:right="60"/>
              <w:jc w:val="center"/>
              <w:rPr>
                <w:rFonts w:ascii="Arial" w:eastAsia="Arial" w:hAnsi="Arial" w:cs="Arial"/>
              </w:rPr>
            </w:pPr>
            <w:r w:rsidRPr="00EB42BE">
              <w:rPr>
                <w:rFonts w:ascii="Arial" w:eastAsia="Arial" w:hAnsi="Arial" w:cs="Arial"/>
              </w:rPr>
              <w:t>Significance</w:t>
            </w:r>
          </w:p>
        </w:tc>
        <w:tc>
          <w:tcPr>
            <w:tcW w:w="46" w:type="dxa"/>
            <w:vAlign w:val="center"/>
          </w:tcPr>
          <w:p w14:paraId="00000319" w14:textId="77777777" w:rsidR="00C14C0B" w:rsidRPr="00EB42BE" w:rsidRDefault="00C14C0B">
            <w:pPr>
              <w:rPr>
                <w:rFonts w:ascii="Arial" w:eastAsia="Arial" w:hAnsi="Arial" w:cs="Arial"/>
              </w:rPr>
            </w:pPr>
          </w:p>
        </w:tc>
      </w:tr>
      <w:tr w:rsidR="00C14C0B" w:rsidRPr="00EB42BE" w14:paraId="3CE48ADE" w14:textId="77777777" w:rsidTr="001A585C">
        <w:trPr>
          <w:trHeight w:val="143"/>
        </w:trPr>
        <w:tc>
          <w:tcPr>
            <w:tcW w:w="5575" w:type="dxa"/>
            <w:vMerge/>
            <w:shd w:val="clear" w:color="auto" w:fill="FFFFFF"/>
            <w:vAlign w:val="bottom"/>
          </w:tcPr>
          <w:p w14:paraId="0000031A"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350" w:type="dxa"/>
            <w:vMerge/>
            <w:tcBorders>
              <w:right w:val="single" w:sz="8" w:space="0" w:color="E0E0E0"/>
            </w:tcBorders>
            <w:shd w:val="clear" w:color="auto" w:fill="FFFFFF"/>
            <w:vAlign w:val="bottom"/>
          </w:tcPr>
          <w:p w14:paraId="0000031B"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094" w:type="dxa"/>
            <w:tcBorders>
              <w:left w:val="single" w:sz="8" w:space="0" w:color="E0E0E0"/>
              <w:bottom w:val="single" w:sz="8" w:space="0" w:color="152935"/>
              <w:right w:val="single" w:sz="8" w:space="0" w:color="E0E0E0"/>
            </w:tcBorders>
            <w:shd w:val="clear" w:color="auto" w:fill="FFFFFF"/>
            <w:vAlign w:val="bottom"/>
          </w:tcPr>
          <w:p w14:paraId="0000031C" w14:textId="77777777" w:rsidR="00C14C0B" w:rsidRPr="00EB42BE" w:rsidRDefault="00DF6B49">
            <w:pPr>
              <w:ind w:left="60" w:right="60"/>
              <w:jc w:val="center"/>
              <w:rPr>
                <w:rFonts w:ascii="Arial" w:eastAsia="Arial" w:hAnsi="Arial" w:cs="Arial"/>
              </w:rPr>
            </w:pPr>
            <w:r w:rsidRPr="00EB42BE">
              <w:rPr>
                <w:rFonts w:ascii="Arial" w:eastAsia="Arial" w:hAnsi="Arial" w:cs="Arial"/>
              </w:rPr>
              <w:t>One-Sided p</w:t>
            </w:r>
          </w:p>
        </w:tc>
        <w:tc>
          <w:tcPr>
            <w:tcW w:w="1140" w:type="dxa"/>
            <w:tcBorders>
              <w:left w:val="single" w:sz="8" w:space="0" w:color="E0E0E0"/>
              <w:bottom w:val="single" w:sz="8" w:space="0" w:color="152935"/>
              <w:right w:val="single" w:sz="8" w:space="0" w:color="E0E0E0"/>
            </w:tcBorders>
            <w:shd w:val="clear" w:color="auto" w:fill="FFFFFF"/>
            <w:vAlign w:val="bottom"/>
          </w:tcPr>
          <w:p w14:paraId="0000031D" w14:textId="77777777" w:rsidR="00C14C0B" w:rsidRPr="00EB42BE" w:rsidRDefault="00DF6B49">
            <w:pPr>
              <w:ind w:left="60" w:right="60"/>
              <w:jc w:val="center"/>
              <w:rPr>
                <w:rFonts w:ascii="Arial" w:eastAsia="Arial" w:hAnsi="Arial" w:cs="Arial"/>
              </w:rPr>
            </w:pPr>
            <w:r w:rsidRPr="00EB42BE">
              <w:rPr>
                <w:rFonts w:ascii="Arial" w:eastAsia="Arial" w:hAnsi="Arial" w:cs="Arial"/>
              </w:rPr>
              <w:t>Two-Sided p</w:t>
            </w:r>
          </w:p>
        </w:tc>
        <w:tc>
          <w:tcPr>
            <w:tcW w:w="46" w:type="dxa"/>
            <w:vAlign w:val="center"/>
          </w:tcPr>
          <w:p w14:paraId="0000031E" w14:textId="77777777" w:rsidR="00C14C0B" w:rsidRPr="00EB42BE" w:rsidRDefault="00C14C0B">
            <w:pPr>
              <w:rPr>
                <w:rFonts w:ascii="Arial" w:eastAsia="Arial" w:hAnsi="Arial" w:cs="Arial"/>
              </w:rPr>
            </w:pPr>
          </w:p>
        </w:tc>
      </w:tr>
      <w:tr w:rsidR="00C14C0B" w:rsidRPr="00EB42BE" w14:paraId="26B04A74" w14:textId="77777777" w:rsidTr="001A585C">
        <w:trPr>
          <w:trHeight w:val="239"/>
        </w:trPr>
        <w:tc>
          <w:tcPr>
            <w:tcW w:w="5575" w:type="dxa"/>
            <w:tcBorders>
              <w:top w:val="single" w:sz="8" w:space="0" w:color="152935"/>
              <w:bottom w:val="single" w:sz="8" w:space="0" w:color="AEAEAE"/>
            </w:tcBorders>
            <w:shd w:val="clear" w:color="auto" w:fill="E0E0E0"/>
          </w:tcPr>
          <w:p w14:paraId="0000031F" w14:textId="77777777" w:rsidR="00C14C0B" w:rsidRPr="00EB42BE" w:rsidRDefault="00DF6B49">
            <w:pPr>
              <w:ind w:left="60" w:right="60"/>
              <w:rPr>
                <w:rFonts w:ascii="Arial" w:eastAsia="Arial" w:hAnsi="Arial" w:cs="Arial"/>
              </w:rPr>
            </w:pPr>
            <w:r w:rsidRPr="00EB42BE">
              <w:rPr>
                <w:rFonts w:ascii="Arial" w:eastAsia="Arial" w:hAnsi="Arial" w:cs="Arial"/>
              </w:rPr>
              <w:t>Performance (Target): I am a regular customer at Target</w:t>
            </w:r>
          </w:p>
        </w:tc>
        <w:tc>
          <w:tcPr>
            <w:tcW w:w="1350" w:type="dxa"/>
            <w:tcBorders>
              <w:top w:val="single" w:sz="8" w:space="0" w:color="152935"/>
              <w:bottom w:val="single" w:sz="8" w:space="0" w:color="AEAEAE"/>
              <w:right w:val="single" w:sz="8" w:space="0" w:color="E0E0E0"/>
            </w:tcBorders>
            <w:shd w:val="clear" w:color="auto" w:fill="F9F9FB"/>
          </w:tcPr>
          <w:p w14:paraId="00000320" w14:textId="77777777" w:rsidR="00C14C0B" w:rsidRPr="00EB42BE" w:rsidRDefault="00DF6B49">
            <w:pPr>
              <w:ind w:left="60" w:right="60"/>
              <w:jc w:val="right"/>
              <w:rPr>
                <w:rFonts w:ascii="Arial" w:eastAsia="Arial" w:hAnsi="Arial" w:cs="Arial"/>
              </w:rPr>
            </w:pPr>
            <w:r w:rsidRPr="00EB42BE">
              <w:rPr>
                <w:rFonts w:ascii="Arial" w:eastAsia="Arial" w:hAnsi="Arial" w:cs="Arial"/>
              </w:rPr>
              <w:t>-9.708</w:t>
            </w:r>
          </w:p>
        </w:tc>
        <w:tc>
          <w:tcPr>
            <w:tcW w:w="1094" w:type="dxa"/>
            <w:tcBorders>
              <w:top w:val="single" w:sz="8" w:space="0" w:color="152935"/>
              <w:left w:val="single" w:sz="8" w:space="0" w:color="E0E0E0"/>
              <w:bottom w:val="single" w:sz="8" w:space="0" w:color="AEAEAE"/>
              <w:right w:val="single" w:sz="8" w:space="0" w:color="E0E0E0"/>
            </w:tcBorders>
            <w:shd w:val="clear" w:color="auto" w:fill="F9F9FB"/>
          </w:tcPr>
          <w:p w14:paraId="00000321"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40" w:type="dxa"/>
            <w:tcBorders>
              <w:top w:val="single" w:sz="8" w:space="0" w:color="152935"/>
              <w:left w:val="single" w:sz="8" w:space="0" w:color="E0E0E0"/>
              <w:bottom w:val="single" w:sz="8" w:space="0" w:color="AEAEAE"/>
              <w:right w:val="single" w:sz="8" w:space="0" w:color="E0E0E0"/>
            </w:tcBorders>
            <w:shd w:val="clear" w:color="auto" w:fill="F9F9FB"/>
          </w:tcPr>
          <w:p w14:paraId="00000322"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46" w:type="dxa"/>
            <w:vAlign w:val="center"/>
          </w:tcPr>
          <w:p w14:paraId="00000323" w14:textId="77777777" w:rsidR="00C14C0B" w:rsidRPr="00EB42BE" w:rsidRDefault="00C14C0B">
            <w:pPr>
              <w:rPr>
                <w:rFonts w:ascii="Arial" w:eastAsia="Arial" w:hAnsi="Arial" w:cs="Arial"/>
              </w:rPr>
            </w:pPr>
          </w:p>
        </w:tc>
      </w:tr>
      <w:tr w:rsidR="00C14C0B" w:rsidRPr="00EB42BE" w14:paraId="54251BE1" w14:textId="77777777" w:rsidTr="001A585C">
        <w:trPr>
          <w:trHeight w:val="248"/>
        </w:trPr>
        <w:tc>
          <w:tcPr>
            <w:tcW w:w="5575" w:type="dxa"/>
            <w:tcBorders>
              <w:top w:val="single" w:sz="8" w:space="0" w:color="AEAEAE"/>
              <w:bottom w:val="single" w:sz="8" w:space="0" w:color="AEAEAE"/>
            </w:tcBorders>
            <w:shd w:val="clear" w:color="auto" w:fill="E0E0E0"/>
          </w:tcPr>
          <w:p w14:paraId="00000324" w14:textId="77777777" w:rsidR="00C14C0B" w:rsidRPr="00EB42BE" w:rsidRDefault="00DF6B49">
            <w:pPr>
              <w:ind w:left="60" w:right="60"/>
              <w:rPr>
                <w:rFonts w:ascii="Arial" w:eastAsia="Arial" w:hAnsi="Arial" w:cs="Arial"/>
              </w:rPr>
            </w:pPr>
            <w:r w:rsidRPr="00EB42BE">
              <w:rPr>
                <w:rFonts w:ascii="Arial" w:eastAsia="Arial" w:hAnsi="Arial" w:cs="Arial"/>
              </w:rPr>
              <w:t xml:space="preserve"> Performance (Target): I like the fast self–checkout option at Target</w:t>
            </w:r>
          </w:p>
        </w:tc>
        <w:tc>
          <w:tcPr>
            <w:tcW w:w="1350" w:type="dxa"/>
            <w:tcBorders>
              <w:top w:val="single" w:sz="8" w:space="0" w:color="AEAEAE"/>
              <w:bottom w:val="single" w:sz="8" w:space="0" w:color="AEAEAE"/>
              <w:right w:val="single" w:sz="8" w:space="0" w:color="E0E0E0"/>
            </w:tcBorders>
            <w:shd w:val="clear" w:color="auto" w:fill="F9F9FB"/>
          </w:tcPr>
          <w:p w14:paraId="00000325" w14:textId="77777777" w:rsidR="00C14C0B" w:rsidRPr="00EB42BE" w:rsidRDefault="00DF6B49">
            <w:pPr>
              <w:ind w:left="60" w:right="60"/>
              <w:jc w:val="right"/>
              <w:rPr>
                <w:rFonts w:ascii="Arial" w:eastAsia="Arial" w:hAnsi="Arial" w:cs="Arial"/>
              </w:rPr>
            </w:pPr>
            <w:r w:rsidRPr="00EB42BE">
              <w:rPr>
                <w:rFonts w:ascii="Arial" w:eastAsia="Arial" w:hAnsi="Arial" w:cs="Arial"/>
              </w:rPr>
              <w:t>-4.024</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326"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40" w:type="dxa"/>
            <w:tcBorders>
              <w:top w:val="single" w:sz="8" w:space="0" w:color="AEAEAE"/>
              <w:left w:val="single" w:sz="8" w:space="0" w:color="E0E0E0"/>
              <w:bottom w:val="single" w:sz="8" w:space="0" w:color="AEAEAE"/>
              <w:right w:val="single" w:sz="8" w:space="0" w:color="E0E0E0"/>
            </w:tcBorders>
            <w:shd w:val="clear" w:color="auto" w:fill="F9F9FB"/>
          </w:tcPr>
          <w:p w14:paraId="00000327"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46" w:type="dxa"/>
            <w:vAlign w:val="center"/>
          </w:tcPr>
          <w:p w14:paraId="00000328" w14:textId="77777777" w:rsidR="00C14C0B" w:rsidRPr="00EB42BE" w:rsidRDefault="00C14C0B">
            <w:pPr>
              <w:rPr>
                <w:rFonts w:ascii="Arial" w:eastAsia="Arial" w:hAnsi="Arial" w:cs="Arial"/>
              </w:rPr>
            </w:pPr>
          </w:p>
        </w:tc>
      </w:tr>
      <w:tr w:rsidR="00C14C0B" w:rsidRPr="00EB42BE" w14:paraId="2EAB7B7A" w14:textId="77777777" w:rsidTr="001A585C">
        <w:trPr>
          <w:trHeight w:val="239"/>
        </w:trPr>
        <w:tc>
          <w:tcPr>
            <w:tcW w:w="5575" w:type="dxa"/>
            <w:tcBorders>
              <w:top w:val="single" w:sz="8" w:space="0" w:color="AEAEAE"/>
              <w:bottom w:val="single" w:sz="8" w:space="0" w:color="AEAEAE"/>
            </w:tcBorders>
            <w:shd w:val="clear" w:color="auto" w:fill="E0E0E0"/>
          </w:tcPr>
          <w:p w14:paraId="00000329" w14:textId="77777777" w:rsidR="00C14C0B" w:rsidRPr="00EB42BE" w:rsidRDefault="00DF6B49">
            <w:pPr>
              <w:ind w:left="60" w:right="60"/>
              <w:rPr>
                <w:rFonts w:ascii="Arial" w:eastAsia="Arial" w:hAnsi="Arial" w:cs="Arial"/>
              </w:rPr>
            </w:pPr>
            <w:r w:rsidRPr="00EB42BE">
              <w:rPr>
                <w:rFonts w:ascii="Arial" w:eastAsia="Arial" w:hAnsi="Arial" w:cs="Arial"/>
              </w:rPr>
              <w:t>Performance (Target): Offers a variety of product options</w:t>
            </w:r>
          </w:p>
        </w:tc>
        <w:tc>
          <w:tcPr>
            <w:tcW w:w="1350" w:type="dxa"/>
            <w:tcBorders>
              <w:top w:val="single" w:sz="8" w:space="0" w:color="AEAEAE"/>
              <w:bottom w:val="single" w:sz="8" w:space="0" w:color="AEAEAE"/>
              <w:right w:val="single" w:sz="8" w:space="0" w:color="E0E0E0"/>
            </w:tcBorders>
            <w:shd w:val="clear" w:color="auto" w:fill="F9F9FB"/>
          </w:tcPr>
          <w:p w14:paraId="0000032A" w14:textId="77777777" w:rsidR="00C14C0B" w:rsidRPr="00EB42BE" w:rsidRDefault="00DF6B49">
            <w:pPr>
              <w:ind w:left="60" w:right="60"/>
              <w:jc w:val="right"/>
              <w:rPr>
                <w:rFonts w:ascii="Arial" w:eastAsia="Arial" w:hAnsi="Arial" w:cs="Arial"/>
              </w:rPr>
            </w:pPr>
            <w:r w:rsidRPr="00EB42BE">
              <w:rPr>
                <w:rFonts w:ascii="Arial" w:eastAsia="Arial" w:hAnsi="Arial" w:cs="Arial"/>
              </w:rPr>
              <w:t>-3.688</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32B"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40" w:type="dxa"/>
            <w:tcBorders>
              <w:top w:val="single" w:sz="8" w:space="0" w:color="AEAEAE"/>
              <w:left w:val="single" w:sz="8" w:space="0" w:color="E0E0E0"/>
              <w:bottom w:val="single" w:sz="8" w:space="0" w:color="AEAEAE"/>
              <w:right w:val="single" w:sz="8" w:space="0" w:color="E0E0E0"/>
            </w:tcBorders>
            <w:shd w:val="clear" w:color="auto" w:fill="F9F9FB"/>
          </w:tcPr>
          <w:p w14:paraId="0000032C"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46" w:type="dxa"/>
            <w:vAlign w:val="center"/>
          </w:tcPr>
          <w:p w14:paraId="0000032D" w14:textId="77777777" w:rsidR="00C14C0B" w:rsidRPr="00EB42BE" w:rsidRDefault="00C14C0B">
            <w:pPr>
              <w:rPr>
                <w:rFonts w:ascii="Arial" w:eastAsia="Arial" w:hAnsi="Arial" w:cs="Arial"/>
              </w:rPr>
            </w:pPr>
          </w:p>
        </w:tc>
      </w:tr>
      <w:tr w:rsidR="00C14C0B" w:rsidRPr="00EB42BE" w14:paraId="03ACD103" w14:textId="77777777" w:rsidTr="001A585C">
        <w:trPr>
          <w:trHeight w:val="497"/>
        </w:trPr>
        <w:tc>
          <w:tcPr>
            <w:tcW w:w="5575" w:type="dxa"/>
            <w:tcBorders>
              <w:top w:val="single" w:sz="8" w:space="0" w:color="AEAEAE"/>
              <w:bottom w:val="single" w:sz="8" w:space="0" w:color="AEAEAE"/>
            </w:tcBorders>
            <w:shd w:val="clear" w:color="auto" w:fill="E0E0E0"/>
          </w:tcPr>
          <w:p w14:paraId="0000032E" w14:textId="77777777" w:rsidR="00C14C0B" w:rsidRPr="00EB42BE" w:rsidRDefault="00DF6B49">
            <w:pPr>
              <w:ind w:left="60" w:right="60"/>
              <w:rPr>
                <w:rFonts w:ascii="Arial" w:eastAsia="Arial" w:hAnsi="Arial" w:cs="Arial"/>
              </w:rPr>
            </w:pPr>
            <w:r w:rsidRPr="00EB42BE">
              <w:rPr>
                <w:rFonts w:ascii="Arial" w:eastAsia="Arial" w:hAnsi="Arial" w:cs="Arial"/>
              </w:rPr>
              <w:t>Performance (Target): Has more convenient locations for me</w:t>
            </w:r>
          </w:p>
        </w:tc>
        <w:tc>
          <w:tcPr>
            <w:tcW w:w="1350" w:type="dxa"/>
            <w:tcBorders>
              <w:top w:val="single" w:sz="8" w:space="0" w:color="AEAEAE"/>
              <w:bottom w:val="single" w:sz="8" w:space="0" w:color="AEAEAE"/>
              <w:right w:val="single" w:sz="8" w:space="0" w:color="E0E0E0"/>
            </w:tcBorders>
            <w:shd w:val="clear" w:color="auto" w:fill="F9F9FB"/>
          </w:tcPr>
          <w:p w14:paraId="0000032F" w14:textId="77777777" w:rsidR="00C14C0B" w:rsidRPr="00EB42BE" w:rsidRDefault="00DF6B49">
            <w:pPr>
              <w:ind w:left="60" w:right="60"/>
              <w:jc w:val="right"/>
              <w:rPr>
                <w:rFonts w:ascii="Arial" w:eastAsia="Arial" w:hAnsi="Arial" w:cs="Arial"/>
              </w:rPr>
            </w:pPr>
            <w:r w:rsidRPr="00EB42BE">
              <w:rPr>
                <w:rFonts w:ascii="Arial" w:eastAsia="Arial" w:hAnsi="Arial" w:cs="Arial"/>
              </w:rPr>
              <w:t>-10.777</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330"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40" w:type="dxa"/>
            <w:tcBorders>
              <w:top w:val="single" w:sz="8" w:space="0" w:color="AEAEAE"/>
              <w:left w:val="single" w:sz="8" w:space="0" w:color="E0E0E0"/>
              <w:bottom w:val="single" w:sz="8" w:space="0" w:color="AEAEAE"/>
              <w:right w:val="single" w:sz="8" w:space="0" w:color="E0E0E0"/>
            </w:tcBorders>
            <w:shd w:val="clear" w:color="auto" w:fill="F9F9FB"/>
          </w:tcPr>
          <w:p w14:paraId="00000331"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46" w:type="dxa"/>
            <w:vAlign w:val="center"/>
          </w:tcPr>
          <w:p w14:paraId="00000332" w14:textId="77777777" w:rsidR="00C14C0B" w:rsidRPr="00EB42BE" w:rsidRDefault="00C14C0B">
            <w:pPr>
              <w:rPr>
                <w:rFonts w:ascii="Arial" w:eastAsia="Arial" w:hAnsi="Arial" w:cs="Arial"/>
              </w:rPr>
            </w:pPr>
          </w:p>
        </w:tc>
      </w:tr>
      <w:tr w:rsidR="00C14C0B" w:rsidRPr="00EB42BE" w14:paraId="2CF0E16F" w14:textId="77777777" w:rsidTr="001A585C">
        <w:trPr>
          <w:trHeight w:val="488"/>
        </w:trPr>
        <w:tc>
          <w:tcPr>
            <w:tcW w:w="5575" w:type="dxa"/>
            <w:tcBorders>
              <w:top w:val="single" w:sz="8" w:space="0" w:color="AEAEAE"/>
              <w:bottom w:val="single" w:sz="8" w:space="0" w:color="AEAEAE"/>
            </w:tcBorders>
            <w:shd w:val="clear" w:color="auto" w:fill="E0E0E0"/>
          </w:tcPr>
          <w:p w14:paraId="00000333" w14:textId="77777777" w:rsidR="00C14C0B" w:rsidRPr="00EB42BE" w:rsidRDefault="00DF6B49">
            <w:pPr>
              <w:ind w:left="60" w:right="60"/>
              <w:rPr>
                <w:rFonts w:ascii="Arial" w:eastAsia="Arial" w:hAnsi="Arial" w:cs="Arial"/>
              </w:rPr>
            </w:pPr>
            <w:r w:rsidRPr="00EB42BE">
              <w:rPr>
                <w:rFonts w:ascii="Arial" w:eastAsia="Arial" w:hAnsi="Arial" w:cs="Arial"/>
              </w:rPr>
              <w:t>Performance (Target): Offers products at Reasonable Prices</w:t>
            </w:r>
          </w:p>
        </w:tc>
        <w:tc>
          <w:tcPr>
            <w:tcW w:w="1350" w:type="dxa"/>
            <w:tcBorders>
              <w:top w:val="single" w:sz="8" w:space="0" w:color="AEAEAE"/>
              <w:bottom w:val="single" w:sz="8" w:space="0" w:color="AEAEAE"/>
              <w:right w:val="single" w:sz="8" w:space="0" w:color="E0E0E0"/>
            </w:tcBorders>
            <w:shd w:val="clear" w:color="auto" w:fill="F9F9FB"/>
          </w:tcPr>
          <w:p w14:paraId="00000334" w14:textId="77777777" w:rsidR="00C14C0B" w:rsidRPr="00EB42BE" w:rsidRDefault="00000000">
            <w:pPr>
              <w:ind w:left="60" w:right="60"/>
              <w:jc w:val="right"/>
              <w:rPr>
                <w:rFonts w:ascii="Arial" w:eastAsia="Arial" w:hAnsi="Arial" w:cs="Arial"/>
              </w:rPr>
            </w:pPr>
            <w:sdt>
              <w:sdtPr>
                <w:rPr>
                  <w:rFonts w:ascii="Arial" w:hAnsi="Arial" w:cs="Arial"/>
                </w:rPr>
                <w:tag w:val="goog_rdk_23"/>
                <w:id w:val="800496115"/>
              </w:sdtPr>
              <w:sdtContent/>
            </w:sdt>
            <w:r w:rsidR="00DF6B49" w:rsidRPr="00EB42BE">
              <w:rPr>
                <w:rFonts w:ascii="Arial" w:eastAsia="Arial" w:hAnsi="Arial" w:cs="Arial"/>
              </w:rPr>
              <w:t>-17.428</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335"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40" w:type="dxa"/>
            <w:tcBorders>
              <w:top w:val="single" w:sz="8" w:space="0" w:color="AEAEAE"/>
              <w:left w:val="single" w:sz="8" w:space="0" w:color="E0E0E0"/>
              <w:bottom w:val="single" w:sz="8" w:space="0" w:color="AEAEAE"/>
              <w:right w:val="single" w:sz="8" w:space="0" w:color="E0E0E0"/>
            </w:tcBorders>
            <w:shd w:val="clear" w:color="auto" w:fill="F9F9FB"/>
          </w:tcPr>
          <w:p w14:paraId="00000336"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46" w:type="dxa"/>
            <w:vAlign w:val="center"/>
          </w:tcPr>
          <w:p w14:paraId="00000337" w14:textId="77777777" w:rsidR="00C14C0B" w:rsidRPr="00EB42BE" w:rsidRDefault="00C14C0B">
            <w:pPr>
              <w:rPr>
                <w:rFonts w:ascii="Arial" w:eastAsia="Arial" w:hAnsi="Arial" w:cs="Arial"/>
              </w:rPr>
            </w:pPr>
          </w:p>
        </w:tc>
      </w:tr>
      <w:tr w:rsidR="00C14C0B" w:rsidRPr="00EB42BE" w14:paraId="30052E26" w14:textId="77777777" w:rsidTr="001A585C">
        <w:trPr>
          <w:trHeight w:val="248"/>
        </w:trPr>
        <w:tc>
          <w:tcPr>
            <w:tcW w:w="5575" w:type="dxa"/>
            <w:tcBorders>
              <w:top w:val="single" w:sz="8" w:space="0" w:color="AEAEAE"/>
              <w:bottom w:val="single" w:sz="8" w:space="0" w:color="AEAEAE"/>
            </w:tcBorders>
            <w:shd w:val="clear" w:color="auto" w:fill="E0E0E0"/>
          </w:tcPr>
          <w:p w14:paraId="00000338" w14:textId="77777777" w:rsidR="00C14C0B" w:rsidRPr="00EB42BE" w:rsidRDefault="00DF6B49">
            <w:pPr>
              <w:ind w:left="60" w:right="60"/>
              <w:rPr>
                <w:rFonts w:ascii="Arial" w:eastAsia="Arial" w:hAnsi="Arial" w:cs="Arial"/>
              </w:rPr>
            </w:pPr>
            <w:r w:rsidRPr="00EB42BE">
              <w:rPr>
                <w:rFonts w:ascii="Arial" w:eastAsia="Arial" w:hAnsi="Arial" w:cs="Arial"/>
              </w:rPr>
              <w:t>Performance (Target): Has Excellent Customer Service</w:t>
            </w:r>
          </w:p>
        </w:tc>
        <w:tc>
          <w:tcPr>
            <w:tcW w:w="1350" w:type="dxa"/>
            <w:tcBorders>
              <w:top w:val="single" w:sz="8" w:space="0" w:color="AEAEAE"/>
              <w:bottom w:val="single" w:sz="8" w:space="0" w:color="AEAEAE"/>
              <w:right w:val="single" w:sz="8" w:space="0" w:color="E0E0E0"/>
            </w:tcBorders>
            <w:shd w:val="clear" w:color="auto" w:fill="F9F9FB"/>
          </w:tcPr>
          <w:p w14:paraId="00000339" w14:textId="77777777" w:rsidR="00C14C0B" w:rsidRPr="00EB42BE" w:rsidRDefault="00DF6B49">
            <w:pPr>
              <w:ind w:left="60" w:right="60"/>
              <w:jc w:val="right"/>
              <w:rPr>
                <w:rFonts w:ascii="Arial" w:eastAsia="Arial" w:hAnsi="Arial" w:cs="Arial"/>
              </w:rPr>
            </w:pPr>
            <w:r w:rsidRPr="00EB42BE">
              <w:rPr>
                <w:rFonts w:ascii="Arial" w:eastAsia="Arial" w:hAnsi="Arial" w:cs="Arial"/>
              </w:rPr>
              <w:t>-3.826</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33A"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40" w:type="dxa"/>
            <w:tcBorders>
              <w:top w:val="single" w:sz="8" w:space="0" w:color="AEAEAE"/>
              <w:left w:val="single" w:sz="8" w:space="0" w:color="E0E0E0"/>
              <w:bottom w:val="single" w:sz="8" w:space="0" w:color="AEAEAE"/>
              <w:right w:val="single" w:sz="8" w:space="0" w:color="E0E0E0"/>
            </w:tcBorders>
            <w:shd w:val="clear" w:color="auto" w:fill="F9F9FB"/>
          </w:tcPr>
          <w:p w14:paraId="0000033B"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46" w:type="dxa"/>
            <w:vAlign w:val="center"/>
          </w:tcPr>
          <w:p w14:paraId="0000033C" w14:textId="77777777" w:rsidR="00C14C0B" w:rsidRPr="00EB42BE" w:rsidRDefault="00C14C0B">
            <w:pPr>
              <w:rPr>
                <w:rFonts w:ascii="Arial" w:eastAsia="Arial" w:hAnsi="Arial" w:cs="Arial"/>
              </w:rPr>
            </w:pPr>
          </w:p>
        </w:tc>
      </w:tr>
      <w:tr w:rsidR="00C14C0B" w:rsidRPr="00EB42BE" w14:paraId="51C844F1" w14:textId="77777777" w:rsidTr="001A585C">
        <w:trPr>
          <w:trHeight w:val="239"/>
        </w:trPr>
        <w:tc>
          <w:tcPr>
            <w:tcW w:w="5575" w:type="dxa"/>
            <w:tcBorders>
              <w:top w:val="single" w:sz="8" w:space="0" w:color="AEAEAE"/>
              <w:bottom w:val="single" w:sz="8" w:space="0" w:color="AEAEAE"/>
            </w:tcBorders>
            <w:shd w:val="clear" w:color="auto" w:fill="E0E0E0"/>
          </w:tcPr>
          <w:p w14:paraId="0000033D" w14:textId="77777777" w:rsidR="00C14C0B" w:rsidRPr="00EB42BE" w:rsidRDefault="00DF6B49">
            <w:pPr>
              <w:ind w:left="60" w:right="60"/>
              <w:rPr>
                <w:rFonts w:ascii="Arial" w:eastAsia="Arial" w:hAnsi="Arial" w:cs="Arial"/>
              </w:rPr>
            </w:pPr>
            <w:r w:rsidRPr="00EB42BE">
              <w:rPr>
                <w:rFonts w:ascii="Arial" w:eastAsia="Arial" w:hAnsi="Arial" w:cs="Arial"/>
              </w:rPr>
              <w:t>Performance (Target): Has High Product Quality</w:t>
            </w:r>
          </w:p>
        </w:tc>
        <w:tc>
          <w:tcPr>
            <w:tcW w:w="1350" w:type="dxa"/>
            <w:tcBorders>
              <w:top w:val="single" w:sz="8" w:space="0" w:color="AEAEAE"/>
              <w:bottom w:val="single" w:sz="8" w:space="0" w:color="AEAEAE"/>
              <w:right w:val="single" w:sz="8" w:space="0" w:color="E0E0E0"/>
            </w:tcBorders>
            <w:shd w:val="clear" w:color="auto" w:fill="F9F9FB"/>
          </w:tcPr>
          <w:p w14:paraId="0000033E" w14:textId="77777777" w:rsidR="00C14C0B" w:rsidRPr="00EB42BE" w:rsidRDefault="00DF6B49">
            <w:pPr>
              <w:ind w:left="60" w:right="60"/>
              <w:jc w:val="right"/>
              <w:rPr>
                <w:rFonts w:ascii="Arial" w:eastAsia="Arial" w:hAnsi="Arial" w:cs="Arial"/>
              </w:rPr>
            </w:pPr>
            <w:r w:rsidRPr="00EB42BE">
              <w:rPr>
                <w:rFonts w:ascii="Arial" w:eastAsia="Arial" w:hAnsi="Arial" w:cs="Arial"/>
              </w:rPr>
              <w:t>-1.992</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33F" w14:textId="77777777" w:rsidR="00C14C0B" w:rsidRPr="00EB42BE" w:rsidRDefault="00DF6B49">
            <w:pPr>
              <w:ind w:left="60" w:right="60"/>
              <w:jc w:val="right"/>
              <w:rPr>
                <w:rFonts w:ascii="Arial" w:eastAsia="Arial" w:hAnsi="Arial" w:cs="Arial"/>
              </w:rPr>
            </w:pPr>
            <w:r w:rsidRPr="00EB42BE">
              <w:rPr>
                <w:rFonts w:ascii="Arial" w:eastAsia="Arial" w:hAnsi="Arial" w:cs="Arial"/>
              </w:rPr>
              <w:t>.024</w:t>
            </w:r>
          </w:p>
        </w:tc>
        <w:tc>
          <w:tcPr>
            <w:tcW w:w="1140" w:type="dxa"/>
            <w:tcBorders>
              <w:top w:val="single" w:sz="8" w:space="0" w:color="AEAEAE"/>
              <w:left w:val="single" w:sz="8" w:space="0" w:color="E0E0E0"/>
              <w:bottom w:val="single" w:sz="8" w:space="0" w:color="AEAEAE"/>
              <w:right w:val="single" w:sz="8" w:space="0" w:color="E0E0E0"/>
            </w:tcBorders>
            <w:shd w:val="clear" w:color="auto" w:fill="F9F9FB"/>
          </w:tcPr>
          <w:p w14:paraId="00000340" w14:textId="77777777" w:rsidR="00C14C0B" w:rsidRPr="00EB42BE" w:rsidRDefault="00DF6B49">
            <w:pPr>
              <w:ind w:left="60" w:right="60"/>
              <w:jc w:val="right"/>
              <w:rPr>
                <w:rFonts w:ascii="Arial" w:eastAsia="Arial" w:hAnsi="Arial" w:cs="Arial"/>
              </w:rPr>
            </w:pPr>
            <w:r w:rsidRPr="00EB42BE">
              <w:rPr>
                <w:rFonts w:ascii="Arial" w:eastAsia="Arial" w:hAnsi="Arial" w:cs="Arial"/>
              </w:rPr>
              <w:t>.047</w:t>
            </w:r>
          </w:p>
        </w:tc>
        <w:tc>
          <w:tcPr>
            <w:tcW w:w="46" w:type="dxa"/>
            <w:vAlign w:val="center"/>
          </w:tcPr>
          <w:p w14:paraId="00000341" w14:textId="77777777" w:rsidR="00C14C0B" w:rsidRPr="00EB42BE" w:rsidRDefault="00C14C0B">
            <w:pPr>
              <w:rPr>
                <w:rFonts w:ascii="Arial" w:eastAsia="Arial" w:hAnsi="Arial" w:cs="Arial"/>
              </w:rPr>
            </w:pPr>
          </w:p>
        </w:tc>
      </w:tr>
      <w:tr w:rsidR="00C14C0B" w:rsidRPr="00EB42BE" w14:paraId="0B09A2ED" w14:textId="77777777" w:rsidTr="001A585C">
        <w:trPr>
          <w:trHeight w:val="239"/>
        </w:trPr>
        <w:tc>
          <w:tcPr>
            <w:tcW w:w="5575" w:type="dxa"/>
            <w:tcBorders>
              <w:top w:val="single" w:sz="8" w:space="0" w:color="AEAEAE"/>
              <w:bottom w:val="single" w:sz="8" w:space="0" w:color="AEAEAE"/>
            </w:tcBorders>
            <w:shd w:val="clear" w:color="auto" w:fill="E0E0E0"/>
          </w:tcPr>
          <w:p w14:paraId="00000342" w14:textId="77777777" w:rsidR="00C14C0B" w:rsidRPr="00EB42BE" w:rsidRDefault="00DF6B49">
            <w:pPr>
              <w:ind w:left="60" w:right="60"/>
              <w:rPr>
                <w:rFonts w:ascii="Arial" w:eastAsia="Arial" w:hAnsi="Arial" w:cs="Arial"/>
              </w:rPr>
            </w:pPr>
            <w:r w:rsidRPr="00EB42BE">
              <w:rPr>
                <w:rFonts w:ascii="Arial" w:eastAsia="Arial" w:hAnsi="Arial" w:cs="Arial"/>
              </w:rPr>
              <w:t>Performance (Target): Has a flexible return policy</w:t>
            </w:r>
          </w:p>
        </w:tc>
        <w:tc>
          <w:tcPr>
            <w:tcW w:w="1350" w:type="dxa"/>
            <w:tcBorders>
              <w:top w:val="single" w:sz="8" w:space="0" w:color="AEAEAE"/>
              <w:bottom w:val="single" w:sz="8" w:space="0" w:color="AEAEAE"/>
              <w:right w:val="single" w:sz="8" w:space="0" w:color="E0E0E0"/>
            </w:tcBorders>
            <w:shd w:val="clear" w:color="auto" w:fill="F9F9FB"/>
          </w:tcPr>
          <w:p w14:paraId="00000343" w14:textId="77777777" w:rsidR="00C14C0B" w:rsidRPr="00EB42BE" w:rsidRDefault="00DF6B49">
            <w:pPr>
              <w:ind w:left="60" w:right="60"/>
              <w:jc w:val="right"/>
              <w:rPr>
                <w:rFonts w:ascii="Arial" w:eastAsia="Arial" w:hAnsi="Arial" w:cs="Arial"/>
              </w:rPr>
            </w:pPr>
            <w:r w:rsidRPr="00EB42BE">
              <w:rPr>
                <w:rFonts w:ascii="Arial" w:eastAsia="Arial" w:hAnsi="Arial" w:cs="Arial"/>
              </w:rPr>
              <w:t>-5.451</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344"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40" w:type="dxa"/>
            <w:tcBorders>
              <w:top w:val="single" w:sz="8" w:space="0" w:color="AEAEAE"/>
              <w:left w:val="single" w:sz="8" w:space="0" w:color="E0E0E0"/>
              <w:bottom w:val="single" w:sz="8" w:space="0" w:color="AEAEAE"/>
              <w:right w:val="single" w:sz="8" w:space="0" w:color="E0E0E0"/>
            </w:tcBorders>
            <w:shd w:val="clear" w:color="auto" w:fill="F9F9FB"/>
          </w:tcPr>
          <w:p w14:paraId="00000345"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46" w:type="dxa"/>
            <w:vAlign w:val="center"/>
          </w:tcPr>
          <w:p w14:paraId="00000346" w14:textId="77777777" w:rsidR="00C14C0B" w:rsidRPr="00EB42BE" w:rsidRDefault="00C14C0B">
            <w:pPr>
              <w:rPr>
                <w:rFonts w:ascii="Arial" w:eastAsia="Arial" w:hAnsi="Arial" w:cs="Arial"/>
              </w:rPr>
            </w:pPr>
          </w:p>
        </w:tc>
      </w:tr>
      <w:tr w:rsidR="00C14C0B" w:rsidRPr="00EB42BE" w14:paraId="0BBC1B9E" w14:textId="77777777" w:rsidTr="001A585C">
        <w:trPr>
          <w:trHeight w:val="239"/>
        </w:trPr>
        <w:tc>
          <w:tcPr>
            <w:tcW w:w="5575" w:type="dxa"/>
            <w:tcBorders>
              <w:top w:val="single" w:sz="8" w:space="0" w:color="AEAEAE"/>
              <w:bottom w:val="single" w:sz="8" w:space="0" w:color="AEAEAE"/>
            </w:tcBorders>
            <w:shd w:val="clear" w:color="auto" w:fill="E0E0E0"/>
          </w:tcPr>
          <w:p w14:paraId="00000347" w14:textId="77777777" w:rsidR="00C14C0B" w:rsidRPr="00EB42BE" w:rsidRDefault="00DF6B49">
            <w:pPr>
              <w:ind w:left="60" w:right="60"/>
              <w:rPr>
                <w:rFonts w:ascii="Arial" w:eastAsia="Arial" w:hAnsi="Arial" w:cs="Arial"/>
              </w:rPr>
            </w:pPr>
            <w:r w:rsidRPr="00EB42BE">
              <w:rPr>
                <w:rFonts w:ascii="Arial" w:eastAsia="Arial" w:hAnsi="Arial" w:cs="Arial"/>
              </w:rPr>
              <w:t>Performance (Target): I am satisfied with the Overall Experience</w:t>
            </w:r>
          </w:p>
        </w:tc>
        <w:tc>
          <w:tcPr>
            <w:tcW w:w="1350" w:type="dxa"/>
            <w:tcBorders>
              <w:top w:val="single" w:sz="8" w:space="0" w:color="AEAEAE"/>
              <w:bottom w:val="single" w:sz="8" w:space="0" w:color="AEAEAE"/>
              <w:right w:val="single" w:sz="8" w:space="0" w:color="E0E0E0"/>
            </w:tcBorders>
            <w:shd w:val="clear" w:color="auto" w:fill="F9F9FB"/>
          </w:tcPr>
          <w:p w14:paraId="00000348" w14:textId="77777777" w:rsidR="00C14C0B" w:rsidRPr="00EB42BE" w:rsidRDefault="00DF6B49">
            <w:pPr>
              <w:ind w:left="60" w:right="60"/>
              <w:jc w:val="right"/>
              <w:rPr>
                <w:rFonts w:ascii="Arial" w:eastAsia="Arial" w:hAnsi="Arial" w:cs="Arial"/>
              </w:rPr>
            </w:pPr>
            <w:r w:rsidRPr="00EB42BE">
              <w:rPr>
                <w:rFonts w:ascii="Arial" w:eastAsia="Arial" w:hAnsi="Arial" w:cs="Arial"/>
              </w:rPr>
              <w:t>-.675</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349" w14:textId="77777777" w:rsidR="00C14C0B" w:rsidRPr="00EB42BE" w:rsidRDefault="00DF6B49">
            <w:pPr>
              <w:ind w:left="60" w:right="60"/>
              <w:jc w:val="right"/>
              <w:rPr>
                <w:rFonts w:ascii="Arial" w:eastAsia="Arial" w:hAnsi="Arial" w:cs="Arial"/>
              </w:rPr>
            </w:pPr>
            <w:r w:rsidRPr="00EB42BE">
              <w:rPr>
                <w:rFonts w:ascii="Arial" w:eastAsia="Arial" w:hAnsi="Arial" w:cs="Arial"/>
              </w:rPr>
              <w:t>.250</w:t>
            </w:r>
          </w:p>
        </w:tc>
        <w:tc>
          <w:tcPr>
            <w:tcW w:w="1140" w:type="dxa"/>
            <w:tcBorders>
              <w:top w:val="single" w:sz="8" w:space="0" w:color="AEAEAE"/>
              <w:left w:val="single" w:sz="8" w:space="0" w:color="E0E0E0"/>
              <w:bottom w:val="single" w:sz="8" w:space="0" w:color="AEAEAE"/>
              <w:right w:val="single" w:sz="8" w:space="0" w:color="E0E0E0"/>
            </w:tcBorders>
            <w:shd w:val="clear" w:color="auto" w:fill="F9F9FB"/>
          </w:tcPr>
          <w:p w14:paraId="0000034A" w14:textId="77777777" w:rsidR="00C14C0B" w:rsidRPr="00EB42BE" w:rsidRDefault="00DF6B49">
            <w:pPr>
              <w:ind w:left="60" w:right="60"/>
              <w:jc w:val="right"/>
              <w:rPr>
                <w:rFonts w:ascii="Arial" w:eastAsia="Arial" w:hAnsi="Arial" w:cs="Arial"/>
              </w:rPr>
            </w:pPr>
            <w:r w:rsidRPr="00EB42BE">
              <w:rPr>
                <w:rFonts w:ascii="Arial" w:eastAsia="Arial" w:hAnsi="Arial" w:cs="Arial"/>
              </w:rPr>
              <w:t>.500</w:t>
            </w:r>
          </w:p>
        </w:tc>
        <w:tc>
          <w:tcPr>
            <w:tcW w:w="46" w:type="dxa"/>
            <w:vAlign w:val="center"/>
          </w:tcPr>
          <w:p w14:paraId="0000034B" w14:textId="77777777" w:rsidR="00C14C0B" w:rsidRPr="00EB42BE" w:rsidRDefault="00C14C0B">
            <w:pPr>
              <w:rPr>
                <w:rFonts w:ascii="Arial" w:eastAsia="Arial" w:hAnsi="Arial" w:cs="Arial"/>
              </w:rPr>
            </w:pPr>
          </w:p>
        </w:tc>
      </w:tr>
      <w:tr w:rsidR="00C14C0B" w:rsidRPr="00EB42BE" w14:paraId="1A004DA5" w14:textId="77777777" w:rsidTr="001A585C">
        <w:trPr>
          <w:trHeight w:val="497"/>
        </w:trPr>
        <w:tc>
          <w:tcPr>
            <w:tcW w:w="5575" w:type="dxa"/>
            <w:tcBorders>
              <w:top w:val="single" w:sz="8" w:space="0" w:color="AEAEAE"/>
              <w:bottom w:val="single" w:sz="8" w:space="0" w:color="152935"/>
            </w:tcBorders>
            <w:shd w:val="clear" w:color="auto" w:fill="E0E0E0"/>
          </w:tcPr>
          <w:p w14:paraId="0000034C" w14:textId="77777777" w:rsidR="00C14C0B" w:rsidRPr="00EB42BE" w:rsidRDefault="00DF6B49">
            <w:pPr>
              <w:ind w:left="60" w:right="60"/>
              <w:rPr>
                <w:rFonts w:ascii="Arial" w:eastAsia="Arial" w:hAnsi="Arial" w:cs="Arial"/>
              </w:rPr>
            </w:pPr>
            <w:r w:rsidRPr="00EB42BE">
              <w:rPr>
                <w:rFonts w:ascii="Arial" w:eastAsia="Arial" w:hAnsi="Arial" w:cs="Arial"/>
              </w:rPr>
              <w:t>Performance (Target): I am likely to recommend Target to family and friends.</w:t>
            </w:r>
          </w:p>
        </w:tc>
        <w:tc>
          <w:tcPr>
            <w:tcW w:w="1350" w:type="dxa"/>
            <w:tcBorders>
              <w:top w:val="single" w:sz="8" w:space="0" w:color="AEAEAE"/>
              <w:bottom w:val="single" w:sz="8" w:space="0" w:color="152935"/>
              <w:right w:val="single" w:sz="8" w:space="0" w:color="E0E0E0"/>
            </w:tcBorders>
            <w:shd w:val="clear" w:color="auto" w:fill="F9F9FB"/>
          </w:tcPr>
          <w:p w14:paraId="0000034D" w14:textId="77777777" w:rsidR="00C14C0B" w:rsidRPr="00EB42BE" w:rsidRDefault="00DF6B49">
            <w:pPr>
              <w:ind w:left="60" w:right="60"/>
              <w:jc w:val="right"/>
              <w:rPr>
                <w:rFonts w:ascii="Arial" w:eastAsia="Arial" w:hAnsi="Arial" w:cs="Arial"/>
              </w:rPr>
            </w:pPr>
            <w:r w:rsidRPr="00EB42BE">
              <w:rPr>
                <w:rFonts w:ascii="Arial" w:eastAsia="Arial" w:hAnsi="Arial" w:cs="Arial"/>
              </w:rPr>
              <w:t>-1.425</w:t>
            </w:r>
          </w:p>
        </w:tc>
        <w:tc>
          <w:tcPr>
            <w:tcW w:w="1094" w:type="dxa"/>
            <w:tcBorders>
              <w:top w:val="single" w:sz="8" w:space="0" w:color="AEAEAE"/>
              <w:left w:val="single" w:sz="8" w:space="0" w:color="E0E0E0"/>
              <w:bottom w:val="single" w:sz="8" w:space="0" w:color="152935"/>
              <w:right w:val="single" w:sz="8" w:space="0" w:color="E0E0E0"/>
            </w:tcBorders>
            <w:shd w:val="clear" w:color="auto" w:fill="F9F9FB"/>
          </w:tcPr>
          <w:p w14:paraId="0000034E" w14:textId="77777777" w:rsidR="00C14C0B" w:rsidRPr="00EB42BE" w:rsidRDefault="00DF6B49">
            <w:pPr>
              <w:ind w:left="60" w:right="60"/>
              <w:jc w:val="right"/>
              <w:rPr>
                <w:rFonts w:ascii="Arial" w:eastAsia="Arial" w:hAnsi="Arial" w:cs="Arial"/>
              </w:rPr>
            </w:pPr>
            <w:r w:rsidRPr="00EB42BE">
              <w:rPr>
                <w:rFonts w:ascii="Arial" w:eastAsia="Arial" w:hAnsi="Arial" w:cs="Arial"/>
              </w:rPr>
              <w:t>.078</w:t>
            </w:r>
          </w:p>
        </w:tc>
        <w:tc>
          <w:tcPr>
            <w:tcW w:w="1140" w:type="dxa"/>
            <w:tcBorders>
              <w:top w:val="single" w:sz="8" w:space="0" w:color="AEAEAE"/>
              <w:left w:val="single" w:sz="8" w:space="0" w:color="E0E0E0"/>
              <w:bottom w:val="single" w:sz="8" w:space="0" w:color="152935"/>
              <w:right w:val="single" w:sz="8" w:space="0" w:color="E0E0E0"/>
            </w:tcBorders>
            <w:shd w:val="clear" w:color="auto" w:fill="F9F9FB"/>
          </w:tcPr>
          <w:p w14:paraId="0000034F" w14:textId="77777777" w:rsidR="00C14C0B" w:rsidRPr="00EB42BE" w:rsidRDefault="00DF6B49">
            <w:pPr>
              <w:ind w:left="60" w:right="60"/>
              <w:jc w:val="right"/>
              <w:rPr>
                <w:rFonts w:ascii="Arial" w:eastAsia="Arial" w:hAnsi="Arial" w:cs="Arial"/>
              </w:rPr>
            </w:pPr>
            <w:r w:rsidRPr="00EB42BE">
              <w:rPr>
                <w:rFonts w:ascii="Arial" w:eastAsia="Arial" w:hAnsi="Arial" w:cs="Arial"/>
              </w:rPr>
              <w:t>.155</w:t>
            </w:r>
          </w:p>
        </w:tc>
        <w:tc>
          <w:tcPr>
            <w:tcW w:w="46" w:type="dxa"/>
            <w:vAlign w:val="center"/>
          </w:tcPr>
          <w:p w14:paraId="00000350" w14:textId="77777777" w:rsidR="00C14C0B" w:rsidRPr="00EB42BE" w:rsidRDefault="00C14C0B">
            <w:pPr>
              <w:rPr>
                <w:rFonts w:ascii="Arial" w:eastAsia="Arial" w:hAnsi="Arial" w:cs="Arial"/>
              </w:rPr>
            </w:pPr>
          </w:p>
        </w:tc>
      </w:tr>
    </w:tbl>
    <w:p w14:paraId="00000351" w14:textId="77777777" w:rsidR="00C14C0B" w:rsidRPr="00EB42BE" w:rsidRDefault="00C14C0B">
      <w:pPr>
        <w:spacing w:line="240" w:lineRule="auto"/>
        <w:rPr>
          <w:rFonts w:ascii="Arial" w:eastAsia="Arial" w:hAnsi="Arial" w:cs="Arial"/>
        </w:rPr>
      </w:pPr>
    </w:p>
    <w:p w14:paraId="00000352" w14:textId="77777777" w:rsidR="00C14C0B" w:rsidRPr="00EB42BE" w:rsidRDefault="00DF6B49">
      <w:pPr>
        <w:spacing w:after="0" w:line="240" w:lineRule="auto"/>
        <w:jc w:val="both"/>
        <w:rPr>
          <w:rFonts w:ascii="Arial" w:eastAsia="Arial" w:hAnsi="Arial" w:cs="Arial"/>
        </w:rPr>
      </w:pPr>
      <w:r w:rsidRPr="00EB42BE">
        <w:rPr>
          <w:rFonts w:ascii="Arial" w:eastAsia="Arial" w:hAnsi="Arial" w:cs="Arial"/>
        </w:rPr>
        <w:t xml:space="preserve">The Sig (2-tailed) is &lt; 0.05 for all the following variables; I am a regular customer at Target, I like the fast self–checkout option at Target, Offers a variety of product options, Has more convenient locations for me, Offers products at Reasonable Prices, Has High Product Quality, Has Excellent Customer Service, Has a flexible return policy. This means that the result is statistically significant. Further, since </w:t>
      </w:r>
      <w:proofErr w:type="spellStart"/>
      <w:r w:rsidRPr="00EB42BE">
        <w:rPr>
          <w:rFonts w:ascii="Arial" w:eastAsia="Arial" w:hAnsi="Arial" w:cs="Arial"/>
        </w:rPr>
        <w:t>t</w:t>
      </w:r>
      <w:proofErr w:type="spellEnd"/>
      <w:r w:rsidRPr="00EB42BE">
        <w:rPr>
          <w:rFonts w:ascii="Arial" w:eastAsia="Arial" w:hAnsi="Arial" w:cs="Arial"/>
        </w:rPr>
        <w:t xml:space="preserve"> is negative for these variables, it means that the mean of the variable is lesser than the Test Value chosen (4). So, the combination of these two means that the mean of the variables above is significantly lower than the Test Value chosen (4). Therefore, using the test value of 4, Target needs improvement to achieve this desired mean. However, the Sig (2-tailed) is &gt; 0.05 for “I am satisfied with the Overall Experience, I am likely to recommend Target to family and friends”, this means that the result is statistically insignificant. Therefore, we fail to reject the Null hypothesis and conclude that the mean of the variables is equal to 4.</w:t>
      </w:r>
    </w:p>
    <w:p w14:paraId="00000353" w14:textId="77777777" w:rsidR="00C14C0B" w:rsidRPr="00EB42BE" w:rsidRDefault="00C14C0B">
      <w:pPr>
        <w:spacing w:after="0" w:line="240" w:lineRule="auto"/>
        <w:jc w:val="both"/>
        <w:rPr>
          <w:rFonts w:ascii="Arial" w:eastAsia="Arial" w:hAnsi="Arial" w:cs="Arial"/>
        </w:rPr>
      </w:pPr>
    </w:p>
    <w:p w14:paraId="00000354" w14:textId="77777777" w:rsidR="00C14C0B" w:rsidRPr="00EB42BE" w:rsidRDefault="00DF6B49">
      <w:pPr>
        <w:spacing w:before="240" w:after="24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The results show that most of the sample had a less promising outlook on Target’s performance when evaluated on the following variables; I am a regular customer at Target, I like the fast self–checkout option at Target, Offers a variety of product options, Has more convenient locations for me, Offers products at Reasonable Prices, Has High Product Quality, Has Excellent Customer Service, Has a flexible return policy, we therefore recommend that Target needs improvement on these variables. On the other hand, the sample had a positive outlook on variables like; I am satisfied with the Overall Experience, I am likely to recommend Target to family and friends, It is therefore recommended that Target continue</w:t>
      </w:r>
      <w:sdt>
        <w:sdtPr>
          <w:rPr>
            <w:rFonts w:ascii="Arial" w:hAnsi="Arial" w:cs="Arial"/>
          </w:rPr>
          <w:tag w:val="goog_rdk_24"/>
          <w:id w:val="828258306"/>
        </w:sdtPr>
        <w:sdtContent>
          <w:del w:id="3" w:author="Dr. Beheruz N. Sethna" w:date="2024-04-20T02:42:00Z">
            <w:r w:rsidRPr="00EB42BE">
              <w:rPr>
                <w:rFonts w:ascii="Arial" w:eastAsia="Arial" w:hAnsi="Arial" w:cs="Arial"/>
              </w:rPr>
              <w:delText>s</w:delText>
            </w:r>
          </w:del>
        </w:sdtContent>
      </w:sdt>
      <w:r w:rsidRPr="00EB42BE">
        <w:rPr>
          <w:rFonts w:ascii="Arial" w:eastAsia="Arial" w:hAnsi="Arial" w:cs="Arial"/>
        </w:rPr>
        <w:t xml:space="preserve"> its policies and practices for these variables to build a healthy customer perception.</w:t>
      </w:r>
    </w:p>
    <w:p w14:paraId="2A5A7887" w14:textId="77777777" w:rsidR="00EF40EA" w:rsidRPr="00EB42BE" w:rsidRDefault="00EF40EA" w:rsidP="00EF40EA">
      <w:pPr>
        <w:spacing w:after="160" w:line="240" w:lineRule="auto"/>
        <w:rPr>
          <w:rFonts w:ascii="Arial" w:eastAsia="Arial" w:hAnsi="Arial" w:cs="Arial"/>
          <w:b/>
        </w:rPr>
      </w:pPr>
      <w:r w:rsidRPr="00EB42BE">
        <w:rPr>
          <w:rFonts w:ascii="Arial" w:eastAsia="Arial" w:hAnsi="Arial" w:cs="Arial"/>
          <w:b/>
        </w:rPr>
        <w:t>The following variables had means significantly greater than 4:</w:t>
      </w:r>
    </w:p>
    <w:p w14:paraId="6BCEAE9A" w14:textId="77777777" w:rsidR="00EF40EA" w:rsidRPr="00EB42BE" w:rsidRDefault="00EF40EA" w:rsidP="00EF40EA">
      <w:pPr>
        <w:spacing w:after="160" w:line="240" w:lineRule="auto"/>
        <w:rPr>
          <w:rFonts w:ascii="Arial" w:eastAsia="Arial" w:hAnsi="Arial" w:cs="Arial"/>
        </w:rPr>
      </w:pPr>
      <w:r w:rsidRPr="00EB42BE">
        <w:rPr>
          <w:rFonts w:ascii="Arial" w:eastAsia="Arial" w:hAnsi="Arial" w:cs="Arial"/>
        </w:rPr>
        <w:t>None</w:t>
      </w:r>
    </w:p>
    <w:p w14:paraId="730D48CC" w14:textId="77777777" w:rsidR="00EF40EA" w:rsidRPr="00EB42BE" w:rsidRDefault="00EF40EA" w:rsidP="00EF40EA">
      <w:pPr>
        <w:spacing w:after="160" w:line="240" w:lineRule="auto"/>
        <w:rPr>
          <w:rFonts w:ascii="Arial" w:eastAsia="Arial" w:hAnsi="Arial" w:cs="Arial"/>
          <w:b/>
        </w:rPr>
      </w:pPr>
      <w:r w:rsidRPr="00EB42BE">
        <w:rPr>
          <w:rFonts w:ascii="Arial" w:eastAsia="Arial" w:hAnsi="Arial" w:cs="Arial"/>
          <w:b/>
        </w:rPr>
        <w:lastRenderedPageBreak/>
        <w:t>The following variables had means insignificantly different from 4:</w:t>
      </w:r>
    </w:p>
    <w:p w14:paraId="5FAEA7E1" w14:textId="77777777" w:rsidR="00EF40EA" w:rsidRPr="00EB42BE" w:rsidRDefault="00EF40EA" w:rsidP="00EF40EA">
      <w:pPr>
        <w:spacing w:after="0" w:line="240" w:lineRule="auto"/>
        <w:ind w:right="60"/>
        <w:rPr>
          <w:rFonts w:ascii="Arial" w:eastAsia="Arial" w:hAnsi="Arial" w:cs="Arial"/>
        </w:rPr>
      </w:pPr>
      <w:r w:rsidRPr="00EB42BE">
        <w:rPr>
          <w:rFonts w:ascii="Arial" w:eastAsia="Arial" w:hAnsi="Arial" w:cs="Arial"/>
        </w:rPr>
        <w:t>Has High Product Quality</w:t>
      </w:r>
    </w:p>
    <w:p w14:paraId="4A6B40A0" w14:textId="77777777" w:rsidR="00EF40EA" w:rsidRPr="00EB42BE" w:rsidRDefault="00EF40EA" w:rsidP="00EF40EA">
      <w:pPr>
        <w:spacing w:after="0" w:line="240" w:lineRule="auto"/>
        <w:ind w:right="60"/>
        <w:rPr>
          <w:rFonts w:ascii="Arial" w:eastAsia="Arial" w:hAnsi="Arial" w:cs="Arial"/>
        </w:rPr>
      </w:pPr>
      <w:r w:rsidRPr="00EB42BE">
        <w:rPr>
          <w:rFonts w:ascii="Arial" w:eastAsia="Arial" w:hAnsi="Arial" w:cs="Arial"/>
        </w:rPr>
        <w:t>I am satisfied with the Overall Experience</w:t>
      </w:r>
    </w:p>
    <w:p w14:paraId="0F9B0475" w14:textId="77777777" w:rsidR="00EF40EA" w:rsidRPr="00EB42BE" w:rsidRDefault="00EF40EA" w:rsidP="00EF40EA">
      <w:pPr>
        <w:spacing w:after="0" w:line="240" w:lineRule="auto"/>
        <w:ind w:right="60"/>
        <w:rPr>
          <w:rFonts w:ascii="Arial" w:eastAsia="Arial" w:hAnsi="Arial" w:cs="Arial"/>
        </w:rPr>
      </w:pPr>
      <w:r w:rsidRPr="00EB42BE">
        <w:rPr>
          <w:rFonts w:ascii="Arial" w:eastAsia="Arial" w:hAnsi="Arial" w:cs="Arial"/>
        </w:rPr>
        <w:t>I am likely to recommend Target to family and friends.</w:t>
      </w:r>
    </w:p>
    <w:p w14:paraId="4906B72C" w14:textId="77777777" w:rsidR="00EF40EA" w:rsidRPr="00EB42BE" w:rsidRDefault="00EF40EA" w:rsidP="00EF40EA">
      <w:pPr>
        <w:spacing w:after="0" w:line="240" w:lineRule="auto"/>
        <w:ind w:right="60"/>
        <w:rPr>
          <w:rFonts w:ascii="Arial" w:eastAsia="Arial" w:hAnsi="Arial" w:cs="Arial"/>
        </w:rPr>
      </w:pPr>
    </w:p>
    <w:p w14:paraId="21ADF571" w14:textId="77777777" w:rsidR="00EF40EA" w:rsidRPr="00EB42BE" w:rsidRDefault="00EF40EA" w:rsidP="00EF40EA">
      <w:pPr>
        <w:spacing w:after="160" w:line="240" w:lineRule="auto"/>
        <w:rPr>
          <w:rFonts w:ascii="Arial" w:eastAsia="Arial" w:hAnsi="Arial" w:cs="Arial"/>
          <w:b/>
        </w:rPr>
      </w:pPr>
      <w:r w:rsidRPr="00EB42BE">
        <w:rPr>
          <w:rFonts w:ascii="Arial" w:eastAsia="Arial" w:hAnsi="Arial" w:cs="Arial"/>
          <w:b/>
        </w:rPr>
        <w:t>The following variables had means significantly less than 4, but greater than 3: </w:t>
      </w:r>
    </w:p>
    <w:p w14:paraId="29ADBD74" w14:textId="77777777" w:rsidR="00EF40EA" w:rsidRPr="00EB42BE" w:rsidRDefault="00EF40EA" w:rsidP="00EF40EA">
      <w:pPr>
        <w:spacing w:after="0" w:line="240" w:lineRule="auto"/>
        <w:rPr>
          <w:rFonts w:ascii="Arial" w:eastAsia="Arial" w:hAnsi="Arial" w:cs="Arial"/>
        </w:rPr>
      </w:pPr>
      <w:r w:rsidRPr="00EB42BE">
        <w:rPr>
          <w:rFonts w:ascii="Arial" w:eastAsia="Arial" w:hAnsi="Arial" w:cs="Arial"/>
        </w:rPr>
        <w:t>I am a regular customer at Target</w:t>
      </w:r>
    </w:p>
    <w:p w14:paraId="0949D6F9" w14:textId="77777777" w:rsidR="00EF40EA" w:rsidRPr="00EB42BE" w:rsidRDefault="00EF40EA" w:rsidP="00EF40EA">
      <w:pPr>
        <w:spacing w:after="0" w:line="240" w:lineRule="auto"/>
        <w:ind w:right="60"/>
        <w:rPr>
          <w:rFonts w:ascii="Arial" w:eastAsia="Arial" w:hAnsi="Arial" w:cs="Arial"/>
        </w:rPr>
      </w:pPr>
      <w:r w:rsidRPr="00EB42BE">
        <w:rPr>
          <w:rFonts w:ascii="Arial" w:eastAsia="Arial" w:hAnsi="Arial" w:cs="Arial"/>
        </w:rPr>
        <w:t>I like the fast self–checkout option at Target</w:t>
      </w:r>
    </w:p>
    <w:p w14:paraId="70C8BB09" w14:textId="77777777" w:rsidR="00EF40EA" w:rsidRPr="00EB42BE" w:rsidRDefault="00EF40EA" w:rsidP="00EF40EA">
      <w:pPr>
        <w:spacing w:after="0" w:line="240" w:lineRule="auto"/>
        <w:rPr>
          <w:rFonts w:ascii="Arial" w:eastAsia="Arial" w:hAnsi="Arial" w:cs="Arial"/>
        </w:rPr>
      </w:pPr>
      <w:r w:rsidRPr="00EB42BE">
        <w:rPr>
          <w:rFonts w:ascii="Arial" w:eastAsia="Arial" w:hAnsi="Arial" w:cs="Arial"/>
        </w:rPr>
        <w:t>Offers a variety of product options</w:t>
      </w:r>
    </w:p>
    <w:p w14:paraId="5FBC4B64" w14:textId="77777777" w:rsidR="00EF40EA" w:rsidRPr="00EB42BE" w:rsidRDefault="00EF40EA" w:rsidP="00EF40EA">
      <w:pPr>
        <w:spacing w:after="0" w:line="240" w:lineRule="auto"/>
        <w:ind w:right="60"/>
        <w:rPr>
          <w:rFonts w:ascii="Arial" w:eastAsia="Arial" w:hAnsi="Arial" w:cs="Arial"/>
        </w:rPr>
      </w:pPr>
      <w:r w:rsidRPr="00EB42BE">
        <w:rPr>
          <w:rFonts w:ascii="Arial" w:eastAsia="Arial" w:hAnsi="Arial" w:cs="Arial"/>
        </w:rPr>
        <w:t>Has more convenient locations for me</w:t>
      </w:r>
    </w:p>
    <w:p w14:paraId="55A536BC" w14:textId="77777777" w:rsidR="00EF40EA" w:rsidRPr="00EB42BE" w:rsidRDefault="00EF40EA" w:rsidP="00EF40EA">
      <w:pPr>
        <w:spacing w:after="0" w:line="240" w:lineRule="auto"/>
        <w:ind w:right="60"/>
        <w:rPr>
          <w:rFonts w:ascii="Arial" w:eastAsia="Arial" w:hAnsi="Arial" w:cs="Arial"/>
        </w:rPr>
      </w:pPr>
      <w:r w:rsidRPr="00EB42BE">
        <w:rPr>
          <w:rFonts w:ascii="Arial" w:eastAsia="Arial" w:hAnsi="Arial" w:cs="Arial"/>
        </w:rPr>
        <w:t>Has Excellent Customer Service</w:t>
      </w:r>
    </w:p>
    <w:p w14:paraId="3E31AA5B" w14:textId="77777777" w:rsidR="00EF40EA" w:rsidRPr="00EB42BE" w:rsidRDefault="00EF40EA" w:rsidP="00EF40EA">
      <w:pPr>
        <w:spacing w:after="0" w:line="240" w:lineRule="auto"/>
        <w:rPr>
          <w:rFonts w:ascii="Arial" w:eastAsia="Arial" w:hAnsi="Arial" w:cs="Arial"/>
        </w:rPr>
      </w:pPr>
      <w:r w:rsidRPr="00EB42BE">
        <w:rPr>
          <w:rFonts w:ascii="Arial" w:eastAsia="Arial" w:hAnsi="Arial" w:cs="Arial"/>
        </w:rPr>
        <w:t>Has a flexible return policy</w:t>
      </w:r>
    </w:p>
    <w:p w14:paraId="126139A8" w14:textId="77777777" w:rsidR="00EF40EA" w:rsidRPr="00EB42BE" w:rsidRDefault="00EF40EA" w:rsidP="00EF40EA">
      <w:pPr>
        <w:spacing w:after="0" w:line="240" w:lineRule="auto"/>
        <w:rPr>
          <w:rFonts w:ascii="Arial" w:eastAsia="Arial" w:hAnsi="Arial" w:cs="Arial"/>
        </w:rPr>
      </w:pPr>
    </w:p>
    <w:p w14:paraId="36ED9848" w14:textId="77777777" w:rsidR="00EF40EA" w:rsidRPr="00EB42BE" w:rsidRDefault="00EF40EA" w:rsidP="00EF40EA">
      <w:pPr>
        <w:spacing w:after="0" w:line="240" w:lineRule="auto"/>
        <w:ind w:right="60"/>
        <w:rPr>
          <w:rFonts w:ascii="Arial" w:eastAsia="Arial" w:hAnsi="Arial" w:cs="Arial"/>
          <w:b/>
        </w:rPr>
      </w:pPr>
      <w:r w:rsidRPr="00EB42BE">
        <w:rPr>
          <w:rFonts w:ascii="Arial" w:eastAsia="Arial" w:hAnsi="Arial" w:cs="Arial"/>
          <w:b/>
        </w:rPr>
        <w:t>The following variables had means insignificantly different from 3: </w:t>
      </w:r>
    </w:p>
    <w:p w14:paraId="53F7C91D" w14:textId="77777777" w:rsidR="00EF40EA" w:rsidRPr="00EB42BE" w:rsidRDefault="00EF40EA" w:rsidP="00EF40EA">
      <w:pPr>
        <w:spacing w:after="0" w:line="240" w:lineRule="auto"/>
        <w:ind w:right="60"/>
        <w:rPr>
          <w:rFonts w:ascii="Arial" w:eastAsia="Arial" w:hAnsi="Arial" w:cs="Arial"/>
        </w:rPr>
      </w:pPr>
      <w:r w:rsidRPr="00EB42BE">
        <w:rPr>
          <w:rFonts w:ascii="Arial" w:eastAsia="Arial" w:hAnsi="Arial" w:cs="Arial"/>
        </w:rPr>
        <w:t>Offers products at Reasonable Prices</w:t>
      </w:r>
    </w:p>
    <w:p w14:paraId="63EB37E6" w14:textId="77777777" w:rsidR="00EF40EA" w:rsidRPr="00EB42BE" w:rsidRDefault="00EF40EA" w:rsidP="00EF40EA">
      <w:pPr>
        <w:spacing w:after="0" w:line="240" w:lineRule="auto"/>
        <w:ind w:right="60"/>
        <w:rPr>
          <w:rFonts w:ascii="Arial" w:eastAsia="Arial" w:hAnsi="Arial" w:cs="Arial"/>
        </w:rPr>
      </w:pPr>
    </w:p>
    <w:p w14:paraId="51CC4EA4" w14:textId="77777777" w:rsidR="00EF40EA" w:rsidRPr="00EB42BE" w:rsidRDefault="00EF40EA" w:rsidP="00EF40EA">
      <w:pPr>
        <w:spacing w:after="160" w:line="240" w:lineRule="auto"/>
        <w:rPr>
          <w:rFonts w:ascii="Arial" w:eastAsia="Arial" w:hAnsi="Arial" w:cs="Arial"/>
          <w:b/>
        </w:rPr>
      </w:pPr>
      <w:r w:rsidRPr="00EB42BE">
        <w:rPr>
          <w:rFonts w:ascii="Arial" w:eastAsia="Arial" w:hAnsi="Arial" w:cs="Arial"/>
          <w:b/>
        </w:rPr>
        <w:t>The following variables had means significantly less than 3:</w:t>
      </w:r>
    </w:p>
    <w:p w14:paraId="25F1CC7C" w14:textId="77777777" w:rsidR="00EF40EA" w:rsidRPr="00EB42BE" w:rsidRDefault="00EF40EA" w:rsidP="00EF40EA">
      <w:pPr>
        <w:spacing w:after="160" w:line="240" w:lineRule="auto"/>
        <w:rPr>
          <w:rFonts w:ascii="Arial" w:eastAsia="Arial" w:hAnsi="Arial" w:cs="Arial"/>
        </w:rPr>
      </w:pPr>
      <w:r w:rsidRPr="00EB42BE">
        <w:rPr>
          <w:rFonts w:ascii="Arial" w:eastAsia="Arial" w:hAnsi="Arial" w:cs="Arial"/>
        </w:rPr>
        <w:t>None</w:t>
      </w:r>
    </w:p>
    <w:p w14:paraId="6032378A" w14:textId="77777777" w:rsidR="001A585C" w:rsidRPr="00EB42BE" w:rsidRDefault="001A585C" w:rsidP="001A585C">
      <w:pPr>
        <w:spacing w:line="240" w:lineRule="auto"/>
        <w:rPr>
          <w:rFonts w:ascii="Arial" w:hAnsi="Arial" w:cs="Arial"/>
        </w:rPr>
      </w:pPr>
    </w:p>
    <w:p w14:paraId="210A07A8" w14:textId="77777777" w:rsidR="00EF40EA" w:rsidRPr="00EB42BE" w:rsidRDefault="00EF40EA">
      <w:pPr>
        <w:rPr>
          <w:rFonts w:ascii="Arial" w:eastAsia="Arial" w:hAnsi="Arial" w:cs="Arial"/>
          <w:b/>
          <w:sz w:val="28"/>
          <w:szCs w:val="28"/>
        </w:rPr>
      </w:pPr>
      <w:r w:rsidRPr="00EB42BE">
        <w:rPr>
          <w:rFonts w:ascii="Arial" w:eastAsia="Arial" w:hAnsi="Arial" w:cs="Arial"/>
          <w:b/>
          <w:sz w:val="28"/>
          <w:szCs w:val="28"/>
        </w:rPr>
        <w:br w:type="page"/>
      </w:r>
    </w:p>
    <w:p w14:paraId="00000357" w14:textId="483E81E5" w:rsidR="00C14C0B" w:rsidRPr="00EB42BE" w:rsidRDefault="00DF6B49" w:rsidP="001A585C">
      <w:pPr>
        <w:spacing w:line="240" w:lineRule="auto"/>
        <w:jc w:val="center"/>
        <w:rPr>
          <w:rFonts w:ascii="Arial" w:eastAsia="Arial" w:hAnsi="Arial" w:cs="Arial"/>
        </w:rPr>
      </w:pPr>
      <w:r w:rsidRPr="00EB42BE">
        <w:rPr>
          <w:rFonts w:ascii="Arial" w:eastAsia="Arial" w:hAnsi="Arial" w:cs="Arial"/>
          <w:b/>
          <w:sz w:val="28"/>
          <w:szCs w:val="28"/>
        </w:rPr>
        <w:lastRenderedPageBreak/>
        <w:t>Hypothesis Testing</w:t>
      </w:r>
    </w:p>
    <w:p w14:paraId="00000358" w14:textId="77777777" w:rsidR="00C14C0B" w:rsidRPr="00EB42BE" w:rsidRDefault="00DF6B49">
      <w:pPr>
        <w:spacing w:after="160" w:line="240" w:lineRule="auto"/>
        <w:jc w:val="center"/>
        <w:rPr>
          <w:rFonts w:ascii="Arial" w:eastAsia="Arial" w:hAnsi="Arial" w:cs="Arial"/>
          <w:i/>
        </w:rPr>
      </w:pPr>
      <w:r w:rsidRPr="00EB42BE">
        <w:rPr>
          <w:rFonts w:ascii="Arial" w:eastAsia="Arial" w:hAnsi="Arial" w:cs="Arial"/>
          <w:i/>
        </w:rPr>
        <w:t>Test of Differences between Means: (Gender)</w:t>
      </w:r>
    </w:p>
    <w:p w14:paraId="0000035A" w14:textId="5BFB8673" w:rsidR="00C14C0B" w:rsidRPr="00EB42BE" w:rsidRDefault="00DF6B49" w:rsidP="001A585C">
      <w:pPr>
        <w:spacing w:after="160" w:line="240" w:lineRule="auto"/>
        <w:jc w:val="center"/>
        <w:rPr>
          <w:rFonts w:ascii="Arial" w:eastAsia="Arial" w:hAnsi="Arial" w:cs="Arial"/>
          <w:u w:val="single"/>
        </w:rPr>
      </w:pPr>
      <w:r w:rsidRPr="00EB42BE">
        <w:rPr>
          <w:rFonts w:ascii="Arial" w:eastAsia="Arial" w:hAnsi="Arial" w:cs="Arial"/>
          <w:u w:val="single"/>
        </w:rPr>
        <w:t>General Factors</w:t>
      </w:r>
    </w:p>
    <w:tbl>
      <w:tblPr>
        <w:tblStyle w:val="affb"/>
        <w:tblW w:w="78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20"/>
        <w:gridCol w:w="2242"/>
        <w:gridCol w:w="701"/>
      </w:tblGrid>
      <w:tr w:rsidR="00C14C0B" w:rsidRPr="00EB42BE" w14:paraId="01D13390" w14:textId="77777777" w:rsidTr="001A585C">
        <w:trPr>
          <w:trHeight w:val="250"/>
          <w:jc w:val="center"/>
        </w:trPr>
        <w:tc>
          <w:tcPr>
            <w:tcW w:w="4920" w:type="dxa"/>
            <w:tcBorders>
              <w:bottom w:val="single" w:sz="8" w:space="0" w:color="152935"/>
            </w:tcBorders>
          </w:tcPr>
          <w:p w14:paraId="0000035B" w14:textId="77777777" w:rsidR="00C14C0B" w:rsidRPr="00EB42BE" w:rsidRDefault="00C14C0B">
            <w:pPr>
              <w:jc w:val="center"/>
              <w:rPr>
                <w:rFonts w:ascii="Arial" w:eastAsia="Arial" w:hAnsi="Arial" w:cs="Arial"/>
              </w:rPr>
            </w:pPr>
          </w:p>
        </w:tc>
        <w:tc>
          <w:tcPr>
            <w:tcW w:w="2242" w:type="dxa"/>
            <w:tcBorders>
              <w:bottom w:val="single" w:sz="8" w:space="0" w:color="152935"/>
              <w:right w:val="single" w:sz="8" w:space="0" w:color="E0E0E0"/>
            </w:tcBorders>
            <w:shd w:val="clear" w:color="auto" w:fill="FFFFFF"/>
            <w:vAlign w:val="bottom"/>
          </w:tcPr>
          <w:p w14:paraId="0000035C" w14:textId="77777777" w:rsidR="00C14C0B" w:rsidRPr="00EB42BE" w:rsidRDefault="00DF6B49">
            <w:pPr>
              <w:ind w:left="60" w:right="60"/>
              <w:jc w:val="center"/>
              <w:rPr>
                <w:rFonts w:ascii="Arial" w:eastAsia="Arial" w:hAnsi="Arial" w:cs="Arial"/>
              </w:rPr>
            </w:pPr>
            <w:r w:rsidRPr="00EB42BE">
              <w:rPr>
                <w:rFonts w:ascii="Arial" w:eastAsia="Arial" w:hAnsi="Arial" w:cs="Arial"/>
              </w:rPr>
              <w:t>What is your gender?</w:t>
            </w:r>
          </w:p>
        </w:tc>
        <w:tc>
          <w:tcPr>
            <w:tcW w:w="701" w:type="dxa"/>
            <w:tcBorders>
              <w:left w:val="single" w:sz="8" w:space="0" w:color="E0E0E0"/>
              <w:bottom w:val="single" w:sz="8" w:space="0" w:color="152935"/>
              <w:right w:val="single" w:sz="8" w:space="0" w:color="E0E0E0"/>
            </w:tcBorders>
            <w:shd w:val="clear" w:color="auto" w:fill="FFFFFF"/>
            <w:vAlign w:val="bottom"/>
          </w:tcPr>
          <w:p w14:paraId="0000035D" w14:textId="77777777" w:rsidR="00C14C0B" w:rsidRPr="00EB42BE" w:rsidRDefault="00DF6B49">
            <w:pPr>
              <w:ind w:left="60" w:right="60"/>
              <w:jc w:val="center"/>
              <w:rPr>
                <w:rFonts w:ascii="Arial" w:eastAsia="Arial" w:hAnsi="Arial" w:cs="Arial"/>
              </w:rPr>
            </w:pPr>
            <w:r w:rsidRPr="00EB42BE">
              <w:rPr>
                <w:rFonts w:ascii="Arial" w:eastAsia="Arial" w:hAnsi="Arial" w:cs="Arial"/>
              </w:rPr>
              <w:t>Mean</w:t>
            </w:r>
          </w:p>
        </w:tc>
      </w:tr>
      <w:tr w:rsidR="00C14C0B" w:rsidRPr="00EB42BE" w14:paraId="51B3C44C" w14:textId="77777777" w:rsidTr="001A585C">
        <w:trPr>
          <w:trHeight w:val="262"/>
          <w:jc w:val="center"/>
        </w:trPr>
        <w:tc>
          <w:tcPr>
            <w:tcW w:w="4920" w:type="dxa"/>
            <w:vMerge w:val="restart"/>
            <w:tcBorders>
              <w:top w:val="single" w:sz="8" w:space="0" w:color="152935"/>
              <w:bottom w:val="single" w:sz="8" w:space="0" w:color="152935"/>
            </w:tcBorders>
            <w:shd w:val="clear" w:color="auto" w:fill="E0E0E0"/>
          </w:tcPr>
          <w:p w14:paraId="0000035E" w14:textId="77777777" w:rsidR="00C14C0B" w:rsidRPr="00EB42BE" w:rsidRDefault="00DF6B49">
            <w:pPr>
              <w:ind w:left="60" w:right="60"/>
              <w:jc w:val="center"/>
              <w:rPr>
                <w:rFonts w:ascii="Arial" w:eastAsia="Arial" w:hAnsi="Arial" w:cs="Arial"/>
              </w:rPr>
            </w:pPr>
            <w:r w:rsidRPr="00EB42BE">
              <w:rPr>
                <w:rFonts w:ascii="Arial" w:eastAsia="Arial" w:hAnsi="Arial" w:cs="Arial"/>
              </w:rPr>
              <w:t>General Factors: Fast Self-Checkout</w:t>
            </w:r>
          </w:p>
        </w:tc>
        <w:tc>
          <w:tcPr>
            <w:tcW w:w="2242" w:type="dxa"/>
            <w:tcBorders>
              <w:top w:val="single" w:sz="8" w:space="0" w:color="152935"/>
              <w:bottom w:val="single" w:sz="8" w:space="0" w:color="AEAEAE"/>
              <w:right w:val="single" w:sz="8" w:space="0" w:color="E0E0E0"/>
            </w:tcBorders>
            <w:shd w:val="clear" w:color="auto" w:fill="E0E0E0"/>
          </w:tcPr>
          <w:p w14:paraId="0000035F" w14:textId="77777777" w:rsidR="00C14C0B" w:rsidRPr="00EB42BE" w:rsidRDefault="00DF6B49">
            <w:pPr>
              <w:ind w:left="60" w:right="60"/>
              <w:jc w:val="center"/>
              <w:rPr>
                <w:rFonts w:ascii="Arial" w:eastAsia="Arial" w:hAnsi="Arial" w:cs="Arial"/>
              </w:rPr>
            </w:pPr>
            <w:r w:rsidRPr="00EB42BE">
              <w:rPr>
                <w:rFonts w:ascii="Arial" w:eastAsia="Arial" w:hAnsi="Arial" w:cs="Arial"/>
              </w:rPr>
              <w:t>Male</w:t>
            </w:r>
          </w:p>
        </w:tc>
        <w:tc>
          <w:tcPr>
            <w:tcW w:w="701" w:type="dxa"/>
            <w:tcBorders>
              <w:top w:val="single" w:sz="8" w:space="0" w:color="152935"/>
              <w:left w:val="single" w:sz="8" w:space="0" w:color="E0E0E0"/>
              <w:bottom w:val="single" w:sz="8" w:space="0" w:color="AEAEAE"/>
              <w:right w:val="single" w:sz="8" w:space="0" w:color="E0E0E0"/>
            </w:tcBorders>
            <w:shd w:val="clear" w:color="auto" w:fill="F9F9FB"/>
          </w:tcPr>
          <w:p w14:paraId="00000360" w14:textId="77777777" w:rsidR="00C14C0B" w:rsidRPr="00EB42BE" w:rsidRDefault="00DF6B49">
            <w:pPr>
              <w:ind w:left="60" w:right="60"/>
              <w:jc w:val="center"/>
              <w:rPr>
                <w:rFonts w:ascii="Arial" w:eastAsia="Arial" w:hAnsi="Arial" w:cs="Arial"/>
              </w:rPr>
            </w:pPr>
            <w:r w:rsidRPr="00EB42BE">
              <w:rPr>
                <w:rFonts w:ascii="Arial" w:eastAsia="Arial" w:hAnsi="Arial" w:cs="Arial"/>
              </w:rPr>
              <w:t>3.96</w:t>
            </w:r>
          </w:p>
        </w:tc>
      </w:tr>
      <w:tr w:rsidR="00C14C0B" w:rsidRPr="00EB42BE" w14:paraId="787E7F29" w14:textId="77777777" w:rsidTr="001A585C">
        <w:trPr>
          <w:trHeight w:val="274"/>
          <w:jc w:val="center"/>
        </w:trPr>
        <w:tc>
          <w:tcPr>
            <w:tcW w:w="4920" w:type="dxa"/>
            <w:vMerge/>
            <w:tcBorders>
              <w:top w:val="single" w:sz="8" w:space="0" w:color="152935"/>
              <w:bottom w:val="single" w:sz="8" w:space="0" w:color="152935"/>
            </w:tcBorders>
            <w:shd w:val="clear" w:color="auto" w:fill="E0E0E0"/>
          </w:tcPr>
          <w:p w14:paraId="00000361"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242" w:type="dxa"/>
            <w:tcBorders>
              <w:top w:val="single" w:sz="8" w:space="0" w:color="AEAEAE"/>
              <w:bottom w:val="single" w:sz="8" w:space="0" w:color="AEAEAE"/>
              <w:right w:val="single" w:sz="8" w:space="0" w:color="E0E0E0"/>
            </w:tcBorders>
            <w:shd w:val="clear" w:color="auto" w:fill="E0E0E0"/>
          </w:tcPr>
          <w:p w14:paraId="00000362" w14:textId="77777777" w:rsidR="00C14C0B" w:rsidRPr="00EB42BE" w:rsidRDefault="00DF6B49">
            <w:pPr>
              <w:ind w:left="60" w:right="60"/>
              <w:jc w:val="center"/>
              <w:rPr>
                <w:rFonts w:ascii="Arial" w:eastAsia="Arial" w:hAnsi="Arial" w:cs="Arial"/>
              </w:rPr>
            </w:pPr>
            <w:r w:rsidRPr="00EB42BE">
              <w:rPr>
                <w:rFonts w:ascii="Arial" w:eastAsia="Arial" w:hAnsi="Arial" w:cs="Arial"/>
              </w:rPr>
              <w:t>Female</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363" w14:textId="77777777" w:rsidR="00C14C0B" w:rsidRPr="00EB42BE" w:rsidRDefault="00DF6B49">
            <w:pPr>
              <w:ind w:left="60" w:right="60"/>
              <w:jc w:val="center"/>
              <w:rPr>
                <w:rFonts w:ascii="Arial" w:eastAsia="Arial" w:hAnsi="Arial" w:cs="Arial"/>
              </w:rPr>
            </w:pPr>
            <w:r w:rsidRPr="00EB42BE">
              <w:rPr>
                <w:rFonts w:ascii="Arial" w:eastAsia="Arial" w:hAnsi="Arial" w:cs="Arial"/>
              </w:rPr>
              <w:t>3.97</w:t>
            </w:r>
          </w:p>
        </w:tc>
      </w:tr>
      <w:tr w:rsidR="00C14C0B" w:rsidRPr="00EB42BE" w14:paraId="27E139CA" w14:textId="77777777" w:rsidTr="001A585C">
        <w:trPr>
          <w:trHeight w:val="250"/>
          <w:jc w:val="center"/>
        </w:trPr>
        <w:tc>
          <w:tcPr>
            <w:tcW w:w="4920" w:type="dxa"/>
            <w:vMerge w:val="restart"/>
            <w:tcBorders>
              <w:top w:val="single" w:sz="8" w:space="0" w:color="AEAEAE"/>
              <w:bottom w:val="single" w:sz="8" w:space="0" w:color="AEAEAE"/>
            </w:tcBorders>
            <w:shd w:val="clear" w:color="auto" w:fill="E0E0E0"/>
          </w:tcPr>
          <w:p w14:paraId="00000364" w14:textId="77777777" w:rsidR="00C14C0B" w:rsidRPr="00EB42BE" w:rsidRDefault="00DF6B49">
            <w:pPr>
              <w:ind w:left="60" w:right="60"/>
              <w:jc w:val="center"/>
              <w:rPr>
                <w:rFonts w:ascii="Arial" w:eastAsia="Arial" w:hAnsi="Arial" w:cs="Arial"/>
              </w:rPr>
            </w:pPr>
            <w:r w:rsidRPr="00EB42BE">
              <w:rPr>
                <w:rFonts w:ascii="Arial" w:eastAsia="Arial" w:hAnsi="Arial" w:cs="Arial"/>
              </w:rPr>
              <w:t>General Factors: Variety of Product Options</w:t>
            </w:r>
          </w:p>
        </w:tc>
        <w:tc>
          <w:tcPr>
            <w:tcW w:w="2242" w:type="dxa"/>
            <w:tcBorders>
              <w:top w:val="single" w:sz="8" w:space="0" w:color="AEAEAE"/>
              <w:bottom w:val="single" w:sz="8" w:space="0" w:color="AEAEAE"/>
              <w:right w:val="single" w:sz="8" w:space="0" w:color="E0E0E0"/>
            </w:tcBorders>
            <w:shd w:val="clear" w:color="auto" w:fill="E0E0E0"/>
          </w:tcPr>
          <w:p w14:paraId="00000365" w14:textId="77777777" w:rsidR="00C14C0B" w:rsidRPr="00EB42BE" w:rsidRDefault="00DF6B49">
            <w:pPr>
              <w:ind w:left="60" w:right="60"/>
              <w:jc w:val="center"/>
              <w:rPr>
                <w:rFonts w:ascii="Arial" w:eastAsia="Arial" w:hAnsi="Arial" w:cs="Arial"/>
              </w:rPr>
            </w:pPr>
            <w:r w:rsidRPr="00EB42BE">
              <w:rPr>
                <w:rFonts w:ascii="Arial" w:eastAsia="Arial" w:hAnsi="Arial" w:cs="Arial"/>
              </w:rPr>
              <w:t>Male</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366" w14:textId="77777777" w:rsidR="00C14C0B" w:rsidRPr="00EB42BE" w:rsidRDefault="00DF6B49">
            <w:pPr>
              <w:ind w:left="60" w:right="60"/>
              <w:jc w:val="center"/>
              <w:rPr>
                <w:rFonts w:ascii="Arial" w:eastAsia="Arial" w:hAnsi="Arial" w:cs="Arial"/>
              </w:rPr>
            </w:pPr>
            <w:r w:rsidRPr="00EB42BE">
              <w:rPr>
                <w:rFonts w:ascii="Arial" w:eastAsia="Arial" w:hAnsi="Arial" w:cs="Arial"/>
              </w:rPr>
              <w:t>4.16</w:t>
            </w:r>
          </w:p>
        </w:tc>
      </w:tr>
      <w:tr w:rsidR="00C14C0B" w:rsidRPr="00EB42BE" w14:paraId="0672B175" w14:textId="77777777" w:rsidTr="001A585C">
        <w:trPr>
          <w:trHeight w:val="274"/>
          <w:jc w:val="center"/>
        </w:trPr>
        <w:tc>
          <w:tcPr>
            <w:tcW w:w="4920" w:type="dxa"/>
            <w:vMerge/>
            <w:tcBorders>
              <w:top w:val="single" w:sz="8" w:space="0" w:color="AEAEAE"/>
              <w:bottom w:val="single" w:sz="8" w:space="0" w:color="AEAEAE"/>
            </w:tcBorders>
            <w:shd w:val="clear" w:color="auto" w:fill="E0E0E0"/>
          </w:tcPr>
          <w:p w14:paraId="00000367"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242" w:type="dxa"/>
            <w:tcBorders>
              <w:top w:val="single" w:sz="8" w:space="0" w:color="AEAEAE"/>
              <w:bottom w:val="single" w:sz="8" w:space="0" w:color="AEAEAE"/>
              <w:right w:val="single" w:sz="8" w:space="0" w:color="E0E0E0"/>
            </w:tcBorders>
            <w:shd w:val="clear" w:color="auto" w:fill="E0E0E0"/>
          </w:tcPr>
          <w:p w14:paraId="00000368" w14:textId="77777777" w:rsidR="00C14C0B" w:rsidRPr="00EB42BE" w:rsidRDefault="00DF6B49">
            <w:pPr>
              <w:ind w:left="60" w:right="60"/>
              <w:jc w:val="center"/>
              <w:rPr>
                <w:rFonts w:ascii="Arial" w:eastAsia="Arial" w:hAnsi="Arial" w:cs="Arial"/>
              </w:rPr>
            </w:pPr>
            <w:r w:rsidRPr="00EB42BE">
              <w:rPr>
                <w:rFonts w:ascii="Arial" w:eastAsia="Arial" w:hAnsi="Arial" w:cs="Arial"/>
              </w:rPr>
              <w:t>Female</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369" w14:textId="77777777" w:rsidR="00C14C0B" w:rsidRPr="00EB42BE" w:rsidRDefault="00DF6B49">
            <w:pPr>
              <w:ind w:left="60" w:right="60"/>
              <w:jc w:val="center"/>
              <w:rPr>
                <w:rFonts w:ascii="Arial" w:eastAsia="Arial" w:hAnsi="Arial" w:cs="Arial"/>
              </w:rPr>
            </w:pPr>
            <w:r w:rsidRPr="00EB42BE">
              <w:rPr>
                <w:rFonts w:ascii="Arial" w:eastAsia="Arial" w:hAnsi="Arial" w:cs="Arial"/>
              </w:rPr>
              <w:t>4.23</w:t>
            </w:r>
          </w:p>
        </w:tc>
      </w:tr>
      <w:tr w:rsidR="00C14C0B" w:rsidRPr="00EB42BE" w14:paraId="790E9C62" w14:textId="77777777" w:rsidTr="001A585C">
        <w:trPr>
          <w:trHeight w:val="262"/>
          <w:jc w:val="center"/>
        </w:trPr>
        <w:tc>
          <w:tcPr>
            <w:tcW w:w="4920" w:type="dxa"/>
            <w:vMerge w:val="restart"/>
            <w:tcBorders>
              <w:top w:val="single" w:sz="8" w:space="0" w:color="AEAEAE"/>
              <w:bottom w:val="single" w:sz="8" w:space="0" w:color="AEAEAE"/>
            </w:tcBorders>
            <w:shd w:val="clear" w:color="auto" w:fill="E0E0E0"/>
          </w:tcPr>
          <w:p w14:paraId="0000036A" w14:textId="77777777" w:rsidR="00C14C0B" w:rsidRPr="00EB42BE" w:rsidRDefault="00DF6B49">
            <w:pPr>
              <w:ind w:left="60" w:right="60"/>
              <w:jc w:val="center"/>
              <w:rPr>
                <w:rFonts w:ascii="Arial" w:eastAsia="Arial" w:hAnsi="Arial" w:cs="Arial"/>
              </w:rPr>
            </w:pPr>
            <w:r w:rsidRPr="00EB42BE">
              <w:rPr>
                <w:rFonts w:ascii="Arial" w:eastAsia="Arial" w:hAnsi="Arial" w:cs="Arial"/>
              </w:rPr>
              <w:t>General Factors: Stores are conveniently located</w:t>
            </w:r>
          </w:p>
        </w:tc>
        <w:tc>
          <w:tcPr>
            <w:tcW w:w="2242" w:type="dxa"/>
            <w:tcBorders>
              <w:top w:val="single" w:sz="8" w:space="0" w:color="AEAEAE"/>
              <w:bottom w:val="single" w:sz="8" w:space="0" w:color="AEAEAE"/>
              <w:right w:val="single" w:sz="8" w:space="0" w:color="E0E0E0"/>
            </w:tcBorders>
            <w:shd w:val="clear" w:color="auto" w:fill="E0E0E0"/>
          </w:tcPr>
          <w:p w14:paraId="0000036B" w14:textId="77777777" w:rsidR="00C14C0B" w:rsidRPr="00EB42BE" w:rsidRDefault="00DF6B49">
            <w:pPr>
              <w:ind w:left="60" w:right="60"/>
              <w:jc w:val="center"/>
              <w:rPr>
                <w:rFonts w:ascii="Arial" w:eastAsia="Arial" w:hAnsi="Arial" w:cs="Arial"/>
              </w:rPr>
            </w:pPr>
            <w:r w:rsidRPr="00EB42BE">
              <w:rPr>
                <w:rFonts w:ascii="Arial" w:eastAsia="Arial" w:hAnsi="Arial" w:cs="Arial"/>
              </w:rPr>
              <w:t>Male</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36C" w14:textId="77777777" w:rsidR="00C14C0B" w:rsidRPr="00EB42BE" w:rsidRDefault="00DF6B49">
            <w:pPr>
              <w:ind w:left="60" w:right="60"/>
              <w:jc w:val="center"/>
              <w:rPr>
                <w:rFonts w:ascii="Arial" w:eastAsia="Arial" w:hAnsi="Arial" w:cs="Arial"/>
              </w:rPr>
            </w:pPr>
            <w:r w:rsidRPr="00EB42BE">
              <w:rPr>
                <w:rFonts w:ascii="Arial" w:eastAsia="Arial" w:hAnsi="Arial" w:cs="Arial"/>
              </w:rPr>
              <w:t>4.08</w:t>
            </w:r>
          </w:p>
        </w:tc>
      </w:tr>
      <w:tr w:rsidR="00C14C0B" w:rsidRPr="00EB42BE" w14:paraId="4092555C" w14:textId="77777777" w:rsidTr="001A585C">
        <w:trPr>
          <w:trHeight w:val="262"/>
          <w:jc w:val="center"/>
        </w:trPr>
        <w:tc>
          <w:tcPr>
            <w:tcW w:w="4920" w:type="dxa"/>
            <w:vMerge/>
            <w:tcBorders>
              <w:top w:val="single" w:sz="8" w:space="0" w:color="AEAEAE"/>
              <w:bottom w:val="single" w:sz="8" w:space="0" w:color="AEAEAE"/>
            </w:tcBorders>
            <w:shd w:val="clear" w:color="auto" w:fill="E0E0E0"/>
          </w:tcPr>
          <w:p w14:paraId="0000036D"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242" w:type="dxa"/>
            <w:tcBorders>
              <w:top w:val="single" w:sz="8" w:space="0" w:color="AEAEAE"/>
              <w:bottom w:val="single" w:sz="8" w:space="0" w:color="AEAEAE"/>
              <w:right w:val="single" w:sz="8" w:space="0" w:color="E0E0E0"/>
            </w:tcBorders>
            <w:shd w:val="clear" w:color="auto" w:fill="E0E0E0"/>
          </w:tcPr>
          <w:p w14:paraId="0000036E" w14:textId="77777777" w:rsidR="00C14C0B" w:rsidRPr="00EB42BE" w:rsidRDefault="00DF6B49">
            <w:pPr>
              <w:ind w:left="60" w:right="60"/>
              <w:jc w:val="center"/>
              <w:rPr>
                <w:rFonts w:ascii="Arial" w:eastAsia="Arial" w:hAnsi="Arial" w:cs="Arial"/>
              </w:rPr>
            </w:pPr>
            <w:r w:rsidRPr="00EB42BE">
              <w:rPr>
                <w:rFonts w:ascii="Arial" w:eastAsia="Arial" w:hAnsi="Arial" w:cs="Arial"/>
              </w:rPr>
              <w:t>Female</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36F" w14:textId="77777777" w:rsidR="00C14C0B" w:rsidRPr="00EB42BE" w:rsidRDefault="00DF6B49">
            <w:pPr>
              <w:ind w:left="60" w:right="60"/>
              <w:jc w:val="center"/>
              <w:rPr>
                <w:rFonts w:ascii="Arial" w:eastAsia="Arial" w:hAnsi="Arial" w:cs="Arial"/>
              </w:rPr>
            </w:pPr>
            <w:r w:rsidRPr="00EB42BE">
              <w:rPr>
                <w:rFonts w:ascii="Arial" w:eastAsia="Arial" w:hAnsi="Arial" w:cs="Arial"/>
              </w:rPr>
              <w:t>4.16</w:t>
            </w:r>
          </w:p>
        </w:tc>
      </w:tr>
      <w:tr w:rsidR="00C14C0B" w:rsidRPr="00EB42BE" w14:paraId="48E18AB4" w14:textId="77777777" w:rsidTr="001A585C">
        <w:trPr>
          <w:trHeight w:val="262"/>
          <w:jc w:val="center"/>
        </w:trPr>
        <w:tc>
          <w:tcPr>
            <w:tcW w:w="4920" w:type="dxa"/>
            <w:vMerge w:val="restart"/>
            <w:tcBorders>
              <w:top w:val="single" w:sz="8" w:space="0" w:color="AEAEAE"/>
              <w:bottom w:val="single" w:sz="8" w:space="0" w:color="AEAEAE"/>
            </w:tcBorders>
            <w:shd w:val="clear" w:color="auto" w:fill="E0E0E0"/>
          </w:tcPr>
          <w:p w14:paraId="00000370" w14:textId="77777777" w:rsidR="00C14C0B" w:rsidRPr="00EB42BE" w:rsidRDefault="00DF6B49">
            <w:pPr>
              <w:ind w:left="60" w:right="60"/>
              <w:jc w:val="center"/>
              <w:rPr>
                <w:rFonts w:ascii="Arial" w:eastAsia="Arial" w:hAnsi="Arial" w:cs="Arial"/>
              </w:rPr>
            </w:pPr>
            <w:r w:rsidRPr="00EB42BE">
              <w:rPr>
                <w:rFonts w:ascii="Arial" w:eastAsia="Arial" w:hAnsi="Arial" w:cs="Arial"/>
              </w:rPr>
              <w:t>General Factors: Reasonable Prices</w:t>
            </w:r>
          </w:p>
        </w:tc>
        <w:tc>
          <w:tcPr>
            <w:tcW w:w="2242" w:type="dxa"/>
            <w:tcBorders>
              <w:top w:val="single" w:sz="8" w:space="0" w:color="AEAEAE"/>
              <w:bottom w:val="single" w:sz="8" w:space="0" w:color="AEAEAE"/>
              <w:right w:val="single" w:sz="8" w:space="0" w:color="E0E0E0"/>
            </w:tcBorders>
            <w:shd w:val="clear" w:color="auto" w:fill="E0E0E0"/>
          </w:tcPr>
          <w:p w14:paraId="00000371" w14:textId="77777777" w:rsidR="00C14C0B" w:rsidRPr="00EB42BE" w:rsidRDefault="00DF6B49">
            <w:pPr>
              <w:ind w:left="60" w:right="60"/>
              <w:jc w:val="center"/>
              <w:rPr>
                <w:rFonts w:ascii="Arial" w:eastAsia="Arial" w:hAnsi="Arial" w:cs="Arial"/>
              </w:rPr>
            </w:pPr>
            <w:r w:rsidRPr="00EB42BE">
              <w:rPr>
                <w:rFonts w:ascii="Arial" w:eastAsia="Arial" w:hAnsi="Arial" w:cs="Arial"/>
              </w:rPr>
              <w:t>Male</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372" w14:textId="77777777" w:rsidR="00C14C0B" w:rsidRPr="00EB42BE" w:rsidRDefault="00DF6B49">
            <w:pPr>
              <w:ind w:left="60" w:right="60"/>
              <w:jc w:val="center"/>
              <w:rPr>
                <w:rFonts w:ascii="Arial" w:eastAsia="Arial" w:hAnsi="Arial" w:cs="Arial"/>
              </w:rPr>
            </w:pPr>
            <w:r w:rsidRPr="00EB42BE">
              <w:rPr>
                <w:rFonts w:ascii="Arial" w:eastAsia="Arial" w:hAnsi="Arial" w:cs="Arial"/>
              </w:rPr>
              <w:t>4.03</w:t>
            </w:r>
          </w:p>
        </w:tc>
      </w:tr>
      <w:tr w:rsidR="00C14C0B" w:rsidRPr="00EB42BE" w14:paraId="0F9304E5" w14:textId="77777777" w:rsidTr="001A585C">
        <w:trPr>
          <w:trHeight w:val="148"/>
          <w:jc w:val="center"/>
        </w:trPr>
        <w:tc>
          <w:tcPr>
            <w:tcW w:w="4920" w:type="dxa"/>
            <w:vMerge/>
            <w:tcBorders>
              <w:top w:val="single" w:sz="8" w:space="0" w:color="AEAEAE"/>
              <w:bottom w:val="single" w:sz="8" w:space="0" w:color="AEAEAE"/>
            </w:tcBorders>
            <w:shd w:val="clear" w:color="auto" w:fill="E0E0E0"/>
          </w:tcPr>
          <w:p w14:paraId="00000373"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242" w:type="dxa"/>
            <w:tcBorders>
              <w:top w:val="single" w:sz="8" w:space="0" w:color="AEAEAE"/>
              <w:bottom w:val="single" w:sz="8" w:space="0" w:color="AEAEAE"/>
              <w:right w:val="single" w:sz="8" w:space="0" w:color="E0E0E0"/>
            </w:tcBorders>
            <w:shd w:val="clear" w:color="auto" w:fill="E0E0E0"/>
          </w:tcPr>
          <w:p w14:paraId="00000374" w14:textId="77777777" w:rsidR="00C14C0B" w:rsidRPr="00EB42BE" w:rsidRDefault="00DF6B49">
            <w:pPr>
              <w:ind w:left="60" w:right="60"/>
              <w:jc w:val="center"/>
              <w:rPr>
                <w:rFonts w:ascii="Arial" w:eastAsia="Arial" w:hAnsi="Arial" w:cs="Arial"/>
              </w:rPr>
            </w:pPr>
            <w:r w:rsidRPr="00EB42BE">
              <w:rPr>
                <w:rFonts w:ascii="Arial" w:eastAsia="Arial" w:hAnsi="Arial" w:cs="Arial"/>
              </w:rPr>
              <w:t>Female</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375" w14:textId="77777777" w:rsidR="00C14C0B" w:rsidRPr="00EB42BE" w:rsidRDefault="00DF6B49">
            <w:pPr>
              <w:ind w:left="60" w:right="60"/>
              <w:jc w:val="center"/>
              <w:rPr>
                <w:rFonts w:ascii="Arial" w:eastAsia="Arial" w:hAnsi="Arial" w:cs="Arial"/>
              </w:rPr>
            </w:pPr>
            <w:r w:rsidRPr="00EB42BE">
              <w:rPr>
                <w:rFonts w:ascii="Arial" w:eastAsia="Arial" w:hAnsi="Arial" w:cs="Arial"/>
              </w:rPr>
              <w:t>4.21</w:t>
            </w:r>
          </w:p>
        </w:tc>
      </w:tr>
      <w:tr w:rsidR="00C14C0B" w:rsidRPr="00EB42BE" w14:paraId="162F6F14" w14:textId="77777777" w:rsidTr="001A585C">
        <w:trPr>
          <w:trHeight w:val="250"/>
          <w:jc w:val="center"/>
        </w:trPr>
        <w:tc>
          <w:tcPr>
            <w:tcW w:w="4920" w:type="dxa"/>
            <w:vMerge w:val="restart"/>
            <w:tcBorders>
              <w:top w:val="single" w:sz="8" w:space="0" w:color="AEAEAE"/>
              <w:bottom w:val="single" w:sz="8" w:space="0" w:color="AEAEAE"/>
            </w:tcBorders>
            <w:shd w:val="clear" w:color="auto" w:fill="E0E0E0"/>
          </w:tcPr>
          <w:p w14:paraId="00000376" w14:textId="77777777" w:rsidR="00C14C0B" w:rsidRPr="00EB42BE" w:rsidRDefault="00DF6B49">
            <w:pPr>
              <w:ind w:left="60" w:right="60"/>
              <w:jc w:val="center"/>
              <w:rPr>
                <w:rFonts w:ascii="Arial" w:eastAsia="Arial" w:hAnsi="Arial" w:cs="Arial"/>
              </w:rPr>
            </w:pPr>
            <w:r w:rsidRPr="00EB42BE">
              <w:rPr>
                <w:rFonts w:ascii="Arial" w:eastAsia="Arial" w:hAnsi="Arial" w:cs="Arial"/>
              </w:rPr>
              <w:t>General Factors: Excellent Customer Service</w:t>
            </w:r>
          </w:p>
        </w:tc>
        <w:tc>
          <w:tcPr>
            <w:tcW w:w="2242" w:type="dxa"/>
            <w:tcBorders>
              <w:top w:val="single" w:sz="8" w:space="0" w:color="AEAEAE"/>
              <w:bottom w:val="single" w:sz="8" w:space="0" w:color="AEAEAE"/>
              <w:right w:val="single" w:sz="8" w:space="0" w:color="E0E0E0"/>
            </w:tcBorders>
            <w:shd w:val="clear" w:color="auto" w:fill="E0E0E0"/>
          </w:tcPr>
          <w:p w14:paraId="00000377" w14:textId="77777777" w:rsidR="00C14C0B" w:rsidRPr="00EB42BE" w:rsidRDefault="00DF6B49">
            <w:pPr>
              <w:ind w:left="60" w:right="60"/>
              <w:jc w:val="center"/>
              <w:rPr>
                <w:rFonts w:ascii="Arial" w:eastAsia="Arial" w:hAnsi="Arial" w:cs="Arial"/>
              </w:rPr>
            </w:pPr>
            <w:r w:rsidRPr="00EB42BE">
              <w:rPr>
                <w:rFonts w:ascii="Arial" w:eastAsia="Arial" w:hAnsi="Arial" w:cs="Arial"/>
              </w:rPr>
              <w:t>Male</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378" w14:textId="77777777" w:rsidR="00C14C0B" w:rsidRPr="00EB42BE" w:rsidRDefault="00DF6B49">
            <w:pPr>
              <w:ind w:left="60" w:right="60"/>
              <w:jc w:val="center"/>
              <w:rPr>
                <w:rFonts w:ascii="Arial" w:eastAsia="Arial" w:hAnsi="Arial" w:cs="Arial"/>
              </w:rPr>
            </w:pPr>
            <w:r w:rsidRPr="00EB42BE">
              <w:rPr>
                <w:rFonts w:ascii="Arial" w:eastAsia="Arial" w:hAnsi="Arial" w:cs="Arial"/>
              </w:rPr>
              <w:t>3.49</w:t>
            </w:r>
          </w:p>
        </w:tc>
      </w:tr>
      <w:tr w:rsidR="00C14C0B" w:rsidRPr="00EB42BE" w14:paraId="34C51A59" w14:textId="77777777" w:rsidTr="001A585C">
        <w:trPr>
          <w:trHeight w:val="274"/>
          <w:jc w:val="center"/>
        </w:trPr>
        <w:tc>
          <w:tcPr>
            <w:tcW w:w="4920" w:type="dxa"/>
            <w:vMerge/>
            <w:tcBorders>
              <w:top w:val="single" w:sz="8" w:space="0" w:color="AEAEAE"/>
              <w:bottom w:val="single" w:sz="8" w:space="0" w:color="AEAEAE"/>
            </w:tcBorders>
            <w:shd w:val="clear" w:color="auto" w:fill="E0E0E0"/>
          </w:tcPr>
          <w:p w14:paraId="00000379"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242" w:type="dxa"/>
            <w:tcBorders>
              <w:top w:val="single" w:sz="8" w:space="0" w:color="AEAEAE"/>
              <w:bottom w:val="single" w:sz="8" w:space="0" w:color="AEAEAE"/>
              <w:right w:val="single" w:sz="8" w:space="0" w:color="E0E0E0"/>
            </w:tcBorders>
            <w:shd w:val="clear" w:color="auto" w:fill="E0E0E0"/>
          </w:tcPr>
          <w:p w14:paraId="0000037A" w14:textId="77777777" w:rsidR="00C14C0B" w:rsidRPr="00EB42BE" w:rsidRDefault="00DF6B49">
            <w:pPr>
              <w:ind w:left="60" w:right="60"/>
              <w:jc w:val="center"/>
              <w:rPr>
                <w:rFonts w:ascii="Arial" w:eastAsia="Arial" w:hAnsi="Arial" w:cs="Arial"/>
              </w:rPr>
            </w:pPr>
            <w:r w:rsidRPr="00EB42BE">
              <w:rPr>
                <w:rFonts w:ascii="Arial" w:eastAsia="Arial" w:hAnsi="Arial" w:cs="Arial"/>
              </w:rPr>
              <w:t>Female</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37B" w14:textId="77777777" w:rsidR="00C14C0B" w:rsidRPr="00EB42BE" w:rsidRDefault="00DF6B49">
            <w:pPr>
              <w:ind w:left="60" w:right="60"/>
              <w:jc w:val="center"/>
              <w:rPr>
                <w:rFonts w:ascii="Arial" w:eastAsia="Arial" w:hAnsi="Arial" w:cs="Arial"/>
              </w:rPr>
            </w:pPr>
            <w:r w:rsidRPr="00EB42BE">
              <w:rPr>
                <w:rFonts w:ascii="Arial" w:eastAsia="Arial" w:hAnsi="Arial" w:cs="Arial"/>
              </w:rPr>
              <w:t>3.49</w:t>
            </w:r>
          </w:p>
        </w:tc>
      </w:tr>
      <w:tr w:rsidR="00C14C0B" w:rsidRPr="00EB42BE" w14:paraId="08909822" w14:textId="77777777" w:rsidTr="001A585C">
        <w:trPr>
          <w:trHeight w:val="262"/>
          <w:jc w:val="center"/>
        </w:trPr>
        <w:tc>
          <w:tcPr>
            <w:tcW w:w="4920" w:type="dxa"/>
            <w:vMerge w:val="restart"/>
            <w:tcBorders>
              <w:top w:val="single" w:sz="8" w:space="0" w:color="AEAEAE"/>
              <w:bottom w:val="single" w:sz="8" w:space="0" w:color="AEAEAE"/>
            </w:tcBorders>
            <w:shd w:val="clear" w:color="auto" w:fill="E0E0E0"/>
          </w:tcPr>
          <w:p w14:paraId="0000037C" w14:textId="77777777" w:rsidR="00C14C0B" w:rsidRPr="00EB42BE" w:rsidRDefault="00DF6B49">
            <w:pPr>
              <w:ind w:left="60" w:right="60"/>
              <w:jc w:val="center"/>
              <w:rPr>
                <w:rFonts w:ascii="Arial" w:eastAsia="Arial" w:hAnsi="Arial" w:cs="Arial"/>
              </w:rPr>
            </w:pPr>
            <w:r w:rsidRPr="00EB42BE">
              <w:rPr>
                <w:rFonts w:ascii="Arial" w:eastAsia="Arial" w:hAnsi="Arial" w:cs="Arial"/>
              </w:rPr>
              <w:t>General Factors: Product Quality</w:t>
            </w:r>
          </w:p>
        </w:tc>
        <w:tc>
          <w:tcPr>
            <w:tcW w:w="2242" w:type="dxa"/>
            <w:tcBorders>
              <w:top w:val="single" w:sz="8" w:space="0" w:color="AEAEAE"/>
              <w:bottom w:val="single" w:sz="8" w:space="0" w:color="AEAEAE"/>
              <w:right w:val="single" w:sz="8" w:space="0" w:color="E0E0E0"/>
            </w:tcBorders>
            <w:shd w:val="clear" w:color="auto" w:fill="E0E0E0"/>
          </w:tcPr>
          <w:p w14:paraId="0000037D" w14:textId="77777777" w:rsidR="00C14C0B" w:rsidRPr="00EB42BE" w:rsidRDefault="00DF6B49">
            <w:pPr>
              <w:ind w:left="60" w:right="60"/>
              <w:jc w:val="center"/>
              <w:rPr>
                <w:rFonts w:ascii="Arial" w:eastAsia="Arial" w:hAnsi="Arial" w:cs="Arial"/>
              </w:rPr>
            </w:pPr>
            <w:r w:rsidRPr="00EB42BE">
              <w:rPr>
                <w:rFonts w:ascii="Arial" w:eastAsia="Arial" w:hAnsi="Arial" w:cs="Arial"/>
              </w:rPr>
              <w:t>Male</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37E" w14:textId="77777777" w:rsidR="00C14C0B" w:rsidRPr="00EB42BE" w:rsidRDefault="00DF6B49">
            <w:pPr>
              <w:ind w:left="60" w:right="60"/>
              <w:jc w:val="center"/>
              <w:rPr>
                <w:rFonts w:ascii="Arial" w:eastAsia="Arial" w:hAnsi="Arial" w:cs="Arial"/>
              </w:rPr>
            </w:pPr>
            <w:r w:rsidRPr="00EB42BE">
              <w:rPr>
                <w:rFonts w:ascii="Arial" w:eastAsia="Arial" w:hAnsi="Arial" w:cs="Arial"/>
              </w:rPr>
              <w:t>3.86</w:t>
            </w:r>
          </w:p>
        </w:tc>
      </w:tr>
      <w:tr w:rsidR="00C14C0B" w:rsidRPr="00EB42BE" w14:paraId="2E2914FD" w14:textId="77777777" w:rsidTr="001A585C">
        <w:trPr>
          <w:trHeight w:val="262"/>
          <w:jc w:val="center"/>
        </w:trPr>
        <w:tc>
          <w:tcPr>
            <w:tcW w:w="4920" w:type="dxa"/>
            <w:vMerge/>
            <w:tcBorders>
              <w:top w:val="single" w:sz="8" w:space="0" w:color="AEAEAE"/>
              <w:bottom w:val="single" w:sz="8" w:space="0" w:color="AEAEAE"/>
            </w:tcBorders>
            <w:shd w:val="clear" w:color="auto" w:fill="E0E0E0"/>
          </w:tcPr>
          <w:p w14:paraId="0000037F"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242" w:type="dxa"/>
            <w:tcBorders>
              <w:top w:val="single" w:sz="8" w:space="0" w:color="AEAEAE"/>
              <w:bottom w:val="single" w:sz="8" w:space="0" w:color="AEAEAE"/>
              <w:right w:val="single" w:sz="8" w:space="0" w:color="E0E0E0"/>
            </w:tcBorders>
            <w:shd w:val="clear" w:color="auto" w:fill="E0E0E0"/>
          </w:tcPr>
          <w:p w14:paraId="00000380" w14:textId="77777777" w:rsidR="00C14C0B" w:rsidRPr="00EB42BE" w:rsidRDefault="00DF6B49">
            <w:pPr>
              <w:ind w:left="60" w:right="60"/>
              <w:jc w:val="center"/>
              <w:rPr>
                <w:rFonts w:ascii="Arial" w:eastAsia="Arial" w:hAnsi="Arial" w:cs="Arial"/>
              </w:rPr>
            </w:pPr>
            <w:r w:rsidRPr="00EB42BE">
              <w:rPr>
                <w:rFonts w:ascii="Arial" w:eastAsia="Arial" w:hAnsi="Arial" w:cs="Arial"/>
              </w:rPr>
              <w:t>Female</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381" w14:textId="77777777" w:rsidR="00C14C0B" w:rsidRPr="00EB42BE" w:rsidRDefault="00DF6B49">
            <w:pPr>
              <w:ind w:left="60" w:right="60"/>
              <w:jc w:val="center"/>
              <w:rPr>
                <w:rFonts w:ascii="Arial" w:eastAsia="Arial" w:hAnsi="Arial" w:cs="Arial"/>
              </w:rPr>
            </w:pPr>
            <w:r w:rsidRPr="00EB42BE">
              <w:rPr>
                <w:rFonts w:ascii="Arial" w:eastAsia="Arial" w:hAnsi="Arial" w:cs="Arial"/>
              </w:rPr>
              <w:t>3.98</w:t>
            </w:r>
          </w:p>
        </w:tc>
      </w:tr>
      <w:tr w:rsidR="00C14C0B" w:rsidRPr="00EB42BE" w14:paraId="7916F012" w14:textId="77777777" w:rsidTr="001A585C">
        <w:trPr>
          <w:trHeight w:val="262"/>
          <w:jc w:val="center"/>
        </w:trPr>
        <w:tc>
          <w:tcPr>
            <w:tcW w:w="4920" w:type="dxa"/>
            <w:vMerge w:val="restart"/>
            <w:tcBorders>
              <w:top w:val="single" w:sz="8" w:space="0" w:color="AEAEAE"/>
              <w:bottom w:val="single" w:sz="8" w:space="0" w:color="152935"/>
            </w:tcBorders>
            <w:shd w:val="clear" w:color="auto" w:fill="E0E0E0"/>
          </w:tcPr>
          <w:p w14:paraId="00000382" w14:textId="77777777" w:rsidR="00C14C0B" w:rsidRPr="00EB42BE" w:rsidRDefault="00DF6B49">
            <w:pPr>
              <w:ind w:left="60" w:right="60"/>
              <w:jc w:val="center"/>
              <w:rPr>
                <w:rFonts w:ascii="Arial" w:eastAsia="Arial" w:hAnsi="Arial" w:cs="Arial"/>
              </w:rPr>
            </w:pPr>
            <w:r w:rsidRPr="00EB42BE">
              <w:rPr>
                <w:rFonts w:ascii="Arial" w:eastAsia="Arial" w:hAnsi="Arial" w:cs="Arial"/>
              </w:rPr>
              <w:t>General Factors: Flexible Return Policy</w:t>
            </w:r>
          </w:p>
        </w:tc>
        <w:tc>
          <w:tcPr>
            <w:tcW w:w="2242" w:type="dxa"/>
            <w:tcBorders>
              <w:top w:val="single" w:sz="8" w:space="0" w:color="AEAEAE"/>
              <w:bottom w:val="single" w:sz="8" w:space="0" w:color="AEAEAE"/>
              <w:right w:val="single" w:sz="8" w:space="0" w:color="E0E0E0"/>
            </w:tcBorders>
            <w:shd w:val="clear" w:color="auto" w:fill="E0E0E0"/>
          </w:tcPr>
          <w:p w14:paraId="00000383" w14:textId="77777777" w:rsidR="00C14C0B" w:rsidRPr="00EB42BE" w:rsidRDefault="00DF6B49">
            <w:pPr>
              <w:ind w:left="60" w:right="60"/>
              <w:jc w:val="center"/>
              <w:rPr>
                <w:rFonts w:ascii="Arial" w:eastAsia="Arial" w:hAnsi="Arial" w:cs="Arial"/>
              </w:rPr>
            </w:pPr>
            <w:r w:rsidRPr="00EB42BE">
              <w:rPr>
                <w:rFonts w:ascii="Arial" w:eastAsia="Arial" w:hAnsi="Arial" w:cs="Arial"/>
              </w:rPr>
              <w:t>Male</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384" w14:textId="77777777" w:rsidR="00C14C0B" w:rsidRPr="00EB42BE" w:rsidRDefault="00DF6B49">
            <w:pPr>
              <w:ind w:left="60" w:right="60"/>
              <w:jc w:val="center"/>
              <w:rPr>
                <w:rFonts w:ascii="Arial" w:eastAsia="Arial" w:hAnsi="Arial" w:cs="Arial"/>
              </w:rPr>
            </w:pPr>
            <w:r w:rsidRPr="00EB42BE">
              <w:rPr>
                <w:rFonts w:ascii="Arial" w:eastAsia="Arial" w:hAnsi="Arial" w:cs="Arial"/>
              </w:rPr>
              <w:t>3.82</w:t>
            </w:r>
          </w:p>
        </w:tc>
      </w:tr>
      <w:tr w:rsidR="00C14C0B" w:rsidRPr="00EB42BE" w14:paraId="0004CB4B" w14:textId="77777777" w:rsidTr="001A585C">
        <w:trPr>
          <w:trHeight w:val="274"/>
          <w:jc w:val="center"/>
        </w:trPr>
        <w:tc>
          <w:tcPr>
            <w:tcW w:w="4920" w:type="dxa"/>
            <w:vMerge/>
            <w:tcBorders>
              <w:top w:val="single" w:sz="8" w:space="0" w:color="AEAEAE"/>
              <w:bottom w:val="single" w:sz="8" w:space="0" w:color="AEAEAE"/>
            </w:tcBorders>
            <w:shd w:val="clear" w:color="auto" w:fill="E0E0E0"/>
          </w:tcPr>
          <w:p w14:paraId="00000385"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242" w:type="dxa"/>
            <w:tcBorders>
              <w:top w:val="single" w:sz="8" w:space="0" w:color="AEAEAE"/>
              <w:bottom w:val="single" w:sz="8" w:space="0" w:color="AEAEAE"/>
              <w:right w:val="single" w:sz="8" w:space="0" w:color="E0E0E0"/>
            </w:tcBorders>
            <w:shd w:val="clear" w:color="auto" w:fill="E0E0E0"/>
          </w:tcPr>
          <w:p w14:paraId="00000386" w14:textId="77777777" w:rsidR="00C14C0B" w:rsidRPr="00EB42BE" w:rsidRDefault="00DF6B49">
            <w:pPr>
              <w:ind w:left="60" w:right="60"/>
              <w:jc w:val="center"/>
              <w:rPr>
                <w:rFonts w:ascii="Arial" w:eastAsia="Arial" w:hAnsi="Arial" w:cs="Arial"/>
              </w:rPr>
            </w:pPr>
            <w:r w:rsidRPr="00EB42BE">
              <w:rPr>
                <w:rFonts w:ascii="Arial" w:eastAsia="Arial" w:hAnsi="Arial" w:cs="Arial"/>
              </w:rPr>
              <w:t>Female</w:t>
            </w:r>
          </w:p>
        </w:tc>
        <w:tc>
          <w:tcPr>
            <w:tcW w:w="701" w:type="dxa"/>
            <w:tcBorders>
              <w:top w:val="single" w:sz="8" w:space="0" w:color="AEAEAE"/>
              <w:left w:val="single" w:sz="8" w:space="0" w:color="E0E0E0"/>
              <w:bottom w:val="single" w:sz="8" w:space="0" w:color="AEAEAE"/>
              <w:right w:val="single" w:sz="8" w:space="0" w:color="E0E0E0"/>
            </w:tcBorders>
            <w:shd w:val="clear" w:color="auto" w:fill="F9F9FB"/>
          </w:tcPr>
          <w:p w14:paraId="00000387" w14:textId="77777777" w:rsidR="00C14C0B" w:rsidRPr="00EB42BE" w:rsidRDefault="00DF6B49">
            <w:pPr>
              <w:ind w:left="60" w:right="60"/>
              <w:jc w:val="center"/>
              <w:rPr>
                <w:rFonts w:ascii="Arial" w:eastAsia="Arial" w:hAnsi="Arial" w:cs="Arial"/>
              </w:rPr>
            </w:pPr>
            <w:r w:rsidRPr="00EB42BE">
              <w:rPr>
                <w:rFonts w:ascii="Arial" w:eastAsia="Arial" w:hAnsi="Arial" w:cs="Arial"/>
              </w:rPr>
              <w:t>3.88</w:t>
            </w:r>
          </w:p>
        </w:tc>
      </w:tr>
    </w:tbl>
    <w:tbl>
      <w:tblPr>
        <w:tblStyle w:val="affc"/>
        <w:tblpPr w:leftFromText="180" w:rightFromText="180" w:vertAnchor="page" w:horzAnchor="margin" w:tblpY="7704"/>
        <w:tblW w:w="9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8"/>
        <w:gridCol w:w="2708"/>
        <w:gridCol w:w="988"/>
        <w:gridCol w:w="1848"/>
        <w:gridCol w:w="1848"/>
      </w:tblGrid>
      <w:tr w:rsidR="00EF40EA" w:rsidRPr="00EB42BE" w14:paraId="681525E0" w14:textId="77777777" w:rsidTr="00EF40EA">
        <w:trPr>
          <w:trHeight w:val="135"/>
        </w:trPr>
        <w:tc>
          <w:tcPr>
            <w:tcW w:w="4556" w:type="dxa"/>
            <w:gridSpan w:val="2"/>
            <w:vMerge w:val="restart"/>
            <w:shd w:val="clear" w:color="auto" w:fill="FFFFFF"/>
            <w:vAlign w:val="bottom"/>
          </w:tcPr>
          <w:p w14:paraId="68D5E84E" w14:textId="77777777" w:rsidR="00EF40EA" w:rsidRPr="00EB42BE" w:rsidRDefault="00EF40EA" w:rsidP="00EF40EA">
            <w:pPr>
              <w:widowControl w:val="0"/>
              <w:pBdr>
                <w:top w:val="nil"/>
                <w:left w:val="nil"/>
                <w:bottom w:val="nil"/>
                <w:right w:val="nil"/>
                <w:between w:val="nil"/>
              </w:pBdr>
              <w:spacing w:line="276" w:lineRule="auto"/>
              <w:rPr>
                <w:rFonts w:ascii="Arial" w:eastAsia="Arial" w:hAnsi="Arial" w:cs="Arial"/>
                <w:sz w:val="21"/>
                <w:szCs w:val="21"/>
              </w:rPr>
            </w:pPr>
          </w:p>
        </w:tc>
        <w:tc>
          <w:tcPr>
            <w:tcW w:w="988" w:type="dxa"/>
            <w:vMerge w:val="restart"/>
            <w:tcBorders>
              <w:left w:val="single" w:sz="8" w:space="0" w:color="E0E0E0"/>
              <w:right w:val="single" w:sz="8" w:space="0" w:color="E0E0E0"/>
            </w:tcBorders>
            <w:shd w:val="clear" w:color="auto" w:fill="FFFFFF"/>
            <w:vAlign w:val="bottom"/>
          </w:tcPr>
          <w:p w14:paraId="713DEE7F" w14:textId="77777777" w:rsidR="00EF40EA" w:rsidRPr="00EB42BE" w:rsidRDefault="00EF40EA" w:rsidP="00EF40EA">
            <w:pPr>
              <w:ind w:left="60" w:right="60"/>
              <w:jc w:val="center"/>
              <w:rPr>
                <w:rFonts w:ascii="Arial" w:eastAsia="Arial" w:hAnsi="Arial" w:cs="Arial"/>
                <w:sz w:val="21"/>
                <w:szCs w:val="21"/>
              </w:rPr>
            </w:pPr>
            <w:r w:rsidRPr="00EB42BE">
              <w:rPr>
                <w:rFonts w:ascii="Arial" w:eastAsia="Arial" w:hAnsi="Arial" w:cs="Arial"/>
                <w:sz w:val="21"/>
                <w:szCs w:val="21"/>
              </w:rPr>
              <w:t>t</w:t>
            </w:r>
          </w:p>
        </w:tc>
        <w:tc>
          <w:tcPr>
            <w:tcW w:w="3696" w:type="dxa"/>
            <w:gridSpan w:val="2"/>
            <w:tcBorders>
              <w:left w:val="single" w:sz="8" w:space="0" w:color="E0E0E0"/>
              <w:right w:val="single" w:sz="8" w:space="0" w:color="E0E0E0"/>
            </w:tcBorders>
            <w:shd w:val="clear" w:color="auto" w:fill="FFFFFF"/>
            <w:vAlign w:val="bottom"/>
          </w:tcPr>
          <w:p w14:paraId="6FF36922" w14:textId="77777777" w:rsidR="00EF40EA" w:rsidRPr="00EB42BE" w:rsidRDefault="00EF40EA" w:rsidP="00EF40EA">
            <w:pPr>
              <w:ind w:left="60" w:right="60"/>
              <w:jc w:val="center"/>
              <w:rPr>
                <w:rFonts w:ascii="Arial" w:eastAsia="Arial" w:hAnsi="Arial" w:cs="Arial"/>
                <w:sz w:val="21"/>
                <w:szCs w:val="21"/>
              </w:rPr>
            </w:pPr>
            <w:r w:rsidRPr="00EB42BE">
              <w:rPr>
                <w:rFonts w:ascii="Arial" w:eastAsia="Arial" w:hAnsi="Arial" w:cs="Arial"/>
                <w:sz w:val="21"/>
                <w:szCs w:val="21"/>
              </w:rPr>
              <w:t>Significance</w:t>
            </w:r>
          </w:p>
        </w:tc>
      </w:tr>
      <w:tr w:rsidR="00EF40EA" w:rsidRPr="00EB42BE" w14:paraId="5F247A66" w14:textId="77777777" w:rsidTr="00EF40EA">
        <w:trPr>
          <w:trHeight w:val="135"/>
        </w:trPr>
        <w:tc>
          <w:tcPr>
            <w:tcW w:w="4556" w:type="dxa"/>
            <w:gridSpan w:val="2"/>
            <w:vMerge/>
            <w:shd w:val="clear" w:color="auto" w:fill="FFFFFF"/>
            <w:vAlign w:val="bottom"/>
          </w:tcPr>
          <w:p w14:paraId="0E5AEB34" w14:textId="77777777" w:rsidR="00EF40EA" w:rsidRPr="00EB42BE" w:rsidRDefault="00EF40EA" w:rsidP="00EF40EA">
            <w:pPr>
              <w:widowControl w:val="0"/>
              <w:pBdr>
                <w:top w:val="nil"/>
                <w:left w:val="nil"/>
                <w:bottom w:val="nil"/>
                <w:right w:val="nil"/>
                <w:between w:val="nil"/>
              </w:pBdr>
              <w:spacing w:line="276" w:lineRule="auto"/>
              <w:rPr>
                <w:rFonts w:ascii="Arial" w:eastAsia="Arial" w:hAnsi="Arial" w:cs="Arial"/>
                <w:sz w:val="21"/>
                <w:szCs w:val="21"/>
              </w:rPr>
            </w:pPr>
          </w:p>
        </w:tc>
        <w:tc>
          <w:tcPr>
            <w:tcW w:w="988" w:type="dxa"/>
            <w:vMerge/>
            <w:tcBorders>
              <w:left w:val="single" w:sz="8" w:space="0" w:color="E0E0E0"/>
              <w:right w:val="single" w:sz="8" w:space="0" w:color="E0E0E0"/>
            </w:tcBorders>
            <w:shd w:val="clear" w:color="auto" w:fill="FFFFFF"/>
            <w:vAlign w:val="bottom"/>
          </w:tcPr>
          <w:p w14:paraId="50FDE1C9" w14:textId="77777777" w:rsidR="00EF40EA" w:rsidRPr="00EB42BE" w:rsidRDefault="00EF40EA" w:rsidP="00EF40EA">
            <w:pPr>
              <w:widowControl w:val="0"/>
              <w:pBdr>
                <w:top w:val="nil"/>
                <w:left w:val="nil"/>
                <w:bottom w:val="nil"/>
                <w:right w:val="nil"/>
                <w:between w:val="nil"/>
              </w:pBdr>
              <w:spacing w:line="276" w:lineRule="auto"/>
              <w:rPr>
                <w:rFonts w:ascii="Arial" w:eastAsia="Arial" w:hAnsi="Arial" w:cs="Arial"/>
                <w:sz w:val="21"/>
                <w:szCs w:val="21"/>
              </w:rPr>
            </w:pPr>
          </w:p>
        </w:tc>
        <w:tc>
          <w:tcPr>
            <w:tcW w:w="1848" w:type="dxa"/>
            <w:tcBorders>
              <w:left w:val="single" w:sz="8" w:space="0" w:color="E0E0E0"/>
              <w:bottom w:val="single" w:sz="8" w:space="0" w:color="152935"/>
              <w:right w:val="single" w:sz="8" w:space="0" w:color="E0E0E0"/>
            </w:tcBorders>
            <w:shd w:val="clear" w:color="auto" w:fill="FFFFFF"/>
            <w:vAlign w:val="bottom"/>
          </w:tcPr>
          <w:p w14:paraId="36CBC931" w14:textId="77777777" w:rsidR="00EF40EA" w:rsidRPr="00EB42BE" w:rsidRDefault="00EF40EA" w:rsidP="00EF40EA">
            <w:pPr>
              <w:ind w:left="60" w:right="60"/>
              <w:jc w:val="center"/>
              <w:rPr>
                <w:rFonts w:ascii="Arial" w:eastAsia="Arial" w:hAnsi="Arial" w:cs="Arial"/>
                <w:sz w:val="21"/>
                <w:szCs w:val="21"/>
              </w:rPr>
            </w:pPr>
            <w:r w:rsidRPr="00EB42BE">
              <w:rPr>
                <w:rFonts w:ascii="Arial" w:eastAsia="Arial" w:hAnsi="Arial" w:cs="Arial"/>
                <w:sz w:val="21"/>
                <w:szCs w:val="21"/>
              </w:rPr>
              <w:t>One-Sided p</w:t>
            </w:r>
          </w:p>
        </w:tc>
        <w:tc>
          <w:tcPr>
            <w:tcW w:w="1848" w:type="dxa"/>
            <w:tcBorders>
              <w:left w:val="single" w:sz="8" w:space="0" w:color="E0E0E0"/>
              <w:bottom w:val="single" w:sz="8" w:space="0" w:color="152935"/>
              <w:right w:val="single" w:sz="8" w:space="0" w:color="E0E0E0"/>
            </w:tcBorders>
            <w:shd w:val="clear" w:color="auto" w:fill="FFFFFF"/>
            <w:vAlign w:val="bottom"/>
          </w:tcPr>
          <w:p w14:paraId="42F2293A" w14:textId="77777777" w:rsidR="00EF40EA" w:rsidRPr="00EB42BE" w:rsidRDefault="00EF40EA" w:rsidP="00EF40EA">
            <w:pPr>
              <w:ind w:left="60" w:right="60"/>
              <w:jc w:val="center"/>
              <w:rPr>
                <w:rFonts w:ascii="Arial" w:eastAsia="Arial" w:hAnsi="Arial" w:cs="Arial"/>
                <w:sz w:val="21"/>
                <w:szCs w:val="21"/>
              </w:rPr>
            </w:pPr>
            <w:r w:rsidRPr="00EB42BE">
              <w:rPr>
                <w:rFonts w:ascii="Arial" w:eastAsia="Arial" w:hAnsi="Arial" w:cs="Arial"/>
                <w:sz w:val="21"/>
                <w:szCs w:val="21"/>
              </w:rPr>
              <w:t>Two-Sided p</w:t>
            </w:r>
          </w:p>
        </w:tc>
      </w:tr>
      <w:tr w:rsidR="00EF40EA" w:rsidRPr="00EB42BE" w14:paraId="30B55BA0" w14:textId="77777777" w:rsidTr="00EF40EA">
        <w:trPr>
          <w:trHeight w:val="253"/>
        </w:trPr>
        <w:tc>
          <w:tcPr>
            <w:tcW w:w="1848" w:type="dxa"/>
            <w:vMerge w:val="restart"/>
            <w:tcBorders>
              <w:top w:val="single" w:sz="8" w:space="0" w:color="152935"/>
              <w:bottom w:val="single" w:sz="8" w:space="0" w:color="152935"/>
            </w:tcBorders>
            <w:shd w:val="clear" w:color="auto" w:fill="E0E0E0"/>
          </w:tcPr>
          <w:p w14:paraId="15787D37"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General Factors: Fast Self-Checkout</w:t>
            </w:r>
          </w:p>
        </w:tc>
        <w:tc>
          <w:tcPr>
            <w:tcW w:w="2708" w:type="dxa"/>
            <w:tcBorders>
              <w:top w:val="single" w:sz="8" w:space="0" w:color="152935"/>
              <w:bottom w:val="single" w:sz="8" w:space="0" w:color="AEAEAE"/>
              <w:right w:val="single" w:sz="8" w:space="0" w:color="E0E0E0"/>
            </w:tcBorders>
            <w:shd w:val="clear" w:color="auto" w:fill="E0E0E0"/>
          </w:tcPr>
          <w:p w14:paraId="4A685882"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Equal variances assumed</w:t>
            </w:r>
          </w:p>
        </w:tc>
        <w:tc>
          <w:tcPr>
            <w:tcW w:w="988" w:type="dxa"/>
            <w:tcBorders>
              <w:top w:val="single" w:sz="8" w:space="0" w:color="152935"/>
              <w:left w:val="single" w:sz="8" w:space="0" w:color="E0E0E0"/>
              <w:bottom w:val="single" w:sz="8" w:space="0" w:color="AEAEAE"/>
              <w:right w:val="single" w:sz="8" w:space="0" w:color="E0E0E0"/>
            </w:tcBorders>
            <w:shd w:val="clear" w:color="auto" w:fill="F9F9FB"/>
          </w:tcPr>
          <w:p w14:paraId="20184F8A"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-.107</w:t>
            </w:r>
          </w:p>
        </w:tc>
        <w:tc>
          <w:tcPr>
            <w:tcW w:w="1848" w:type="dxa"/>
            <w:tcBorders>
              <w:top w:val="single" w:sz="8" w:space="0" w:color="152935"/>
              <w:left w:val="single" w:sz="8" w:space="0" w:color="E0E0E0"/>
              <w:bottom w:val="single" w:sz="8" w:space="0" w:color="AEAEAE"/>
              <w:right w:val="single" w:sz="8" w:space="0" w:color="E0E0E0"/>
            </w:tcBorders>
            <w:shd w:val="clear" w:color="auto" w:fill="F9F9FB"/>
          </w:tcPr>
          <w:p w14:paraId="5FB03294"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.457</w:t>
            </w:r>
          </w:p>
        </w:tc>
        <w:tc>
          <w:tcPr>
            <w:tcW w:w="1848" w:type="dxa"/>
            <w:tcBorders>
              <w:top w:val="single" w:sz="8" w:space="0" w:color="152935"/>
              <w:left w:val="single" w:sz="8" w:space="0" w:color="E0E0E0"/>
              <w:bottom w:val="single" w:sz="8" w:space="0" w:color="AEAEAE"/>
              <w:right w:val="single" w:sz="8" w:space="0" w:color="E0E0E0"/>
            </w:tcBorders>
            <w:shd w:val="clear" w:color="auto" w:fill="F9F9FB"/>
          </w:tcPr>
          <w:p w14:paraId="0591429E"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.915</w:t>
            </w:r>
          </w:p>
        </w:tc>
      </w:tr>
      <w:tr w:rsidR="00EF40EA" w:rsidRPr="00EB42BE" w14:paraId="291B4BD6" w14:textId="77777777" w:rsidTr="00EF40EA">
        <w:trPr>
          <w:trHeight w:val="135"/>
        </w:trPr>
        <w:tc>
          <w:tcPr>
            <w:tcW w:w="1848" w:type="dxa"/>
            <w:vMerge/>
            <w:tcBorders>
              <w:top w:val="single" w:sz="8" w:space="0" w:color="152935"/>
              <w:bottom w:val="single" w:sz="8" w:space="0" w:color="152935"/>
            </w:tcBorders>
            <w:shd w:val="clear" w:color="auto" w:fill="E0E0E0"/>
          </w:tcPr>
          <w:p w14:paraId="3888D3C1" w14:textId="77777777" w:rsidR="00EF40EA" w:rsidRPr="00EB42BE" w:rsidRDefault="00EF40EA" w:rsidP="00EF40EA">
            <w:pPr>
              <w:widowControl w:val="0"/>
              <w:pBdr>
                <w:top w:val="nil"/>
                <w:left w:val="nil"/>
                <w:bottom w:val="nil"/>
                <w:right w:val="nil"/>
                <w:between w:val="nil"/>
              </w:pBdr>
              <w:spacing w:line="276" w:lineRule="auto"/>
              <w:rPr>
                <w:rFonts w:ascii="Arial" w:eastAsia="Arial" w:hAnsi="Arial" w:cs="Arial"/>
                <w:sz w:val="21"/>
                <w:szCs w:val="21"/>
              </w:rPr>
            </w:pPr>
          </w:p>
        </w:tc>
        <w:tc>
          <w:tcPr>
            <w:tcW w:w="2708" w:type="dxa"/>
            <w:tcBorders>
              <w:top w:val="single" w:sz="8" w:space="0" w:color="AEAEAE"/>
              <w:bottom w:val="single" w:sz="8" w:space="0" w:color="AEAEAE"/>
              <w:right w:val="single" w:sz="8" w:space="0" w:color="E0E0E0"/>
            </w:tcBorders>
            <w:shd w:val="clear" w:color="auto" w:fill="E0E0E0"/>
          </w:tcPr>
          <w:p w14:paraId="743069A7"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Equal variances not assumed</w:t>
            </w:r>
          </w:p>
        </w:tc>
        <w:tc>
          <w:tcPr>
            <w:tcW w:w="988" w:type="dxa"/>
            <w:tcBorders>
              <w:top w:val="single" w:sz="8" w:space="0" w:color="AEAEAE"/>
              <w:left w:val="single" w:sz="8" w:space="0" w:color="E0E0E0"/>
              <w:bottom w:val="single" w:sz="8" w:space="0" w:color="AEAEAE"/>
              <w:right w:val="single" w:sz="8" w:space="0" w:color="E0E0E0"/>
            </w:tcBorders>
            <w:shd w:val="clear" w:color="auto" w:fill="F9F9FB"/>
          </w:tcPr>
          <w:p w14:paraId="00522402"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-.107</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6A3C0969"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.457</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1C41F330"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.915</w:t>
            </w:r>
          </w:p>
        </w:tc>
      </w:tr>
      <w:tr w:rsidR="00EF40EA" w:rsidRPr="00EB42BE" w14:paraId="5FB45035" w14:textId="77777777" w:rsidTr="00EF40EA">
        <w:trPr>
          <w:trHeight w:val="244"/>
        </w:trPr>
        <w:tc>
          <w:tcPr>
            <w:tcW w:w="1848" w:type="dxa"/>
            <w:vMerge w:val="restart"/>
            <w:tcBorders>
              <w:top w:val="single" w:sz="8" w:space="0" w:color="AEAEAE"/>
              <w:bottom w:val="single" w:sz="8" w:space="0" w:color="AEAEAE"/>
            </w:tcBorders>
            <w:shd w:val="clear" w:color="auto" w:fill="E0E0E0"/>
          </w:tcPr>
          <w:p w14:paraId="17390A97"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General Factors: Variety of Product Options</w:t>
            </w:r>
          </w:p>
        </w:tc>
        <w:tc>
          <w:tcPr>
            <w:tcW w:w="2708" w:type="dxa"/>
            <w:tcBorders>
              <w:top w:val="single" w:sz="8" w:space="0" w:color="AEAEAE"/>
              <w:bottom w:val="single" w:sz="8" w:space="0" w:color="AEAEAE"/>
              <w:right w:val="single" w:sz="8" w:space="0" w:color="E0E0E0"/>
            </w:tcBorders>
            <w:shd w:val="clear" w:color="auto" w:fill="E0E0E0"/>
          </w:tcPr>
          <w:p w14:paraId="0257FF07"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Equal variances assumed</w:t>
            </w:r>
          </w:p>
        </w:tc>
        <w:tc>
          <w:tcPr>
            <w:tcW w:w="988" w:type="dxa"/>
            <w:tcBorders>
              <w:top w:val="single" w:sz="8" w:space="0" w:color="AEAEAE"/>
              <w:left w:val="single" w:sz="8" w:space="0" w:color="E0E0E0"/>
              <w:bottom w:val="single" w:sz="8" w:space="0" w:color="AEAEAE"/>
              <w:right w:val="single" w:sz="8" w:space="0" w:color="E0E0E0"/>
            </w:tcBorders>
            <w:shd w:val="clear" w:color="auto" w:fill="F9F9FB"/>
          </w:tcPr>
          <w:p w14:paraId="04DF5D8E"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-.805</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0814B1EF"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.211</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1CFAE1C7"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.422</w:t>
            </w:r>
          </w:p>
        </w:tc>
      </w:tr>
      <w:tr w:rsidR="00EF40EA" w:rsidRPr="00EB42BE" w14:paraId="2A4A5D56" w14:textId="77777777" w:rsidTr="00EF40EA">
        <w:trPr>
          <w:trHeight w:val="135"/>
        </w:trPr>
        <w:tc>
          <w:tcPr>
            <w:tcW w:w="1848" w:type="dxa"/>
            <w:vMerge/>
            <w:tcBorders>
              <w:top w:val="single" w:sz="8" w:space="0" w:color="AEAEAE"/>
              <w:bottom w:val="single" w:sz="8" w:space="0" w:color="AEAEAE"/>
            </w:tcBorders>
            <w:shd w:val="clear" w:color="auto" w:fill="E0E0E0"/>
          </w:tcPr>
          <w:p w14:paraId="2375EE0D" w14:textId="77777777" w:rsidR="00EF40EA" w:rsidRPr="00EB42BE" w:rsidRDefault="00EF40EA" w:rsidP="00EF40EA">
            <w:pPr>
              <w:widowControl w:val="0"/>
              <w:pBdr>
                <w:top w:val="nil"/>
                <w:left w:val="nil"/>
                <w:bottom w:val="nil"/>
                <w:right w:val="nil"/>
                <w:between w:val="nil"/>
              </w:pBdr>
              <w:spacing w:line="276" w:lineRule="auto"/>
              <w:rPr>
                <w:rFonts w:ascii="Arial" w:eastAsia="Arial" w:hAnsi="Arial" w:cs="Arial"/>
                <w:sz w:val="21"/>
                <w:szCs w:val="21"/>
              </w:rPr>
            </w:pPr>
          </w:p>
        </w:tc>
        <w:tc>
          <w:tcPr>
            <w:tcW w:w="2708" w:type="dxa"/>
            <w:tcBorders>
              <w:top w:val="single" w:sz="8" w:space="0" w:color="AEAEAE"/>
              <w:bottom w:val="single" w:sz="8" w:space="0" w:color="AEAEAE"/>
              <w:right w:val="single" w:sz="8" w:space="0" w:color="E0E0E0"/>
            </w:tcBorders>
            <w:shd w:val="clear" w:color="auto" w:fill="E0E0E0"/>
          </w:tcPr>
          <w:p w14:paraId="7E3A38AB"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Equal variances not assumed</w:t>
            </w:r>
          </w:p>
        </w:tc>
        <w:tc>
          <w:tcPr>
            <w:tcW w:w="988" w:type="dxa"/>
            <w:tcBorders>
              <w:top w:val="single" w:sz="8" w:space="0" w:color="AEAEAE"/>
              <w:left w:val="single" w:sz="8" w:space="0" w:color="E0E0E0"/>
              <w:bottom w:val="single" w:sz="8" w:space="0" w:color="AEAEAE"/>
              <w:right w:val="single" w:sz="8" w:space="0" w:color="E0E0E0"/>
            </w:tcBorders>
            <w:shd w:val="clear" w:color="auto" w:fill="F9F9FB"/>
          </w:tcPr>
          <w:p w14:paraId="1A9CF10F"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-.793</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11D88686"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.214</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3AAD6D64"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.429</w:t>
            </w:r>
          </w:p>
        </w:tc>
      </w:tr>
      <w:tr w:rsidR="00EF40EA" w:rsidRPr="00EB42BE" w14:paraId="1DE82B32" w14:textId="77777777" w:rsidTr="00EF40EA">
        <w:trPr>
          <w:trHeight w:val="244"/>
        </w:trPr>
        <w:tc>
          <w:tcPr>
            <w:tcW w:w="1848" w:type="dxa"/>
            <w:vMerge w:val="restart"/>
            <w:tcBorders>
              <w:top w:val="single" w:sz="8" w:space="0" w:color="AEAEAE"/>
              <w:bottom w:val="single" w:sz="8" w:space="0" w:color="AEAEAE"/>
            </w:tcBorders>
            <w:shd w:val="clear" w:color="auto" w:fill="E0E0E0"/>
          </w:tcPr>
          <w:p w14:paraId="01EB7514"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General Factors: Stores are conveniently located</w:t>
            </w:r>
          </w:p>
        </w:tc>
        <w:tc>
          <w:tcPr>
            <w:tcW w:w="2708" w:type="dxa"/>
            <w:tcBorders>
              <w:top w:val="single" w:sz="8" w:space="0" w:color="AEAEAE"/>
              <w:bottom w:val="single" w:sz="8" w:space="0" w:color="AEAEAE"/>
              <w:right w:val="single" w:sz="8" w:space="0" w:color="E0E0E0"/>
            </w:tcBorders>
            <w:shd w:val="clear" w:color="auto" w:fill="E0E0E0"/>
          </w:tcPr>
          <w:p w14:paraId="40F722A8"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Equal variances assumed</w:t>
            </w:r>
          </w:p>
        </w:tc>
        <w:tc>
          <w:tcPr>
            <w:tcW w:w="988" w:type="dxa"/>
            <w:tcBorders>
              <w:top w:val="single" w:sz="8" w:space="0" w:color="AEAEAE"/>
              <w:left w:val="single" w:sz="8" w:space="0" w:color="E0E0E0"/>
              <w:bottom w:val="single" w:sz="8" w:space="0" w:color="AEAEAE"/>
              <w:right w:val="single" w:sz="8" w:space="0" w:color="E0E0E0"/>
            </w:tcBorders>
            <w:shd w:val="clear" w:color="auto" w:fill="F9F9FB"/>
          </w:tcPr>
          <w:p w14:paraId="63F96F2F"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-.804</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732B3AFC"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.211</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5C82B860"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.422</w:t>
            </w:r>
          </w:p>
        </w:tc>
      </w:tr>
      <w:tr w:rsidR="00EF40EA" w:rsidRPr="00EB42BE" w14:paraId="7F023CA7" w14:textId="77777777" w:rsidTr="00EF40EA">
        <w:trPr>
          <w:trHeight w:val="135"/>
        </w:trPr>
        <w:tc>
          <w:tcPr>
            <w:tcW w:w="1848" w:type="dxa"/>
            <w:vMerge/>
            <w:tcBorders>
              <w:top w:val="single" w:sz="8" w:space="0" w:color="AEAEAE"/>
              <w:bottom w:val="single" w:sz="8" w:space="0" w:color="AEAEAE"/>
            </w:tcBorders>
            <w:shd w:val="clear" w:color="auto" w:fill="E0E0E0"/>
          </w:tcPr>
          <w:p w14:paraId="6ECDDB5A" w14:textId="77777777" w:rsidR="00EF40EA" w:rsidRPr="00EB42BE" w:rsidRDefault="00EF40EA" w:rsidP="00EF40EA">
            <w:pPr>
              <w:widowControl w:val="0"/>
              <w:pBdr>
                <w:top w:val="nil"/>
                <w:left w:val="nil"/>
                <w:bottom w:val="nil"/>
                <w:right w:val="nil"/>
                <w:between w:val="nil"/>
              </w:pBdr>
              <w:spacing w:line="276" w:lineRule="auto"/>
              <w:rPr>
                <w:rFonts w:ascii="Arial" w:eastAsia="Arial" w:hAnsi="Arial" w:cs="Arial"/>
                <w:sz w:val="21"/>
                <w:szCs w:val="21"/>
              </w:rPr>
            </w:pPr>
          </w:p>
        </w:tc>
        <w:tc>
          <w:tcPr>
            <w:tcW w:w="2708" w:type="dxa"/>
            <w:tcBorders>
              <w:top w:val="single" w:sz="8" w:space="0" w:color="AEAEAE"/>
              <w:bottom w:val="single" w:sz="8" w:space="0" w:color="AEAEAE"/>
              <w:right w:val="single" w:sz="8" w:space="0" w:color="E0E0E0"/>
            </w:tcBorders>
            <w:shd w:val="clear" w:color="auto" w:fill="E0E0E0"/>
          </w:tcPr>
          <w:p w14:paraId="6A6502C1"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Equal variances not assumed</w:t>
            </w:r>
          </w:p>
        </w:tc>
        <w:tc>
          <w:tcPr>
            <w:tcW w:w="988" w:type="dxa"/>
            <w:tcBorders>
              <w:top w:val="single" w:sz="8" w:space="0" w:color="AEAEAE"/>
              <w:left w:val="single" w:sz="8" w:space="0" w:color="E0E0E0"/>
              <w:bottom w:val="single" w:sz="8" w:space="0" w:color="AEAEAE"/>
              <w:right w:val="single" w:sz="8" w:space="0" w:color="E0E0E0"/>
            </w:tcBorders>
            <w:shd w:val="clear" w:color="auto" w:fill="F9F9FB"/>
          </w:tcPr>
          <w:p w14:paraId="40279814"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-.811</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4A021BAB"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.209</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4DEC583F"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.418</w:t>
            </w:r>
          </w:p>
        </w:tc>
      </w:tr>
      <w:tr w:rsidR="00EF40EA" w:rsidRPr="00EB42BE" w14:paraId="60F4B744" w14:textId="77777777" w:rsidTr="00EF40EA">
        <w:trPr>
          <w:trHeight w:val="244"/>
        </w:trPr>
        <w:tc>
          <w:tcPr>
            <w:tcW w:w="1848" w:type="dxa"/>
            <w:vMerge w:val="restart"/>
            <w:tcBorders>
              <w:top w:val="single" w:sz="8" w:space="0" w:color="AEAEAE"/>
              <w:bottom w:val="single" w:sz="8" w:space="0" w:color="AEAEAE"/>
            </w:tcBorders>
            <w:shd w:val="clear" w:color="auto" w:fill="E0E0E0"/>
          </w:tcPr>
          <w:p w14:paraId="13DDD5B8"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General Factors: Reasonable Prices</w:t>
            </w:r>
          </w:p>
        </w:tc>
        <w:tc>
          <w:tcPr>
            <w:tcW w:w="2708" w:type="dxa"/>
            <w:tcBorders>
              <w:top w:val="single" w:sz="8" w:space="0" w:color="AEAEAE"/>
              <w:bottom w:val="single" w:sz="8" w:space="0" w:color="AEAEAE"/>
              <w:right w:val="single" w:sz="8" w:space="0" w:color="E0E0E0"/>
            </w:tcBorders>
            <w:shd w:val="clear" w:color="auto" w:fill="E0E0E0"/>
          </w:tcPr>
          <w:p w14:paraId="405CC1D8"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Equal variances assumed</w:t>
            </w:r>
          </w:p>
        </w:tc>
        <w:tc>
          <w:tcPr>
            <w:tcW w:w="988" w:type="dxa"/>
            <w:tcBorders>
              <w:top w:val="single" w:sz="8" w:space="0" w:color="AEAEAE"/>
              <w:left w:val="single" w:sz="8" w:space="0" w:color="E0E0E0"/>
              <w:bottom w:val="single" w:sz="8" w:space="0" w:color="AEAEAE"/>
              <w:right w:val="single" w:sz="8" w:space="0" w:color="E0E0E0"/>
            </w:tcBorders>
            <w:shd w:val="clear" w:color="auto" w:fill="F9F9FB"/>
          </w:tcPr>
          <w:p w14:paraId="418558AE"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-1.884</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33A7E38D"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.030</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4AD177FB"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.060</w:t>
            </w:r>
          </w:p>
        </w:tc>
      </w:tr>
      <w:tr w:rsidR="00EF40EA" w:rsidRPr="00EB42BE" w14:paraId="6127D5A4" w14:textId="77777777" w:rsidTr="00EF40EA">
        <w:trPr>
          <w:trHeight w:val="135"/>
        </w:trPr>
        <w:tc>
          <w:tcPr>
            <w:tcW w:w="1848" w:type="dxa"/>
            <w:vMerge/>
            <w:tcBorders>
              <w:top w:val="single" w:sz="8" w:space="0" w:color="AEAEAE"/>
              <w:bottom w:val="single" w:sz="8" w:space="0" w:color="AEAEAE"/>
            </w:tcBorders>
            <w:shd w:val="clear" w:color="auto" w:fill="E0E0E0"/>
          </w:tcPr>
          <w:p w14:paraId="272798CD" w14:textId="77777777" w:rsidR="00EF40EA" w:rsidRPr="00EB42BE" w:rsidRDefault="00EF40EA" w:rsidP="00EF40EA">
            <w:pPr>
              <w:widowControl w:val="0"/>
              <w:pBdr>
                <w:top w:val="nil"/>
                <w:left w:val="nil"/>
                <w:bottom w:val="nil"/>
                <w:right w:val="nil"/>
                <w:between w:val="nil"/>
              </w:pBdr>
              <w:spacing w:line="276" w:lineRule="auto"/>
              <w:rPr>
                <w:rFonts w:ascii="Arial" w:eastAsia="Arial" w:hAnsi="Arial" w:cs="Arial"/>
                <w:sz w:val="21"/>
                <w:szCs w:val="21"/>
              </w:rPr>
            </w:pPr>
          </w:p>
        </w:tc>
        <w:tc>
          <w:tcPr>
            <w:tcW w:w="2708" w:type="dxa"/>
            <w:tcBorders>
              <w:top w:val="single" w:sz="8" w:space="0" w:color="AEAEAE"/>
              <w:bottom w:val="single" w:sz="8" w:space="0" w:color="AEAEAE"/>
              <w:right w:val="single" w:sz="8" w:space="0" w:color="E0E0E0"/>
            </w:tcBorders>
            <w:shd w:val="clear" w:color="auto" w:fill="E0E0E0"/>
          </w:tcPr>
          <w:p w14:paraId="351DB5EF"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Equal variances not assumed</w:t>
            </w:r>
          </w:p>
        </w:tc>
        <w:tc>
          <w:tcPr>
            <w:tcW w:w="988" w:type="dxa"/>
            <w:tcBorders>
              <w:top w:val="single" w:sz="8" w:space="0" w:color="AEAEAE"/>
              <w:left w:val="single" w:sz="8" w:space="0" w:color="E0E0E0"/>
              <w:bottom w:val="single" w:sz="8" w:space="0" w:color="AEAEAE"/>
              <w:right w:val="single" w:sz="8" w:space="0" w:color="E0E0E0"/>
            </w:tcBorders>
            <w:shd w:val="clear" w:color="auto" w:fill="F9F9FB"/>
          </w:tcPr>
          <w:p w14:paraId="4FD953E9"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-1.778</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5F74F36D"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.038</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24AB7803"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.077</w:t>
            </w:r>
          </w:p>
        </w:tc>
      </w:tr>
      <w:tr w:rsidR="00EF40EA" w:rsidRPr="00EB42BE" w14:paraId="15D6A3FB" w14:textId="77777777" w:rsidTr="00EF40EA">
        <w:trPr>
          <w:trHeight w:val="253"/>
        </w:trPr>
        <w:tc>
          <w:tcPr>
            <w:tcW w:w="1848" w:type="dxa"/>
            <w:vMerge w:val="restart"/>
            <w:tcBorders>
              <w:top w:val="single" w:sz="8" w:space="0" w:color="AEAEAE"/>
              <w:bottom w:val="single" w:sz="8" w:space="0" w:color="AEAEAE"/>
            </w:tcBorders>
            <w:shd w:val="clear" w:color="auto" w:fill="E0E0E0"/>
          </w:tcPr>
          <w:p w14:paraId="503BEA84"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General Factors: Excellent Customer Service</w:t>
            </w:r>
          </w:p>
        </w:tc>
        <w:tc>
          <w:tcPr>
            <w:tcW w:w="2708" w:type="dxa"/>
            <w:tcBorders>
              <w:top w:val="single" w:sz="8" w:space="0" w:color="AEAEAE"/>
              <w:bottom w:val="single" w:sz="8" w:space="0" w:color="AEAEAE"/>
              <w:right w:val="single" w:sz="8" w:space="0" w:color="E0E0E0"/>
            </w:tcBorders>
            <w:shd w:val="clear" w:color="auto" w:fill="E0E0E0"/>
          </w:tcPr>
          <w:p w14:paraId="25A0A00C"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Equal variances assumed</w:t>
            </w:r>
          </w:p>
        </w:tc>
        <w:tc>
          <w:tcPr>
            <w:tcW w:w="988" w:type="dxa"/>
            <w:tcBorders>
              <w:top w:val="single" w:sz="8" w:space="0" w:color="AEAEAE"/>
              <w:left w:val="single" w:sz="8" w:space="0" w:color="E0E0E0"/>
              <w:bottom w:val="single" w:sz="8" w:space="0" w:color="AEAEAE"/>
              <w:right w:val="single" w:sz="8" w:space="0" w:color="E0E0E0"/>
            </w:tcBorders>
            <w:shd w:val="clear" w:color="auto" w:fill="F9F9FB"/>
          </w:tcPr>
          <w:p w14:paraId="1E28BAE3"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-.009</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1B9657BB"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.496</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71B05C6D"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.993</w:t>
            </w:r>
          </w:p>
        </w:tc>
      </w:tr>
      <w:tr w:rsidR="00EF40EA" w:rsidRPr="00EB42BE" w14:paraId="44E70AB3" w14:textId="77777777" w:rsidTr="00EF40EA">
        <w:trPr>
          <w:trHeight w:val="135"/>
        </w:trPr>
        <w:tc>
          <w:tcPr>
            <w:tcW w:w="1848" w:type="dxa"/>
            <w:vMerge/>
            <w:tcBorders>
              <w:top w:val="single" w:sz="8" w:space="0" w:color="AEAEAE"/>
              <w:bottom w:val="single" w:sz="8" w:space="0" w:color="AEAEAE"/>
            </w:tcBorders>
            <w:shd w:val="clear" w:color="auto" w:fill="E0E0E0"/>
          </w:tcPr>
          <w:p w14:paraId="665D9AB0" w14:textId="77777777" w:rsidR="00EF40EA" w:rsidRPr="00EB42BE" w:rsidRDefault="00EF40EA" w:rsidP="00EF40EA">
            <w:pPr>
              <w:widowControl w:val="0"/>
              <w:pBdr>
                <w:top w:val="nil"/>
                <w:left w:val="nil"/>
                <w:bottom w:val="nil"/>
                <w:right w:val="nil"/>
                <w:between w:val="nil"/>
              </w:pBdr>
              <w:spacing w:line="276" w:lineRule="auto"/>
              <w:rPr>
                <w:rFonts w:ascii="Arial" w:eastAsia="Arial" w:hAnsi="Arial" w:cs="Arial"/>
                <w:sz w:val="21"/>
                <w:szCs w:val="21"/>
              </w:rPr>
            </w:pPr>
          </w:p>
        </w:tc>
        <w:tc>
          <w:tcPr>
            <w:tcW w:w="2708" w:type="dxa"/>
            <w:tcBorders>
              <w:top w:val="single" w:sz="8" w:space="0" w:color="AEAEAE"/>
              <w:bottom w:val="single" w:sz="8" w:space="0" w:color="AEAEAE"/>
              <w:right w:val="single" w:sz="8" w:space="0" w:color="E0E0E0"/>
            </w:tcBorders>
            <w:shd w:val="clear" w:color="auto" w:fill="E0E0E0"/>
          </w:tcPr>
          <w:p w14:paraId="30044F38"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Equal variances not assumed</w:t>
            </w:r>
          </w:p>
        </w:tc>
        <w:tc>
          <w:tcPr>
            <w:tcW w:w="988" w:type="dxa"/>
            <w:tcBorders>
              <w:top w:val="single" w:sz="8" w:space="0" w:color="AEAEAE"/>
              <w:left w:val="single" w:sz="8" w:space="0" w:color="E0E0E0"/>
              <w:bottom w:val="single" w:sz="8" w:space="0" w:color="AEAEAE"/>
              <w:right w:val="single" w:sz="8" w:space="0" w:color="E0E0E0"/>
            </w:tcBorders>
            <w:shd w:val="clear" w:color="auto" w:fill="F9F9FB"/>
          </w:tcPr>
          <w:p w14:paraId="305FE5CC"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-.009</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69FF7D67"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.496</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097ABE66"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.993</w:t>
            </w:r>
          </w:p>
        </w:tc>
      </w:tr>
      <w:tr w:rsidR="00EF40EA" w:rsidRPr="00EB42BE" w14:paraId="25CDA2D0" w14:textId="77777777" w:rsidTr="00EF40EA">
        <w:trPr>
          <w:trHeight w:val="244"/>
        </w:trPr>
        <w:tc>
          <w:tcPr>
            <w:tcW w:w="1848" w:type="dxa"/>
            <w:vMerge w:val="restart"/>
            <w:tcBorders>
              <w:top w:val="single" w:sz="8" w:space="0" w:color="AEAEAE"/>
              <w:bottom w:val="single" w:sz="8" w:space="0" w:color="AEAEAE"/>
            </w:tcBorders>
            <w:shd w:val="clear" w:color="auto" w:fill="E0E0E0"/>
          </w:tcPr>
          <w:p w14:paraId="6E923EFB"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General Factors: Product Quality</w:t>
            </w:r>
          </w:p>
        </w:tc>
        <w:tc>
          <w:tcPr>
            <w:tcW w:w="2708" w:type="dxa"/>
            <w:tcBorders>
              <w:top w:val="single" w:sz="8" w:space="0" w:color="AEAEAE"/>
              <w:bottom w:val="single" w:sz="8" w:space="0" w:color="AEAEAE"/>
              <w:right w:val="single" w:sz="8" w:space="0" w:color="E0E0E0"/>
            </w:tcBorders>
            <w:shd w:val="clear" w:color="auto" w:fill="E0E0E0"/>
          </w:tcPr>
          <w:p w14:paraId="7B8707BC"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Equal variances assumed</w:t>
            </w:r>
          </w:p>
        </w:tc>
        <w:tc>
          <w:tcPr>
            <w:tcW w:w="988" w:type="dxa"/>
            <w:tcBorders>
              <w:top w:val="single" w:sz="8" w:space="0" w:color="AEAEAE"/>
              <w:left w:val="single" w:sz="8" w:space="0" w:color="E0E0E0"/>
              <w:bottom w:val="single" w:sz="8" w:space="0" w:color="AEAEAE"/>
              <w:right w:val="single" w:sz="8" w:space="0" w:color="E0E0E0"/>
            </w:tcBorders>
            <w:shd w:val="clear" w:color="auto" w:fill="F9F9FB"/>
          </w:tcPr>
          <w:p w14:paraId="0640AE83"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-1.215</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7A738AC3"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.112</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3D9F5D5E"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.225</w:t>
            </w:r>
          </w:p>
        </w:tc>
      </w:tr>
      <w:tr w:rsidR="00EF40EA" w:rsidRPr="00EB42BE" w14:paraId="6AAA7B62" w14:textId="77777777" w:rsidTr="00EF40EA">
        <w:trPr>
          <w:trHeight w:val="135"/>
        </w:trPr>
        <w:tc>
          <w:tcPr>
            <w:tcW w:w="1848" w:type="dxa"/>
            <w:vMerge/>
            <w:tcBorders>
              <w:top w:val="single" w:sz="8" w:space="0" w:color="AEAEAE"/>
              <w:bottom w:val="single" w:sz="8" w:space="0" w:color="AEAEAE"/>
            </w:tcBorders>
            <w:shd w:val="clear" w:color="auto" w:fill="E0E0E0"/>
          </w:tcPr>
          <w:p w14:paraId="5CEBB9DC" w14:textId="77777777" w:rsidR="00EF40EA" w:rsidRPr="00EB42BE" w:rsidRDefault="00EF40EA" w:rsidP="00EF40EA">
            <w:pPr>
              <w:widowControl w:val="0"/>
              <w:pBdr>
                <w:top w:val="nil"/>
                <w:left w:val="nil"/>
                <w:bottom w:val="nil"/>
                <w:right w:val="nil"/>
                <w:between w:val="nil"/>
              </w:pBdr>
              <w:spacing w:line="276" w:lineRule="auto"/>
              <w:rPr>
                <w:rFonts w:ascii="Arial" w:eastAsia="Arial" w:hAnsi="Arial" w:cs="Arial"/>
                <w:sz w:val="21"/>
                <w:szCs w:val="21"/>
              </w:rPr>
            </w:pPr>
          </w:p>
        </w:tc>
        <w:tc>
          <w:tcPr>
            <w:tcW w:w="2708" w:type="dxa"/>
            <w:tcBorders>
              <w:top w:val="single" w:sz="8" w:space="0" w:color="AEAEAE"/>
              <w:bottom w:val="single" w:sz="8" w:space="0" w:color="AEAEAE"/>
              <w:right w:val="single" w:sz="8" w:space="0" w:color="E0E0E0"/>
            </w:tcBorders>
            <w:shd w:val="clear" w:color="auto" w:fill="E0E0E0"/>
          </w:tcPr>
          <w:p w14:paraId="5A4624E1"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Equal variances not assumed</w:t>
            </w:r>
          </w:p>
        </w:tc>
        <w:tc>
          <w:tcPr>
            <w:tcW w:w="988" w:type="dxa"/>
            <w:tcBorders>
              <w:top w:val="single" w:sz="8" w:space="0" w:color="AEAEAE"/>
              <w:left w:val="single" w:sz="8" w:space="0" w:color="E0E0E0"/>
              <w:bottom w:val="single" w:sz="8" w:space="0" w:color="AEAEAE"/>
              <w:right w:val="single" w:sz="8" w:space="0" w:color="E0E0E0"/>
            </w:tcBorders>
            <w:shd w:val="clear" w:color="auto" w:fill="F9F9FB"/>
          </w:tcPr>
          <w:p w14:paraId="5001C486"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-1.179</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6EDD1B06"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.120</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3362A6EC"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.240</w:t>
            </w:r>
          </w:p>
        </w:tc>
      </w:tr>
      <w:tr w:rsidR="00EF40EA" w:rsidRPr="00EB42BE" w14:paraId="495A6E98" w14:textId="77777777" w:rsidTr="00EF40EA">
        <w:trPr>
          <w:trHeight w:val="244"/>
        </w:trPr>
        <w:tc>
          <w:tcPr>
            <w:tcW w:w="1848" w:type="dxa"/>
            <w:vMerge w:val="restart"/>
            <w:tcBorders>
              <w:top w:val="single" w:sz="8" w:space="0" w:color="AEAEAE"/>
              <w:bottom w:val="single" w:sz="8" w:space="0" w:color="152935"/>
            </w:tcBorders>
            <w:shd w:val="clear" w:color="auto" w:fill="E0E0E0"/>
          </w:tcPr>
          <w:p w14:paraId="294C3BAA"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General Factors: Flexible Return Policy</w:t>
            </w:r>
          </w:p>
        </w:tc>
        <w:tc>
          <w:tcPr>
            <w:tcW w:w="2708" w:type="dxa"/>
            <w:tcBorders>
              <w:top w:val="single" w:sz="8" w:space="0" w:color="AEAEAE"/>
              <w:bottom w:val="single" w:sz="8" w:space="0" w:color="AEAEAE"/>
              <w:right w:val="single" w:sz="8" w:space="0" w:color="E0E0E0"/>
            </w:tcBorders>
            <w:shd w:val="clear" w:color="auto" w:fill="E0E0E0"/>
          </w:tcPr>
          <w:p w14:paraId="6C99B329"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Equal variances assumed</w:t>
            </w:r>
          </w:p>
        </w:tc>
        <w:tc>
          <w:tcPr>
            <w:tcW w:w="988" w:type="dxa"/>
            <w:tcBorders>
              <w:top w:val="single" w:sz="8" w:space="0" w:color="AEAEAE"/>
              <w:left w:val="single" w:sz="8" w:space="0" w:color="E0E0E0"/>
              <w:bottom w:val="single" w:sz="8" w:space="0" w:color="AEAEAE"/>
              <w:right w:val="single" w:sz="8" w:space="0" w:color="E0E0E0"/>
            </w:tcBorders>
            <w:shd w:val="clear" w:color="auto" w:fill="F9F9FB"/>
          </w:tcPr>
          <w:p w14:paraId="5F7B13E5"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-.609</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0FB71688"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.271</w:t>
            </w:r>
          </w:p>
        </w:tc>
        <w:tc>
          <w:tcPr>
            <w:tcW w:w="1848" w:type="dxa"/>
            <w:tcBorders>
              <w:top w:val="single" w:sz="8" w:space="0" w:color="AEAEAE"/>
              <w:left w:val="single" w:sz="8" w:space="0" w:color="E0E0E0"/>
              <w:bottom w:val="single" w:sz="8" w:space="0" w:color="AEAEAE"/>
              <w:right w:val="single" w:sz="8" w:space="0" w:color="E0E0E0"/>
            </w:tcBorders>
            <w:shd w:val="clear" w:color="auto" w:fill="F9F9FB"/>
          </w:tcPr>
          <w:p w14:paraId="7DE806D1"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.543</w:t>
            </w:r>
          </w:p>
        </w:tc>
      </w:tr>
      <w:tr w:rsidR="00EF40EA" w:rsidRPr="00EB42BE" w14:paraId="0257FA3C" w14:textId="77777777" w:rsidTr="00EF40EA">
        <w:trPr>
          <w:trHeight w:val="302"/>
        </w:trPr>
        <w:tc>
          <w:tcPr>
            <w:tcW w:w="1848" w:type="dxa"/>
            <w:vMerge/>
            <w:tcBorders>
              <w:top w:val="single" w:sz="8" w:space="0" w:color="AEAEAE"/>
              <w:bottom w:val="single" w:sz="8" w:space="0" w:color="152935"/>
            </w:tcBorders>
            <w:shd w:val="clear" w:color="auto" w:fill="E0E0E0"/>
          </w:tcPr>
          <w:p w14:paraId="2D51A200" w14:textId="77777777" w:rsidR="00EF40EA" w:rsidRPr="00EB42BE" w:rsidRDefault="00EF40EA" w:rsidP="00EF40EA">
            <w:pPr>
              <w:widowControl w:val="0"/>
              <w:pBdr>
                <w:top w:val="nil"/>
                <w:left w:val="nil"/>
                <w:bottom w:val="nil"/>
                <w:right w:val="nil"/>
                <w:between w:val="nil"/>
              </w:pBdr>
              <w:spacing w:line="276" w:lineRule="auto"/>
              <w:rPr>
                <w:rFonts w:ascii="Arial" w:eastAsia="Arial" w:hAnsi="Arial" w:cs="Arial"/>
                <w:sz w:val="21"/>
                <w:szCs w:val="21"/>
              </w:rPr>
            </w:pPr>
          </w:p>
        </w:tc>
        <w:tc>
          <w:tcPr>
            <w:tcW w:w="2708" w:type="dxa"/>
            <w:tcBorders>
              <w:top w:val="single" w:sz="8" w:space="0" w:color="AEAEAE"/>
              <w:bottom w:val="single" w:sz="8" w:space="0" w:color="152935"/>
              <w:right w:val="single" w:sz="8" w:space="0" w:color="E0E0E0"/>
            </w:tcBorders>
            <w:shd w:val="clear" w:color="auto" w:fill="E0E0E0"/>
          </w:tcPr>
          <w:p w14:paraId="2FC0993E" w14:textId="77777777" w:rsidR="00EF40EA" w:rsidRPr="00EB42BE" w:rsidRDefault="00EF40EA" w:rsidP="00EF40EA">
            <w:pPr>
              <w:ind w:left="60" w:right="60"/>
              <w:rPr>
                <w:rFonts w:ascii="Arial" w:eastAsia="Arial" w:hAnsi="Arial" w:cs="Arial"/>
                <w:sz w:val="21"/>
                <w:szCs w:val="21"/>
              </w:rPr>
            </w:pPr>
            <w:r w:rsidRPr="00EB42BE">
              <w:rPr>
                <w:rFonts w:ascii="Arial" w:eastAsia="Arial" w:hAnsi="Arial" w:cs="Arial"/>
                <w:sz w:val="21"/>
                <w:szCs w:val="21"/>
              </w:rPr>
              <w:t>Equal variances not assumed</w:t>
            </w:r>
          </w:p>
        </w:tc>
        <w:tc>
          <w:tcPr>
            <w:tcW w:w="988" w:type="dxa"/>
            <w:tcBorders>
              <w:top w:val="single" w:sz="8" w:space="0" w:color="AEAEAE"/>
              <w:left w:val="single" w:sz="8" w:space="0" w:color="E0E0E0"/>
              <w:bottom w:val="single" w:sz="8" w:space="0" w:color="152935"/>
              <w:right w:val="single" w:sz="8" w:space="0" w:color="E0E0E0"/>
            </w:tcBorders>
            <w:shd w:val="clear" w:color="auto" w:fill="F9F9FB"/>
          </w:tcPr>
          <w:p w14:paraId="0AC39EB1"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-.602</w:t>
            </w:r>
          </w:p>
        </w:tc>
        <w:tc>
          <w:tcPr>
            <w:tcW w:w="1848" w:type="dxa"/>
            <w:tcBorders>
              <w:top w:val="single" w:sz="8" w:space="0" w:color="AEAEAE"/>
              <w:left w:val="single" w:sz="8" w:space="0" w:color="E0E0E0"/>
              <w:bottom w:val="single" w:sz="8" w:space="0" w:color="152935"/>
              <w:right w:val="single" w:sz="8" w:space="0" w:color="E0E0E0"/>
            </w:tcBorders>
            <w:shd w:val="clear" w:color="auto" w:fill="F9F9FB"/>
          </w:tcPr>
          <w:p w14:paraId="0DABA480"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.274</w:t>
            </w:r>
          </w:p>
        </w:tc>
        <w:tc>
          <w:tcPr>
            <w:tcW w:w="1848" w:type="dxa"/>
            <w:tcBorders>
              <w:top w:val="single" w:sz="8" w:space="0" w:color="AEAEAE"/>
              <w:left w:val="single" w:sz="8" w:space="0" w:color="E0E0E0"/>
              <w:bottom w:val="single" w:sz="8" w:space="0" w:color="152935"/>
              <w:right w:val="single" w:sz="8" w:space="0" w:color="E0E0E0"/>
            </w:tcBorders>
            <w:shd w:val="clear" w:color="auto" w:fill="F9F9FB"/>
          </w:tcPr>
          <w:p w14:paraId="0CD27ED2" w14:textId="77777777" w:rsidR="00EF40EA" w:rsidRPr="00EB42BE" w:rsidRDefault="00EF40EA" w:rsidP="00EF40EA">
            <w:pPr>
              <w:ind w:left="60" w:right="60"/>
              <w:jc w:val="right"/>
              <w:rPr>
                <w:rFonts w:ascii="Arial" w:eastAsia="Arial" w:hAnsi="Arial" w:cs="Arial"/>
                <w:sz w:val="21"/>
                <w:szCs w:val="21"/>
              </w:rPr>
            </w:pPr>
            <w:r w:rsidRPr="00EB42BE">
              <w:rPr>
                <w:rFonts w:ascii="Arial" w:eastAsia="Arial" w:hAnsi="Arial" w:cs="Arial"/>
                <w:sz w:val="21"/>
                <w:szCs w:val="21"/>
              </w:rPr>
              <w:t>.547</w:t>
            </w:r>
          </w:p>
        </w:tc>
      </w:tr>
    </w:tbl>
    <w:p w14:paraId="000003DD" w14:textId="64FBF5E0" w:rsidR="00C14C0B" w:rsidRPr="00EB42BE" w:rsidRDefault="00DF6B49">
      <w:pPr>
        <w:spacing w:after="160" w:line="240" w:lineRule="auto"/>
        <w:rPr>
          <w:rFonts w:ascii="Arial" w:eastAsia="Arial" w:hAnsi="Arial" w:cs="Arial"/>
          <w:b/>
        </w:rPr>
      </w:pPr>
      <w:r w:rsidRPr="00EB42BE">
        <w:rPr>
          <w:rFonts w:ascii="Arial" w:eastAsia="Arial" w:hAnsi="Arial" w:cs="Arial"/>
          <w:b/>
        </w:rPr>
        <w:lastRenderedPageBreak/>
        <w:t>The following variables showed no significant difference between Males and Females;</w:t>
      </w:r>
    </w:p>
    <w:p w14:paraId="000003DE" w14:textId="77777777" w:rsidR="00C14C0B" w:rsidRPr="00EB42BE" w:rsidRDefault="00DF6B49">
      <w:pPr>
        <w:spacing w:after="160" w:line="240" w:lineRule="auto"/>
        <w:rPr>
          <w:rFonts w:ascii="Arial" w:eastAsia="Arial" w:hAnsi="Arial" w:cs="Arial"/>
        </w:rPr>
      </w:pPr>
      <w:r w:rsidRPr="00EB42BE">
        <w:rPr>
          <w:rFonts w:ascii="Arial" w:eastAsia="Arial" w:hAnsi="Arial" w:cs="Arial"/>
        </w:rPr>
        <w:t>I like the fast self–checkout option at Walmart</w:t>
      </w:r>
    </w:p>
    <w:p w14:paraId="000003DF" w14:textId="77777777" w:rsidR="00C14C0B" w:rsidRPr="00EB42BE" w:rsidRDefault="00DF6B49">
      <w:pPr>
        <w:spacing w:after="160" w:line="240" w:lineRule="auto"/>
        <w:rPr>
          <w:rFonts w:ascii="Arial" w:eastAsia="Arial" w:hAnsi="Arial" w:cs="Arial"/>
        </w:rPr>
      </w:pPr>
      <w:r w:rsidRPr="00EB42BE">
        <w:rPr>
          <w:rFonts w:ascii="Arial" w:eastAsia="Arial" w:hAnsi="Arial" w:cs="Arial"/>
        </w:rPr>
        <w:t>Offers a variety of product options</w:t>
      </w:r>
    </w:p>
    <w:p w14:paraId="000003E0" w14:textId="77777777" w:rsidR="00C14C0B" w:rsidRPr="00EB42BE" w:rsidRDefault="00DF6B49">
      <w:pPr>
        <w:spacing w:after="160" w:line="240" w:lineRule="auto"/>
        <w:rPr>
          <w:rFonts w:ascii="Arial" w:eastAsia="Arial" w:hAnsi="Arial" w:cs="Arial"/>
        </w:rPr>
      </w:pPr>
      <w:r w:rsidRPr="00EB42BE">
        <w:rPr>
          <w:rFonts w:ascii="Arial" w:eastAsia="Arial" w:hAnsi="Arial" w:cs="Arial"/>
        </w:rPr>
        <w:t>Has more convenient locations for me</w:t>
      </w:r>
    </w:p>
    <w:p w14:paraId="000003E1" w14:textId="77777777" w:rsidR="00C14C0B" w:rsidRPr="00EB42BE" w:rsidRDefault="00DF6B49">
      <w:pPr>
        <w:spacing w:after="160" w:line="240" w:lineRule="auto"/>
        <w:rPr>
          <w:rFonts w:ascii="Arial" w:eastAsia="Arial" w:hAnsi="Arial" w:cs="Arial"/>
        </w:rPr>
      </w:pPr>
      <w:r w:rsidRPr="00EB42BE">
        <w:rPr>
          <w:rFonts w:ascii="Arial" w:eastAsia="Arial" w:hAnsi="Arial" w:cs="Arial"/>
        </w:rPr>
        <w:t>Has Excellent Customer Service</w:t>
      </w:r>
    </w:p>
    <w:p w14:paraId="000003E2" w14:textId="77777777" w:rsidR="00C14C0B" w:rsidRPr="00EB42BE" w:rsidRDefault="00DF6B49">
      <w:pPr>
        <w:spacing w:after="160" w:line="240" w:lineRule="auto"/>
        <w:rPr>
          <w:rFonts w:ascii="Arial" w:eastAsia="Arial" w:hAnsi="Arial" w:cs="Arial"/>
        </w:rPr>
      </w:pPr>
      <w:r w:rsidRPr="00EB42BE">
        <w:rPr>
          <w:rFonts w:ascii="Arial" w:eastAsia="Arial" w:hAnsi="Arial" w:cs="Arial"/>
        </w:rPr>
        <w:t>Has High Product Quality</w:t>
      </w:r>
    </w:p>
    <w:p w14:paraId="000003E3" w14:textId="77777777" w:rsidR="00C14C0B" w:rsidRPr="00EB42BE" w:rsidRDefault="00DF6B49">
      <w:pPr>
        <w:spacing w:line="240" w:lineRule="auto"/>
        <w:rPr>
          <w:rFonts w:ascii="Arial" w:eastAsia="Arial" w:hAnsi="Arial" w:cs="Arial"/>
          <w:b/>
          <w:u w:val="single"/>
        </w:rPr>
      </w:pPr>
      <w:r w:rsidRPr="00EB42BE">
        <w:rPr>
          <w:rFonts w:ascii="Arial" w:eastAsia="Arial" w:hAnsi="Arial" w:cs="Arial"/>
        </w:rPr>
        <w:t>Flexible Return Policy</w:t>
      </w:r>
    </w:p>
    <w:p w14:paraId="000003E5" w14:textId="77777777" w:rsidR="00C14C0B" w:rsidRPr="00EB42BE" w:rsidRDefault="00DF6B49">
      <w:pPr>
        <w:spacing w:after="160" w:line="240" w:lineRule="auto"/>
        <w:rPr>
          <w:rFonts w:ascii="Arial" w:eastAsia="Arial" w:hAnsi="Arial" w:cs="Arial"/>
          <w:b/>
        </w:rPr>
      </w:pPr>
      <w:r w:rsidRPr="00EB42BE">
        <w:rPr>
          <w:rFonts w:ascii="Arial" w:eastAsia="Arial" w:hAnsi="Arial" w:cs="Arial"/>
          <w:b/>
        </w:rPr>
        <w:t>The following variables showed significantly higher means for Males;</w:t>
      </w:r>
    </w:p>
    <w:p w14:paraId="000003E6" w14:textId="77777777" w:rsidR="00C14C0B" w:rsidRPr="00EB42BE" w:rsidRDefault="00DF6B49">
      <w:pPr>
        <w:spacing w:after="160" w:line="240" w:lineRule="auto"/>
        <w:rPr>
          <w:rFonts w:ascii="Arial" w:eastAsia="Arial" w:hAnsi="Arial" w:cs="Arial"/>
        </w:rPr>
      </w:pPr>
      <w:r w:rsidRPr="00EB42BE">
        <w:rPr>
          <w:rFonts w:ascii="Arial" w:eastAsia="Arial" w:hAnsi="Arial" w:cs="Arial"/>
        </w:rPr>
        <w:t>None</w:t>
      </w:r>
    </w:p>
    <w:p w14:paraId="000003E7" w14:textId="77777777" w:rsidR="00C14C0B" w:rsidRPr="00EB42BE" w:rsidRDefault="00DF6B49">
      <w:pPr>
        <w:spacing w:after="160" w:line="240" w:lineRule="auto"/>
        <w:rPr>
          <w:rFonts w:ascii="Arial" w:eastAsia="Arial" w:hAnsi="Arial" w:cs="Arial"/>
          <w:b/>
        </w:rPr>
      </w:pPr>
      <w:r w:rsidRPr="00EB42BE">
        <w:rPr>
          <w:rFonts w:ascii="Arial" w:eastAsia="Arial" w:hAnsi="Arial" w:cs="Arial"/>
          <w:b/>
        </w:rPr>
        <w:t>The following variables showed significantly higher means for Females;</w:t>
      </w:r>
    </w:p>
    <w:p w14:paraId="000003E9" w14:textId="45B8B395" w:rsidR="00C14C0B" w:rsidRPr="00EB42BE" w:rsidRDefault="0012698F">
      <w:pPr>
        <w:spacing w:after="160" w:line="240" w:lineRule="auto"/>
        <w:rPr>
          <w:rFonts w:ascii="Arial" w:eastAsia="Arial" w:hAnsi="Arial" w:cs="Arial"/>
        </w:rPr>
      </w:pPr>
      <w:r w:rsidRPr="00EB42BE">
        <w:rPr>
          <w:rFonts w:ascii="Arial" w:eastAsia="Arial" w:hAnsi="Arial" w:cs="Arial"/>
        </w:rPr>
        <w:t>Has Reasonable Prices</w:t>
      </w:r>
    </w:p>
    <w:p w14:paraId="000003EA" w14:textId="66AABE95" w:rsidR="00C14C0B" w:rsidRPr="00EB42BE" w:rsidRDefault="00DF6B49">
      <w:pPr>
        <w:spacing w:after="160" w:line="240" w:lineRule="auto"/>
        <w:jc w:val="both"/>
        <w:rPr>
          <w:rFonts w:ascii="Arial" w:eastAsia="Arial" w:hAnsi="Arial" w:cs="Arial"/>
        </w:rPr>
      </w:pPr>
      <w:r w:rsidRPr="00EB42BE">
        <w:rPr>
          <w:rFonts w:ascii="Arial" w:eastAsia="Arial" w:hAnsi="Arial" w:cs="Arial"/>
          <w:b/>
        </w:rPr>
        <w:t>Managerial Conclusion:</w:t>
      </w:r>
      <w:r w:rsidRPr="00EB42BE">
        <w:rPr>
          <w:rFonts w:ascii="Arial" w:eastAsia="Arial" w:hAnsi="Arial" w:cs="Arial"/>
        </w:rPr>
        <w:t xml:space="preserve"> The result showed that there is no significant difference between Males and Females for </w:t>
      </w:r>
      <w:r w:rsidR="00D57806">
        <w:rPr>
          <w:rFonts w:ascii="Arial" w:eastAsia="Arial" w:hAnsi="Arial" w:cs="Arial"/>
        </w:rPr>
        <w:t xml:space="preserve">the majority of </w:t>
      </w:r>
      <w:r w:rsidRPr="00EB42BE">
        <w:rPr>
          <w:rFonts w:ascii="Arial" w:eastAsia="Arial" w:hAnsi="Arial" w:cs="Arial"/>
        </w:rPr>
        <w:t xml:space="preserve">the variables examined. </w:t>
      </w:r>
      <w:r w:rsidR="00D57806">
        <w:rPr>
          <w:rFonts w:ascii="Arial" w:eastAsia="Arial" w:hAnsi="Arial" w:cs="Arial"/>
        </w:rPr>
        <w:t>However, there were significantly higher means for females for the variable “has reasonable prices”. It is important for Walmart managers to note this factor as many females in the household perform shopping duties, so it is important for them to have reasonable prices.</w:t>
      </w:r>
    </w:p>
    <w:p w14:paraId="2F2153F6" w14:textId="77777777" w:rsidR="00EF40EA" w:rsidRPr="00EB42BE" w:rsidRDefault="00EF40EA">
      <w:pPr>
        <w:rPr>
          <w:rFonts w:ascii="Arial" w:eastAsia="Arial" w:hAnsi="Arial" w:cs="Arial"/>
          <w:b/>
          <w:sz w:val="28"/>
          <w:szCs w:val="28"/>
        </w:rPr>
      </w:pPr>
      <w:r w:rsidRPr="00EB42BE">
        <w:rPr>
          <w:rFonts w:ascii="Arial" w:eastAsia="Arial" w:hAnsi="Arial" w:cs="Arial"/>
          <w:b/>
          <w:sz w:val="28"/>
          <w:szCs w:val="28"/>
        </w:rPr>
        <w:br w:type="page"/>
      </w:r>
    </w:p>
    <w:p w14:paraId="000003ED" w14:textId="34EACF59" w:rsidR="00C14C0B" w:rsidRPr="00EB42BE" w:rsidRDefault="00DF6B49" w:rsidP="00626B35">
      <w:pPr>
        <w:spacing w:after="160" w:line="240" w:lineRule="auto"/>
        <w:jc w:val="center"/>
        <w:rPr>
          <w:rFonts w:ascii="Arial" w:eastAsia="Arial" w:hAnsi="Arial" w:cs="Arial"/>
          <w:b/>
          <w:sz w:val="28"/>
          <w:szCs w:val="28"/>
        </w:rPr>
      </w:pPr>
      <w:r w:rsidRPr="00EB42BE">
        <w:rPr>
          <w:rFonts w:ascii="Arial" w:eastAsia="Arial" w:hAnsi="Arial" w:cs="Arial"/>
          <w:b/>
          <w:sz w:val="28"/>
          <w:szCs w:val="28"/>
        </w:rPr>
        <w:lastRenderedPageBreak/>
        <w:t>Hypothesis Testing</w:t>
      </w:r>
    </w:p>
    <w:p w14:paraId="000003EE" w14:textId="77777777" w:rsidR="00C14C0B" w:rsidRPr="00EB42BE" w:rsidRDefault="00DF6B49">
      <w:pPr>
        <w:spacing w:after="160" w:line="240" w:lineRule="auto"/>
        <w:jc w:val="center"/>
        <w:rPr>
          <w:rFonts w:ascii="Arial" w:eastAsia="Arial" w:hAnsi="Arial" w:cs="Arial"/>
          <w:i/>
        </w:rPr>
      </w:pPr>
      <w:r w:rsidRPr="00EB42BE">
        <w:rPr>
          <w:rFonts w:ascii="Arial" w:eastAsia="Arial" w:hAnsi="Arial" w:cs="Arial"/>
          <w:i/>
        </w:rPr>
        <w:t>Test of Differences between Means: (Gender)</w:t>
      </w:r>
    </w:p>
    <w:p w14:paraId="000003EF" w14:textId="77777777" w:rsidR="00C14C0B" w:rsidRPr="00EB42BE" w:rsidRDefault="00DF6B49">
      <w:pPr>
        <w:spacing w:after="160" w:line="240" w:lineRule="auto"/>
        <w:jc w:val="center"/>
        <w:rPr>
          <w:rFonts w:ascii="Arial" w:eastAsia="Arial" w:hAnsi="Arial" w:cs="Arial"/>
          <w:u w:val="single"/>
        </w:rPr>
      </w:pPr>
      <w:r w:rsidRPr="00EB42BE">
        <w:rPr>
          <w:rFonts w:ascii="Arial" w:eastAsia="Arial" w:hAnsi="Arial" w:cs="Arial"/>
          <w:u w:val="single"/>
        </w:rPr>
        <w:t>Performance (Walmart)</w:t>
      </w:r>
    </w:p>
    <w:p w14:paraId="36E8DBB9" w14:textId="77777777" w:rsidR="00626B35" w:rsidRPr="00EB42BE" w:rsidRDefault="00626B35">
      <w:pPr>
        <w:spacing w:after="160" w:line="240" w:lineRule="auto"/>
        <w:jc w:val="center"/>
        <w:rPr>
          <w:rFonts w:ascii="Arial" w:eastAsia="Arial" w:hAnsi="Arial" w:cs="Arial"/>
          <w:u w:val="single"/>
        </w:rPr>
      </w:pPr>
    </w:p>
    <w:tbl>
      <w:tblPr>
        <w:tblStyle w:val="affd"/>
        <w:tblW w:w="7740" w:type="dxa"/>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46"/>
        <w:gridCol w:w="1994"/>
        <w:gridCol w:w="1042"/>
        <w:gridCol w:w="1558"/>
      </w:tblGrid>
      <w:tr w:rsidR="00C14C0B" w:rsidRPr="00EB42BE" w14:paraId="0B1AC39F" w14:textId="77777777">
        <w:trPr>
          <w:cantSplit/>
        </w:trPr>
        <w:tc>
          <w:tcPr>
            <w:tcW w:w="3146" w:type="dxa"/>
            <w:tcBorders>
              <w:top w:val="nil"/>
              <w:left w:val="nil"/>
              <w:bottom w:val="nil"/>
              <w:right w:val="nil"/>
            </w:tcBorders>
          </w:tcPr>
          <w:p w14:paraId="000003F0" w14:textId="77777777" w:rsidR="00C14C0B" w:rsidRPr="00EB42BE" w:rsidRDefault="00C14C0B">
            <w:pPr>
              <w:rPr>
                <w:rFonts w:ascii="Arial" w:eastAsia="Arial" w:hAnsi="Arial" w:cs="Arial"/>
              </w:rPr>
            </w:pPr>
          </w:p>
        </w:tc>
        <w:tc>
          <w:tcPr>
            <w:tcW w:w="1994" w:type="dxa"/>
            <w:tcBorders>
              <w:top w:val="nil"/>
              <w:left w:val="nil"/>
              <w:bottom w:val="single" w:sz="8" w:space="0" w:color="152935"/>
              <w:right w:val="nil"/>
            </w:tcBorders>
            <w:shd w:val="clear" w:color="auto" w:fill="FFFFFF"/>
            <w:vAlign w:val="bottom"/>
          </w:tcPr>
          <w:p w14:paraId="000003F1" w14:textId="77777777" w:rsidR="00C14C0B" w:rsidRPr="00EB42BE" w:rsidRDefault="00DF6B49">
            <w:pPr>
              <w:ind w:left="60" w:right="60"/>
              <w:rPr>
                <w:rFonts w:ascii="Arial" w:eastAsia="Arial" w:hAnsi="Arial" w:cs="Arial"/>
              </w:rPr>
            </w:pPr>
            <w:r w:rsidRPr="00EB42BE">
              <w:rPr>
                <w:rFonts w:ascii="Arial" w:eastAsia="Arial" w:hAnsi="Arial" w:cs="Arial"/>
              </w:rPr>
              <w:t>What is your gender?</w:t>
            </w:r>
          </w:p>
        </w:tc>
        <w:tc>
          <w:tcPr>
            <w:tcW w:w="1042" w:type="dxa"/>
            <w:tcBorders>
              <w:top w:val="nil"/>
              <w:left w:val="nil"/>
              <w:bottom w:val="single" w:sz="8" w:space="0" w:color="152935"/>
              <w:right w:val="single" w:sz="8" w:space="0" w:color="E0E0E0"/>
            </w:tcBorders>
            <w:shd w:val="clear" w:color="auto" w:fill="FFFFFF"/>
            <w:vAlign w:val="bottom"/>
          </w:tcPr>
          <w:p w14:paraId="000003F2" w14:textId="77777777" w:rsidR="00C14C0B" w:rsidRPr="00EB42BE" w:rsidRDefault="00DF6B49">
            <w:pPr>
              <w:ind w:left="60" w:right="60"/>
              <w:jc w:val="center"/>
              <w:rPr>
                <w:rFonts w:ascii="Arial" w:eastAsia="Arial" w:hAnsi="Arial" w:cs="Arial"/>
              </w:rPr>
            </w:pPr>
            <w:r w:rsidRPr="00EB42BE">
              <w:rPr>
                <w:rFonts w:ascii="Arial" w:eastAsia="Arial" w:hAnsi="Arial" w:cs="Arial"/>
              </w:rPr>
              <w:t>N</w:t>
            </w:r>
          </w:p>
        </w:tc>
        <w:tc>
          <w:tcPr>
            <w:tcW w:w="1558" w:type="dxa"/>
            <w:tcBorders>
              <w:top w:val="nil"/>
              <w:left w:val="single" w:sz="8" w:space="0" w:color="E0E0E0"/>
              <w:bottom w:val="single" w:sz="8" w:space="0" w:color="152935"/>
              <w:right w:val="single" w:sz="8" w:space="0" w:color="E0E0E0"/>
            </w:tcBorders>
            <w:shd w:val="clear" w:color="auto" w:fill="FFFFFF"/>
            <w:vAlign w:val="bottom"/>
          </w:tcPr>
          <w:p w14:paraId="000003F3" w14:textId="77777777" w:rsidR="00C14C0B" w:rsidRPr="00EB42BE" w:rsidRDefault="00DF6B49">
            <w:pPr>
              <w:ind w:left="60" w:right="60"/>
              <w:jc w:val="center"/>
              <w:rPr>
                <w:rFonts w:ascii="Arial" w:eastAsia="Arial" w:hAnsi="Arial" w:cs="Arial"/>
              </w:rPr>
            </w:pPr>
            <w:r w:rsidRPr="00EB42BE">
              <w:rPr>
                <w:rFonts w:ascii="Arial" w:eastAsia="Arial" w:hAnsi="Arial" w:cs="Arial"/>
              </w:rPr>
              <w:t>Mean</w:t>
            </w:r>
          </w:p>
        </w:tc>
      </w:tr>
      <w:tr w:rsidR="00C14C0B" w:rsidRPr="00EB42BE" w14:paraId="1CCF5313" w14:textId="77777777">
        <w:trPr>
          <w:cantSplit/>
        </w:trPr>
        <w:tc>
          <w:tcPr>
            <w:tcW w:w="3146" w:type="dxa"/>
            <w:vMerge w:val="restart"/>
            <w:tcBorders>
              <w:top w:val="single" w:sz="8" w:space="0" w:color="152935"/>
              <w:left w:val="nil"/>
              <w:bottom w:val="nil"/>
              <w:right w:val="nil"/>
            </w:tcBorders>
            <w:shd w:val="clear" w:color="auto" w:fill="E0E0E0"/>
          </w:tcPr>
          <w:p w14:paraId="000003F4" w14:textId="77777777" w:rsidR="00C14C0B" w:rsidRPr="00EB42BE" w:rsidRDefault="00DF6B49">
            <w:pPr>
              <w:ind w:left="60" w:right="60"/>
              <w:rPr>
                <w:rFonts w:ascii="Arial" w:eastAsia="Arial" w:hAnsi="Arial" w:cs="Arial"/>
              </w:rPr>
            </w:pPr>
            <w:r w:rsidRPr="00EB42BE">
              <w:rPr>
                <w:rFonts w:ascii="Arial" w:eastAsia="Arial" w:hAnsi="Arial" w:cs="Arial"/>
              </w:rPr>
              <w:t>Performance (Walmart): I am a regular customer at Walmart</w:t>
            </w:r>
          </w:p>
        </w:tc>
        <w:tc>
          <w:tcPr>
            <w:tcW w:w="1994" w:type="dxa"/>
            <w:tcBorders>
              <w:top w:val="single" w:sz="8" w:space="0" w:color="152935"/>
              <w:left w:val="nil"/>
              <w:bottom w:val="single" w:sz="8" w:space="0" w:color="AEAEAE"/>
              <w:right w:val="nil"/>
            </w:tcBorders>
            <w:shd w:val="clear" w:color="auto" w:fill="E0E0E0"/>
          </w:tcPr>
          <w:p w14:paraId="000003F5" w14:textId="77777777" w:rsidR="00C14C0B" w:rsidRPr="00EB42BE" w:rsidRDefault="00DF6B49">
            <w:pPr>
              <w:ind w:left="60" w:right="60"/>
              <w:rPr>
                <w:rFonts w:ascii="Arial" w:eastAsia="Arial" w:hAnsi="Arial" w:cs="Arial"/>
              </w:rPr>
            </w:pPr>
            <w:r w:rsidRPr="00EB42BE">
              <w:rPr>
                <w:rFonts w:ascii="Arial" w:eastAsia="Arial" w:hAnsi="Arial" w:cs="Arial"/>
              </w:rPr>
              <w:t>Male</w:t>
            </w:r>
          </w:p>
        </w:tc>
        <w:tc>
          <w:tcPr>
            <w:tcW w:w="1042" w:type="dxa"/>
            <w:tcBorders>
              <w:top w:val="single" w:sz="8" w:space="0" w:color="152935"/>
              <w:left w:val="nil"/>
              <w:bottom w:val="single" w:sz="8" w:space="0" w:color="AEAEAE"/>
              <w:right w:val="single" w:sz="8" w:space="0" w:color="E0E0E0"/>
            </w:tcBorders>
            <w:shd w:val="clear" w:color="auto" w:fill="F9F9FB"/>
          </w:tcPr>
          <w:p w14:paraId="000003F6" w14:textId="77777777" w:rsidR="00C14C0B" w:rsidRPr="00EB42BE" w:rsidRDefault="00DF6B49">
            <w:pPr>
              <w:ind w:left="60" w:right="60"/>
              <w:jc w:val="right"/>
              <w:rPr>
                <w:rFonts w:ascii="Arial" w:eastAsia="Arial" w:hAnsi="Arial" w:cs="Arial"/>
              </w:rPr>
            </w:pPr>
            <w:r w:rsidRPr="00EB42BE">
              <w:rPr>
                <w:rFonts w:ascii="Arial" w:eastAsia="Arial" w:hAnsi="Arial" w:cs="Arial"/>
              </w:rPr>
              <w:t>134</w:t>
            </w:r>
          </w:p>
        </w:tc>
        <w:tc>
          <w:tcPr>
            <w:tcW w:w="1558" w:type="dxa"/>
            <w:tcBorders>
              <w:top w:val="single" w:sz="8" w:space="0" w:color="152935"/>
              <w:left w:val="single" w:sz="8" w:space="0" w:color="E0E0E0"/>
              <w:bottom w:val="single" w:sz="8" w:space="0" w:color="AEAEAE"/>
              <w:right w:val="single" w:sz="8" w:space="0" w:color="E0E0E0"/>
            </w:tcBorders>
            <w:shd w:val="clear" w:color="auto" w:fill="F9F9FB"/>
          </w:tcPr>
          <w:p w14:paraId="000003F7" w14:textId="77777777" w:rsidR="00C14C0B" w:rsidRPr="00EB42BE" w:rsidRDefault="00DF6B49">
            <w:pPr>
              <w:ind w:left="60" w:right="60"/>
              <w:jc w:val="right"/>
              <w:rPr>
                <w:rFonts w:ascii="Arial" w:eastAsia="Arial" w:hAnsi="Arial" w:cs="Arial"/>
              </w:rPr>
            </w:pPr>
            <w:r w:rsidRPr="00EB42BE">
              <w:rPr>
                <w:rFonts w:ascii="Arial" w:eastAsia="Arial" w:hAnsi="Arial" w:cs="Arial"/>
              </w:rPr>
              <w:t>3.52</w:t>
            </w:r>
          </w:p>
        </w:tc>
      </w:tr>
      <w:tr w:rsidR="00C14C0B" w:rsidRPr="00EB42BE" w14:paraId="58B2CF1A" w14:textId="77777777">
        <w:trPr>
          <w:cantSplit/>
        </w:trPr>
        <w:tc>
          <w:tcPr>
            <w:tcW w:w="3146" w:type="dxa"/>
            <w:vMerge/>
            <w:tcBorders>
              <w:top w:val="single" w:sz="8" w:space="0" w:color="152935"/>
              <w:left w:val="nil"/>
              <w:bottom w:val="nil"/>
              <w:right w:val="nil"/>
            </w:tcBorders>
            <w:shd w:val="clear" w:color="auto" w:fill="E0E0E0"/>
          </w:tcPr>
          <w:p w14:paraId="000003F8"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994" w:type="dxa"/>
            <w:tcBorders>
              <w:top w:val="single" w:sz="8" w:space="0" w:color="AEAEAE"/>
              <w:left w:val="nil"/>
              <w:bottom w:val="nil"/>
              <w:right w:val="nil"/>
            </w:tcBorders>
            <w:shd w:val="clear" w:color="auto" w:fill="E0E0E0"/>
          </w:tcPr>
          <w:p w14:paraId="000003F9" w14:textId="77777777" w:rsidR="00C14C0B" w:rsidRPr="00EB42BE" w:rsidRDefault="00DF6B49">
            <w:pPr>
              <w:ind w:left="60" w:right="60"/>
              <w:rPr>
                <w:rFonts w:ascii="Arial" w:eastAsia="Arial" w:hAnsi="Arial" w:cs="Arial"/>
              </w:rPr>
            </w:pPr>
            <w:r w:rsidRPr="00EB42BE">
              <w:rPr>
                <w:rFonts w:ascii="Arial" w:eastAsia="Arial" w:hAnsi="Arial" w:cs="Arial"/>
              </w:rPr>
              <w:t>Female</w:t>
            </w:r>
          </w:p>
        </w:tc>
        <w:tc>
          <w:tcPr>
            <w:tcW w:w="1042" w:type="dxa"/>
            <w:tcBorders>
              <w:top w:val="single" w:sz="8" w:space="0" w:color="AEAEAE"/>
              <w:left w:val="nil"/>
              <w:bottom w:val="nil"/>
              <w:right w:val="single" w:sz="8" w:space="0" w:color="E0E0E0"/>
            </w:tcBorders>
            <w:shd w:val="clear" w:color="auto" w:fill="F9F9FB"/>
          </w:tcPr>
          <w:p w14:paraId="000003FA" w14:textId="77777777" w:rsidR="00C14C0B" w:rsidRPr="00EB42BE" w:rsidRDefault="00DF6B49">
            <w:pPr>
              <w:ind w:left="60" w:right="60"/>
              <w:jc w:val="right"/>
              <w:rPr>
                <w:rFonts w:ascii="Arial" w:eastAsia="Arial" w:hAnsi="Arial" w:cs="Arial"/>
              </w:rPr>
            </w:pPr>
            <w:r w:rsidRPr="00EB42BE">
              <w:rPr>
                <w:rFonts w:ascii="Arial" w:eastAsia="Arial" w:hAnsi="Arial" w:cs="Arial"/>
              </w:rPr>
              <w:t>247</w:t>
            </w:r>
          </w:p>
        </w:tc>
        <w:tc>
          <w:tcPr>
            <w:tcW w:w="1558" w:type="dxa"/>
            <w:tcBorders>
              <w:top w:val="single" w:sz="8" w:space="0" w:color="AEAEAE"/>
              <w:left w:val="single" w:sz="8" w:space="0" w:color="E0E0E0"/>
              <w:bottom w:val="nil"/>
              <w:right w:val="single" w:sz="8" w:space="0" w:color="E0E0E0"/>
            </w:tcBorders>
            <w:shd w:val="clear" w:color="auto" w:fill="F9F9FB"/>
          </w:tcPr>
          <w:p w14:paraId="000003FB" w14:textId="77777777" w:rsidR="00C14C0B" w:rsidRPr="00EB42BE" w:rsidRDefault="00DF6B49">
            <w:pPr>
              <w:ind w:left="60" w:right="60"/>
              <w:jc w:val="right"/>
              <w:rPr>
                <w:rFonts w:ascii="Arial" w:eastAsia="Arial" w:hAnsi="Arial" w:cs="Arial"/>
              </w:rPr>
            </w:pPr>
            <w:r w:rsidRPr="00EB42BE">
              <w:rPr>
                <w:rFonts w:ascii="Arial" w:eastAsia="Arial" w:hAnsi="Arial" w:cs="Arial"/>
              </w:rPr>
              <w:t>3.43</w:t>
            </w:r>
          </w:p>
        </w:tc>
      </w:tr>
      <w:tr w:rsidR="00C14C0B" w:rsidRPr="00EB42BE" w14:paraId="5EBFF20F" w14:textId="77777777">
        <w:trPr>
          <w:cantSplit/>
        </w:trPr>
        <w:tc>
          <w:tcPr>
            <w:tcW w:w="3146" w:type="dxa"/>
            <w:vMerge w:val="restart"/>
            <w:tcBorders>
              <w:top w:val="single" w:sz="8" w:space="0" w:color="AEAEAE"/>
              <w:left w:val="nil"/>
              <w:bottom w:val="nil"/>
              <w:right w:val="nil"/>
            </w:tcBorders>
            <w:shd w:val="clear" w:color="auto" w:fill="E0E0E0"/>
          </w:tcPr>
          <w:p w14:paraId="000003FC" w14:textId="77777777" w:rsidR="00C14C0B" w:rsidRPr="00EB42BE" w:rsidRDefault="00DF6B49">
            <w:pPr>
              <w:ind w:left="60" w:right="60"/>
              <w:rPr>
                <w:rFonts w:ascii="Arial" w:eastAsia="Arial" w:hAnsi="Arial" w:cs="Arial"/>
              </w:rPr>
            </w:pPr>
            <w:r w:rsidRPr="00EB42BE">
              <w:rPr>
                <w:rFonts w:ascii="Arial" w:eastAsia="Arial" w:hAnsi="Arial" w:cs="Arial"/>
              </w:rPr>
              <w:t>Performance (Walmart): I like the fast self–checkout option at Walmart</w:t>
            </w:r>
          </w:p>
        </w:tc>
        <w:tc>
          <w:tcPr>
            <w:tcW w:w="1994" w:type="dxa"/>
            <w:tcBorders>
              <w:top w:val="single" w:sz="8" w:space="0" w:color="AEAEAE"/>
              <w:left w:val="nil"/>
              <w:bottom w:val="single" w:sz="8" w:space="0" w:color="AEAEAE"/>
              <w:right w:val="nil"/>
            </w:tcBorders>
            <w:shd w:val="clear" w:color="auto" w:fill="E0E0E0"/>
          </w:tcPr>
          <w:p w14:paraId="000003FD" w14:textId="77777777" w:rsidR="00C14C0B" w:rsidRPr="00EB42BE" w:rsidRDefault="00DF6B49">
            <w:pPr>
              <w:ind w:left="60" w:right="60"/>
              <w:rPr>
                <w:rFonts w:ascii="Arial" w:eastAsia="Arial" w:hAnsi="Arial" w:cs="Arial"/>
              </w:rPr>
            </w:pPr>
            <w:r w:rsidRPr="00EB42BE">
              <w:rPr>
                <w:rFonts w:ascii="Arial" w:eastAsia="Arial" w:hAnsi="Arial" w:cs="Arial"/>
              </w:rPr>
              <w:t>Male</w:t>
            </w:r>
          </w:p>
        </w:tc>
        <w:tc>
          <w:tcPr>
            <w:tcW w:w="1042" w:type="dxa"/>
            <w:tcBorders>
              <w:top w:val="single" w:sz="8" w:space="0" w:color="AEAEAE"/>
              <w:left w:val="nil"/>
              <w:bottom w:val="single" w:sz="8" w:space="0" w:color="AEAEAE"/>
              <w:right w:val="single" w:sz="8" w:space="0" w:color="E0E0E0"/>
            </w:tcBorders>
            <w:shd w:val="clear" w:color="auto" w:fill="F9F9FB"/>
          </w:tcPr>
          <w:p w14:paraId="000003FE" w14:textId="77777777" w:rsidR="00C14C0B" w:rsidRPr="00EB42BE" w:rsidRDefault="00DF6B49">
            <w:pPr>
              <w:ind w:left="60" w:right="60"/>
              <w:jc w:val="right"/>
              <w:rPr>
                <w:rFonts w:ascii="Arial" w:eastAsia="Arial" w:hAnsi="Arial" w:cs="Arial"/>
              </w:rPr>
            </w:pPr>
            <w:r w:rsidRPr="00EB42BE">
              <w:rPr>
                <w:rFonts w:ascii="Arial" w:eastAsia="Arial" w:hAnsi="Arial" w:cs="Arial"/>
              </w:rPr>
              <w:t>132</w:t>
            </w:r>
          </w:p>
        </w:tc>
        <w:tc>
          <w:tcPr>
            <w:tcW w:w="1558" w:type="dxa"/>
            <w:tcBorders>
              <w:top w:val="single" w:sz="8" w:space="0" w:color="AEAEAE"/>
              <w:left w:val="single" w:sz="8" w:space="0" w:color="E0E0E0"/>
              <w:bottom w:val="single" w:sz="8" w:space="0" w:color="AEAEAE"/>
              <w:right w:val="single" w:sz="8" w:space="0" w:color="E0E0E0"/>
            </w:tcBorders>
            <w:shd w:val="clear" w:color="auto" w:fill="F9F9FB"/>
          </w:tcPr>
          <w:p w14:paraId="000003FF" w14:textId="77777777" w:rsidR="00C14C0B" w:rsidRPr="00EB42BE" w:rsidRDefault="00DF6B49">
            <w:pPr>
              <w:ind w:left="60" w:right="60"/>
              <w:jc w:val="right"/>
              <w:rPr>
                <w:rFonts w:ascii="Arial" w:eastAsia="Arial" w:hAnsi="Arial" w:cs="Arial"/>
              </w:rPr>
            </w:pPr>
            <w:r w:rsidRPr="00EB42BE">
              <w:rPr>
                <w:rFonts w:ascii="Arial" w:eastAsia="Arial" w:hAnsi="Arial" w:cs="Arial"/>
              </w:rPr>
              <w:t>3.88</w:t>
            </w:r>
          </w:p>
        </w:tc>
      </w:tr>
      <w:tr w:rsidR="00C14C0B" w:rsidRPr="00EB42BE" w14:paraId="04B60C95" w14:textId="77777777">
        <w:trPr>
          <w:cantSplit/>
        </w:trPr>
        <w:tc>
          <w:tcPr>
            <w:tcW w:w="3146" w:type="dxa"/>
            <w:vMerge/>
            <w:tcBorders>
              <w:top w:val="single" w:sz="8" w:space="0" w:color="AEAEAE"/>
              <w:left w:val="nil"/>
              <w:bottom w:val="nil"/>
              <w:right w:val="nil"/>
            </w:tcBorders>
            <w:shd w:val="clear" w:color="auto" w:fill="E0E0E0"/>
          </w:tcPr>
          <w:p w14:paraId="00000400"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994" w:type="dxa"/>
            <w:tcBorders>
              <w:top w:val="single" w:sz="8" w:space="0" w:color="AEAEAE"/>
              <w:left w:val="nil"/>
              <w:bottom w:val="nil"/>
              <w:right w:val="nil"/>
            </w:tcBorders>
            <w:shd w:val="clear" w:color="auto" w:fill="E0E0E0"/>
          </w:tcPr>
          <w:p w14:paraId="00000401" w14:textId="77777777" w:rsidR="00C14C0B" w:rsidRPr="00EB42BE" w:rsidRDefault="00DF6B49">
            <w:pPr>
              <w:ind w:left="60" w:right="60"/>
              <w:rPr>
                <w:rFonts w:ascii="Arial" w:eastAsia="Arial" w:hAnsi="Arial" w:cs="Arial"/>
              </w:rPr>
            </w:pPr>
            <w:r w:rsidRPr="00EB42BE">
              <w:rPr>
                <w:rFonts w:ascii="Arial" w:eastAsia="Arial" w:hAnsi="Arial" w:cs="Arial"/>
              </w:rPr>
              <w:t>Female</w:t>
            </w:r>
          </w:p>
        </w:tc>
        <w:tc>
          <w:tcPr>
            <w:tcW w:w="1042" w:type="dxa"/>
            <w:tcBorders>
              <w:top w:val="single" w:sz="8" w:space="0" w:color="AEAEAE"/>
              <w:left w:val="nil"/>
              <w:bottom w:val="nil"/>
              <w:right w:val="single" w:sz="8" w:space="0" w:color="E0E0E0"/>
            </w:tcBorders>
            <w:shd w:val="clear" w:color="auto" w:fill="F9F9FB"/>
          </w:tcPr>
          <w:p w14:paraId="00000402" w14:textId="77777777" w:rsidR="00C14C0B" w:rsidRPr="00EB42BE" w:rsidRDefault="00DF6B49">
            <w:pPr>
              <w:ind w:left="60" w:right="60"/>
              <w:jc w:val="right"/>
              <w:rPr>
                <w:rFonts w:ascii="Arial" w:eastAsia="Arial" w:hAnsi="Arial" w:cs="Arial"/>
              </w:rPr>
            </w:pPr>
            <w:r w:rsidRPr="00EB42BE">
              <w:rPr>
                <w:rFonts w:ascii="Arial" w:eastAsia="Arial" w:hAnsi="Arial" w:cs="Arial"/>
              </w:rPr>
              <w:t>246</w:t>
            </w:r>
          </w:p>
        </w:tc>
        <w:tc>
          <w:tcPr>
            <w:tcW w:w="1558" w:type="dxa"/>
            <w:tcBorders>
              <w:top w:val="single" w:sz="8" w:space="0" w:color="AEAEAE"/>
              <w:left w:val="single" w:sz="8" w:space="0" w:color="E0E0E0"/>
              <w:bottom w:val="nil"/>
              <w:right w:val="single" w:sz="8" w:space="0" w:color="E0E0E0"/>
            </w:tcBorders>
            <w:shd w:val="clear" w:color="auto" w:fill="F9F9FB"/>
          </w:tcPr>
          <w:p w14:paraId="00000403" w14:textId="77777777" w:rsidR="00C14C0B" w:rsidRPr="00EB42BE" w:rsidRDefault="00DF6B49">
            <w:pPr>
              <w:ind w:left="60" w:right="60"/>
              <w:jc w:val="right"/>
              <w:rPr>
                <w:rFonts w:ascii="Arial" w:eastAsia="Arial" w:hAnsi="Arial" w:cs="Arial"/>
              </w:rPr>
            </w:pPr>
            <w:r w:rsidRPr="00EB42BE">
              <w:rPr>
                <w:rFonts w:ascii="Arial" w:eastAsia="Arial" w:hAnsi="Arial" w:cs="Arial"/>
              </w:rPr>
              <w:t>3.87</w:t>
            </w:r>
          </w:p>
        </w:tc>
      </w:tr>
      <w:tr w:rsidR="00C14C0B" w:rsidRPr="00EB42BE" w14:paraId="570D6F84" w14:textId="77777777">
        <w:trPr>
          <w:cantSplit/>
        </w:trPr>
        <w:tc>
          <w:tcPr>
            <w:tcW w:w="3146" w:type="dxa"/>
            <w:vMerge w:val="restart"/>
            <w:tcBorders>
              <w:top w:val="single" w:sz="8" w:space="0" w:color="AEAEAE"/>
              <w:left w:val="nil"/>
              <w:bottom w:val="nil"/>
              <w:right w:val="nil"/>
            </w:tcBorders>
            <w:shd w:val="clear" w:color="auto" w:fill="E0E0E0"/>
          </w:tcPr>
          <w:p w14:paraId="00000404" w14:textId="77777777" w:rsidR="00C14C0B" w:rsidRPr="00EB42BE" w:rsidRDefault="00DF6B49">
            <w:pPr>
              <w:ind w:left="60" w:right="60"/>
              <w:rPr>
                <w:rFonts w:ascii="Arial" w:eastAsia="Arial" w:hAnsi="Arial" w:cs="Arial"/>
              </w:rPr>
            </w:pPr>
            <w:r w:rsidRPr="00EB42BE">
              <w:rPr>
                <w:rFonts w:ascii="Arial" w:eastAsia="Arial" w:hAnsi="Arial" w:cs="Arial"/>
              </w:rPr>
              <w:t>Performance (Walmart): Offers a variety of product options</w:t>
            </w:r>
          </w:p>
        </w:tc>
        <w:tc>
          <w:tcPr>
            <w:tcW w:w="1994" w:type="dxa"/>
            <w:tcBorders>
              <w:top w:val="single" w:sz="8" w:space="0" w:color="AEAEAE"/>
              <w:left w:val="nil"/>
              <w:bottom w:val="single" w:sz="8" w:space="0" w:color="AEAEAE"/>
              <w:right w:val="nil"/>
            </w:tcBorders>
            <w:shd w:val="clear" w:color="auto" w:fill="E0E0E0"/>
          </w:tcPr>
          <w:p w14:paraId="00000405" w14:textId="77777777" w:rsidR="00C14C0B" w:rsidRPr="00EB42BE" w:rsidRDefault="00DF6B49">
            <w:pPr>
              <w:ind w:left="60" w:right="60"/>
              <w:rPr>
                <w:rFonts w:ascii="Arial" w:eastAsia="Arial" w:hAnsi="Arial" w:cs="Arial"/>
              </w:rPr>
            </w:pPr>
            <w:r w:rsidRPr="00EB42BE">
              <w:rPr>
                <w:rFonts w:ascii="Arial" w:eastAsia="Arial" w:hAnsi="Arial" w:cs="Arial"/>
              </w:rPr>
              <w:t>Male</w:t>
            </w:r>
          </w:p>
        </w:tc>
        <w:tc>
          <w:tcPr>
            <w:tcW w:w="1042" w:type="dxa"/>
            <w:tcBorders>
              <w:top w:val="single" w:sz="8" w:space="0" w:color="AEAEAE"/>
              <w:left w:val="nil"/>
              <w:bottom w:val="single" w:sz="8" w:space="0" w:color="AEAEAE"/>
              <w:right w:val="single" w:sz="8" w:space="0" w:color="E0E0E0"/>
            </w:tcBorders>
            <w:shd w:val="clear" w:color="auto" w:fill="F9F9FB"/>
          </w:tcPr>
          <w:p w14:paraId="00000406" w14:textId="77777777" w:rsidR="00C14C0B" w:rsidRPr="00EB42BE" w:rsidRDefault="00DF6B49">
            <w:pPr>
              <w:ind w:left="60" w:right="60"/>
              <w:jc w:val="right"/>
              <w:rPr>
                <w:rFonts w:ascii="Arial" w:eastAsia="Arial" w:hAnsi="Arial" w:cs="Arial"/>
              </w:rPr>
            </w:pPr>
            <w:r w:rsidRPr="00EB42BE">
              <w:rPr>
                <w:rFonts w:ascii="Arial" w:eastAsia="Arial" w:hAnsi="Arial" w:cs="Arial"/>
              </w:rPr>
              <w:t>134</w:t>
            </w:r>
          </w:p>
        </w:tc>
        <w:tc>
          <w:tcPr>
            <w:tcW w:w="1558" w:type="dxa"/>
            <w:tcBorders>
              <w:top w:val="single" w:sz="8" w:space="0" w:color="AEAEAE"/>
              <w:left w:val="single" w:sz="8" w:space="0" w:color="E0E0E0"/>
              <w:bottom w:val="single" w:sz="8" w:space="0" w:color="AEAEAE"/>
              <w:right w:val="single" w:sz="8" w:space="0" w:color="E0E0E0"/>
            </w:tcBorders>
            <w:shd w:val="clear" w:color="auto" w:fill="F9F9FB"/>
          </w:tcPr>
          <w:p w14:paraId="00000407" w14:textId="77777777" w:rsidR="00C14C0B" w:rsidRPr="00EB42BE" w:rsidRDefault="00DF6B49">
            <w:pPr>
              <w:ind w:left="60" w:right="60"/>
              <w:jc w:val="right"/>
              <w:rPr>
                <w:rFonts w:ascii="Arial" w:eastAsia="Arial" w:hAnsi="Arial" w:cs="Arial"/>
              </w:rPr>
            </w:pPr>
            <w:r w:rsidRPr="00EB42BE">
              <w:rPr>
                <w:rFonts w:ascii="Arial" w:eastAsia="Arial" w:hAnsi="Arial" w:cs="Arial"/>
              </w:rPr>
              <w:t>3.96</w:t>
            </w:r>
          </w:p>
        </w:tc>
      </w:tr>
      <w:tr w:rsidR="00C14C0B" w:rsidRPr="00EB42BE" w14:paraId="397C0E6B" w14:textId="77777777">
        <w:trPr>
          <w:cantSplit/>
        </w:trPr>
        <w:tc>
          <w:tcPr>
            <w:tcW w:w="3146" w:type="dxa"/>
            <w:vMerge/>
            <w:tcBorders>
              <w:top w:val="single" w:sz="8" w:space="0" w:color="AEAEAE"/>
              <w:left w:val="nil"/>
              <w:bottom w:val="nil"/>
              <w:right w:val="nil"/>
            </w:tcBorders>
            <w:shd w:val="clear" w:color="auto" w:fill="E0E0E0"/>
          </w:tcPr>
          <w:p w14:paraId="00000408"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994" w:type="dxa"/>
            <w:tcBorders>
              <w:top w:val="single" w:sz="8" w:space="0" w:color="AEAEAE"/>
              <w:left w:val="nil"/>
              <w:bottom w:val="nil"/>
              <w:right w:val="nil"/>
            </w:tcBorders>
            <w:shd w:val="clear" w:color="auto" w:fill="E0E0E0"/>
          </w:tcPr>
          <w:p w14:paraId="00000409" w14:textId="77777777" w:rsidR="00C14C0B" w:rsidRPr="00EB42BE" w:rsidRDefault="00DF6B49">
            <w:pPr>
              <w:ind w:left="60" w:right="60"/>
              <w:rPr>
                <w:rFonts w:ascii="Arial" w:eastAsia="Arial" w:hAnsi="Arial" w:cs="Arial"/>
              </w:rPr>
            </w:pPr>
            <w:r w:rsidRPr="00EB42BE">
              <w:rPr>
                <w:rFonts w:ascii="Arial" w:eastAsia="Arial" w:hAnsi="Arial" w:cs="Arial"/>
              </w:rPr>
              <w:t>Female</w:t>
            </w:r>
          </w:p>
        </w:tc>
        <w:tc>
          <w:tcPr>
            <w:tcW w:w="1042" w:type="dxa"/>
            <w:tcBorders>
              <w:top w:val="single" w:sz="8" w:space="0" w:color="AEAEAE"/>
              <w:left w:val="nil"/>
              <w:bottom w:val="nil"/>
              <w:right w:val="single" w:sz="8" w:space="0" w:color="E0E0E0"/>
            </w:tcBorders>
            <w:shd w:val="clear" w:color="auto" w:fill="F9F9FB"/>
          </w:tcPr>
          <w:p w14:paraId="0000040A" w14:textId="77777777" w:rsidR="00C14C0B" w:rsidRPr="00EB42BE" w:rsidRDefault="00DF6B49">
            <w:pPr>
              <w:ind w:left="60" w:right="60"/>
              <w:jc w:val="right"/>
              <w:rPr>
                <w:rFonts w:ascii="Arial" w:eastAsia="Arial" w:hAnsi="Arial" w:cs="Arial"/>
              </w:rPr>
            </w:pPr>
            <w:r w:rsidRPr="00EB42BE">
              <w:rPr>
                <w:rFonts w:ascii="Arial" w:eastAsia="Arial" w:hAnsi="Arial" w:cs="Arial"/>
              </w:rPr>
              <w:t>244</w:t>
            </w:r>
          </w:p>
        </w:tc>
        <w:tc>
          <w:tcPr>
            <w:tcW w:w="1558" w:type="dxa"/>
            <w:tcBorders>
              <w:top w:val="single" w:sz="8" w:space="0" w:color="AEAEAE"/>
              <w:left w:val="single" w:sz="8" w:space="0" w:color="E0E0E0"/>
              <w:bottom w:val="nil"/>
              <w:right w:val="single" w:sz="8" w:space="0" w:color="E0E0E0"/>
            </w:tcBorders>
            <w:shd w:val="clear" w:color="auto" w:fill="F9F9FB"/>
          </w:tcPr>
          <w:p w14:paraId="0000040B" w14:textId="77777777" w:rsidR="00C14C0B" w:rsidRPr="00EB42BE" w:rsidRDefault="00DF6B49">
            <w:pPr>
              <w:ind w:left="60" w:right="60"/>
              <w:jc w:val="right"/>
              <w:rPr>
                <w:rFonts w:ascii="Arial" w:eastAsia="Arial" w:hAnsi="Arial" w:cs="Arial"/>
              </w:rPr>
            </w:pPr>
            <w:r w:rsidRPr="00EB42BE">
              <w:rPr>
                <w:rFonts w:ascii="Arial" w:eastAsia="Arial" w:hAnsi="Arial" w:cs="Arial"/>
              </w:rPr>
              <w:t>4.07</w:t>
            </w:r>
          </w:p>
        </w:tc>
      </w:tr>
      <w:tr w:rsidR="00C14C0B" w:rsidRPr="00EB42BE" w14:paraId="6741F530" w14:textId="77777777">
        <w:trPr>
          <w:cantSplit/>
        </w:trPr>
        <w:tc>
          <w:tcPr>
            <w:tcW w:w="3146" w:type="dxa"/>
            <w:vMerge w:val="restart"/>
            <w:tcBorders>
              <w:top w:val="single" w:sz="8" w:space="0" w:color="AEAEAE"/>
              <w:left w:val="nil"/>
              <w:bottom w:val="nil"/>
              <w:right w:val="nil"/>
            </w:tcBorders>
            <w:shd w:val="clear" w:color="auto" w:fill="E0E0E0"/>
          </w:tcPr>
          <w:p w14:paraId="0000040C" w14:textId="77777777" w:rsidR="00C14C0B" w:rsidRPr="00EB42BE" w:rsidRDefault="00DF6B49">
            <w:pPr>
              <w:ind w:left="60" w:right="60"/>
              <w:rPr>
                <w:rFonts w:ascii="Arial" w:eastAsia="Arial" w:hAnsi="Arial" w:cs="Arial"/>
              </w:rPr>
            </w:pPr>
            <w:r w:rsidRPr="00EB42BE">
              <w:rPr>
                <w:rFonts w:ascii="Arial" w:eastAsia="Arial" w:hAnsi="Arial" w:cs="Arial"/>
              </w:rPr>
              <w:t>Performance (Walmart): Has more convenient locations for me</w:t>
            </w:r>
          </w:p>
        </w:tc>
        <w:tc>
          <w:tcPr>
            <w:tcW w:w="1994" w:type="dxa"/>
            <w:tcBorders>
              <w:top w:val="single" w:sz="8" w:space="0" w:color="AEAEAE"/>
              <w:left w:val="nil"/>
              <w:bottom w:val="single" w:sz="8" w:space="0" w:color="AEAEAE"/>
              <w:right w:val="nil"/>
            </w:tcBorders>
            <w:shd w:val="clear" w:color="auto" w:fill="E0E0E0"/>
          </w:tcPr>
          <w:p w14:paraId="0000040D" w14:textId="77777777" w:rsidR="00C14C0B" w:rsidRPr="00EB42BE" w:rsidRDefault="00DF6B49">
            <w:pPr>
              <w:ind w:left="60" w:right="60"/>
              <w:rPr>
                <w:rFonts w:ascii="Arial" w:eastAsia="Arial" w:hAnsi="Arial" w:cs="Arial"/>
              </w:rPr>
            </w:pPr>
            <w:r w:rsidRPr="00EB42BE">
              <w:rPr>
                <w:rFonts w:ascii="Arial" w:eastAsia="Arial" w:hAnsi="Arial" w:cs="Arial"/>
              </w:rPr>
              <w:t>Male</w:t>
            </w:r>
          </w:p>
        </w:tc>
        <w:tc>
          <w:tcPr>
            <w:tcW w:w="1042" w:type="dxa"/>
            <w:tcBorders>
              <w:top w:val="single" w:sz="8" w:space="0" w:color="AEAEAE"/>
              <w:left w:val="nil"/>
              <w:bottom w:val="single" w:sz="8" w:space="0" w:color="AEAEAE"/>
              <w:right w:val="single" w:sz="8" w:space="0" w:color="E0E0E0"/>
            </w:tcBorders>
            <w:shd w:val="clear" w:color="auto" w:fill="F9F9FB"/>
          </w:tcPr>
          <w:p w14:paraId="0000040E" w14:textId="77777777" w:rsidR="00C14C0B" w:rsidRPr="00EB42BE" w:rsidRDefault="00DF6B49">
            <w:pPr>
              <w:ind w:left="60" w:right="60"/>
              <w:jc w:val="right"/>
              <w:rPr>
                <w:rFonts w:ascii="Arial" w:eastAsia="Arial" w:hAnsi="Arial" w:cs="Arial"/>
              </w:rPr>
            </w:pPr>
            <w:r w:rsidRPr="00EB42BE">
              <w:rPr>
                <w:rFonts w:ascii="Arial" w:eastAsia="Arial" w:hAnsi="Arial" w:cs="Arial"/>
              </w:rPr>
              <w:t>134</w:t>
            </w:r>
          </w:p>
        </w:tc>
        <w:tc>
          <w:tcPr>
            <w:tcW w:w="1558" w:type="dxa"/>
            <w:tcBorders>
              <w:top w:val="single" w:sz="8" w:space="0" w:color="AEAEAE"/>
              <w:left w:val="single" w:sz="8" w:space="0" w:color="E0E0E0"/>
              <w:bottom w:val="single" w:sz="8" w:space="0" w:color="AEAEAE"/>
              <w:right w:val="single" w:sz="8" w:space="0" w:color="E0E0E0"/>
            </w:tcBorders>
            <w:shd w:val="clear" w:color="auto" w:fill="F9F9FB"/>
          </w:tcPr>
          <w:p w14:paraId="0000040F" w14:textId="77777777" w:rsidR="00C14C0B" w:rsidRPr="00EB42BE" w:rsidRDefault="00DF6B49">
            <w:pPr>
              <w:ind w:left="60" w:right="60"/>
              <w:jc w:val="right"/>
              <w:rPr>
                <w:rFonts w:ascii="Arial" w:eastAsia="Arial" w:hAnsi="Arial" w:cs="Arial"/>
              </w:rPr>
            </w:pPr>
            <w:r w:rsidRPr="00EB42BE">
              <w:rPr>
                <w:rFonts w:ascii="Arial" w:eastAsia="Arial" w:hAnsi="Arial" w:cs="Arial"/>
              </w:rPr>
              <w:t>3.84</w:t>
            </w:r>
          </w:p>
        </w:tc>
      </w:tr>
      <w:tr w:rsidR="00C14C0B" w:rsidRPr="00EB42BE" w14:paraId="686815DD" w14:textId="77777777">
        <w:trPr>
          <w:cantSplit/>
        </w:trPr>
        <w:tc>
          <w:tcPr>
            <w:tcW w:w="3146" w:type="dxa"/>
            <w:vMerge/>
            <w:tcBorders>
              <w:top w:val="single" w:sz="8" w:space="0" w:color="AEAEAE"/>
              <w:left w:val="nil"/>
              <w:bottom w:val="nil"/>
              <w:right w:val="nil"/>
            </w:tcBorders>
            <w:shd w:val="clear" w:color="auto" w:fill="E0E0E0"/>
          </w:tcPr>
          <w:p w14:paraId="00000410"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994" w:type="dxa"/>
            <w:tcBorders>
              <w:top w:val="single" w:sz="8" w:space="0" w:color="AEAEAE"/>
              <w:left w:val="nil"/>
              <w:bottom w:val="nil"/>
              <w:right w:val="nil"/>
            </w:tcBorders>
            <w:shd w:val="clear" w:color="auto" w:fill="E0E0E0"/>
          </w:tcPr>
          <w:p w14:paraId="00000411" w14:textId="77777777" w:rsidR="00C14C0B" w:rsidRPr="00EB42BE" w:rsidRDefault="00DF6B49">
            <w:pPr>
              <w:ind w:left="60" w:right="60"/>
              <w:rPr>
                <w:rFonts w:ascii="Arial" w:eastAsia="Arial" w:hAnsi="Arial" w:cs="Arial"/>
              </w:rPr>
            </w:pPr>
            <w:r w:rsidRPr="00EB42BE">
              <w:rPr>
                <w:rFonts w:ascii="Arial" w:eastAsia="Arial" w:hAnsi="Arial" w:cs="Arial"/>
              </w:rPr>
              <w:t>Female</w:t>
            </w:r>
          </w:p>
        </w:tc>
        <w:tc>
          <w:tcPr>
            <w:tcW w:w="1042" w:type="dxa"/>
            <w:tcBorders>
              <w:top w:val="single" w:sz="8" w:space="0" w:color="AEAEAE"/>
              <w:left w:val="nil"/>
              <w:bottom w:val="nil"/>
              <w:right w:val="single" w:sz="8" w:space="0" w:color="E0E0E0"/>
            </w:tcBorders>
            <w:shd w:val="clear" w:color="auto" w:fill="F9F9FB"/>
          </w:tcPr>
          <w:p w14:paraId="00000412" w14:textId="77777777" w:rsidR="00C14C0B" w:rsidRPr="00EB42BE" w:rsidRDefault="00DF6B49">
            <w:pPr>
              <w:ind w:left="60" w:right="60"/>
              <w:jc w:val="right"/>
              <w:rPr>
                <w:rFonts w:ascii="Arial" w:eastAsia="Arial" w:hAnsi="Arial" w:cs="Arial"/>
              </w:rPr>
            </w:pPr>
            <w:r w:rsidRPr="00EB42BE">
              <w:rPr>
                <w:rFonts w:ascii="Arial" w:eastAsia="Arial" w:hAnsi="Arial" w:cs="Arial"/>
              </w:rPr>
              <w:t>244</w:t>
            </w:r>
          </w:p>
        </w:tc>
        <w:tc>
          <w:tcPr>
            <w:tcW w:w="1558" w:type="dxa"/>
            <w:tcBorders>
              <w:top w:val="single" w:sz="8" w:space="0" w:color="AEAEAE"/>
              <w:left w:val="single" w:sz="8" w:space="0" w:color="E0E0E0"/>
              <w:bottom w:val="nil"/>
              <w:right w:val="single" w:sz="8" w:space="0" w:color="E0E0E0"/>
            </w:tcBorders>
            <w:shd w:val="clear" w:color="auto" w:fill="F9F9FB"/>
          </w:tcPr>
          <w:p w14:paraId="00000413" w14:textId="77777777" w:rsidR="00C14C0B" w:rsidRPr="00EB42BE" w:rsidRDefault="00DF6B49">
            <w:pPr>
              <w:ind w:left="60" w:right="60"/>
              <w:jc w:val="right"/>
              <w:rPr>
                <w:rFonts w:ascii="Arial" w:eastAsia="Arial" w:hAnsi="Arial" w:cs="Arial"/>
              </w:rPr>
            </w:pPr>
            <w:r w:rsidRPr="00EB42BE">
              <w:rPr>
                <w:rFonts w:ascii="Arial" w:eastAsia="Arial" w:hAnsi="Arial" w:cs="Arial"/>
              </w:rPr>
              <w:t>4.03</w:t>
            </w:r>
          </w:p>
        </w:tc>
      </w:tr>
      <w:tr w:rsidR="00C14C0B" w:rsidRPr="00EB42BE" w14:paraId="7C1BC0E8" w14:textId="77777777">
        <w:trPr>
          <w:cantSplit/>
        </w:trPr>
        <w:tc>
          <w:tcPr>
            <w:tcW w:w="3146" w:type="dxa"/>
            <w:vMerge w:val="restart"/>
            <w:tcBorders>
              <w:top w:val="single" w:sz="8" w:space="0" w:color="AEAEAE"/>
              <w:left w:val="nil"/>
              <w:bottom w:val="nil"/>
              <w:right w:val="nil"/>
            </w:tcBorders>
            <w:shd w:val="clear" w:color="auto" w:fill="E0E0E0"/>
          </w:tcPr>
          <w:p w14:paraId="00000414" w14:textId="77777777" w:rsidR="00C14C0B" w:rsidRPr="00EB42BE" w:rsidRDefault="00DF6B49">
            <w:pPr>
              <w:ind w:left="60" w:right="60"/>
              <w:rPr>
                <w:rFonts w:ascii="Arial" w:eastAsia="Arial" w:hAnsi="Arial" w:cs="Arial"/>
              </w:rPr>
            </w:pPr>
            <w:r w:rsidRPr="00EB42BE">
              <w:rPr>
                <w:rFonts w:ascii="Arial" w:eastAsia="Arial" w:hAnsi="Arial" w:cs="Arial"/>
              </w:rPr>
              <w:t>Performance (Walmart): Offers products at Reasonable Prices</w:t>
            </w:r>
          </w:p>
        </w:tc>
        <w:tc>
          <w:tcPr>
            <w:tcW w:w="1994" w:type="dxa"/>
            <w:tcBorders>
              <w:top w:val="single" w:sz="8" w:space="0" w:color="AEAEAE"/>
              <w:left w:val="nil"/>
              <w:bottom w:val="single" w:sz="8" w:space="0" w:color="AEAEAE"/>
              <w:right w:val="nil"/>
            </w:tcBorders>
            <w:shd w:val="clear" w:color="auto" w:fill="E0E0E0"/>
          </w:tcPr>
          <w:p w14:paraId="00000415" w14:textId="77777777" w:rsidR="00C14C0B" w:rsidRPr="00EB42BE" w:rsidRDefault="00DF6B49">
            <w:pPr>
              <w:ind w:left="60" w:right="60"/>
              <w:rPr>
                <w:rFonts w:ascii="Arial" w:eastAsia="Arial" w:hAnsi="Arial" w:cs="Arial"/>
              </w:rPr>
            </w:pPr>
            <w:r w:rsidRPr="00EB42BE">
              <w:rPr>
                <w:rFonts w:ascii="Arial" w:eastAsia="Arial" w:hAnsi="Arial" w:cs="Arial"/>
              </w:rPr>
              <w:t>Male</w:t>
            </w:r>
          </w:p>
        </w:tc>
        <w:tc>
          <w:tcPr>
            <w:tcW w:w="1042" w:type="dxa"/>
            <w:tcBorders>
              <w:top w:val="single" w:sz="8" w:space="0" w:color="AEAEAE"/>
              <w:left w:val="nil"/>
              <w:bottom w:val="single" w:sz="8" w:space="0" w:color="AEAEAE"/>
              <w:right w:val="single" w:sz="8" w:space="0" w:color="E0E0E0"/>
            </w:tcBorders>
            <w:shd w:val="clear" w:color="auto" w:fill="F9F9FB"/>
          </w:tcPr>
          <w:p w14:paraId="00000416" w14:textId="77777777" w:rsidR="00C14C0B" w:rsidRPr="00EB42BE" w:rsidRDefault="00DF6B49">
            <w:pPr>
              <w:ind w:left="60" w:right="60"/>
              <w:jc w:val="right"/>
              <w:rPr>
                <w:rFonts w:ascii="Arial" w:eastAsia="Arial" w:hAnsi="Arial" w:cs="Arial"/>
              </w:rPr>
            </w:pPr>
            <w:r w:rsidRPr="00EB42BE">
              <w:rPr>
                <w:rFonts w:ascii="Arial" w:eastAsia="Arial" w:hAnsi="Arial" w:cs="Arial"/>
              </w:rPr>
              <w:t>133</w:t>
            </w:r>
          </w:p>
        </w:tc>
        <w:tc>
          <w:tcPr>
            <w:tcW w:w="1558" w:type="dxa"/>
            <w:tcBorders>
              <w:top w:val="single" w:sz="8" w:space="0" w:color="AEAEAE"/>
              <w:left w:val="single" w:sz="8" w:space="0" w:color="E0E0E0"/>
              <w:bottom w:val="single" w:sz="8" w:space="0" w:color="AEAEAE"/>
              <w:right w:val="single" w:sz="8" w:space="0" w:color="E0E0E0"/>
            </w:tcBorders>
            <w:shd w:val="clear" w:color="auto" w:fill="F9F9FB"/>
          </w:tcPr>
          <w:p w14:paraId="00000417" w14:textId="77777777" w:rsidR="00C14C0B" w:rsidRPr="00EB42BE" w:rsidRDefault="00DF6B49">
            <w:pPr>
              <w:ind w:left="60" w:right="60"/>
              <w:jc w:val="right"/>
              <w:rPr>
                <w:rFonts w:ascii="Arial" w:eastAsia="Arial" w:hAnsi="Arial" w:cs="Arial"/>
              </w:rPr>
            </w:pPr>
            <w:r w:rsidRPr="00EB42BE">
              <w:rPr>
                <w:rFonts w:ascii="Arial" w:eastAsia="Arial" w:hAnsi="Arial" w:cs="Arial"/>
              </w:rPr>
              <w:t>3.82</w:t>
            </w:r>
          </w:p>
        </w:tc>
      </w:tr>
      <w:tr w:rsidR="00C14C0B" w:rsidRPr="00EB42BE" w14:paraId="4FC48DA0" w14:textId="77777777">
        <w:trPr>
          <w:cantSplit/>
        </w:trPr>
        <w:tc>
          <w:tcPr>
            <w:tcW w:w="3146" w:type="dxa"/>
            <w:vMerge/>
            <w:tcBorders>
              <w:top w:val="single" w:sz="8" w:space="0" w:color="AEAEAE"/>
              <w:left w:val="nil"/>
              <w:bottom w:val="nil"/>
              <w:right w:val="nil"/>
            </w:tcBorders>
            <w:shd w:val="clear" w:color="auto" w:fill="E0E0E0"/>
          </w:tcPr>
          <w:p w14:paraId="00000418"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994" w:type="dxa"/>
            <w:tcBorders>
              <w:top w:val="single" w:sz="8" w:space="0" w:color="AEAEAE"/>
              <w:left w:val="nil"/>
              <w:bottom w:val="nil"/>
              <w:right w:val="nil"/>
            </w:tcBorders>
            <w:shd w:val="clear" w:color="auto" w:fill="E0E0E0"/>
          </w:tcPr>
          <w:p w14:paraId="00000419" w14:textId="77777777" w:rsidR="00C14C0B" w:rsidRPr="00EB42BE" w:rsidRDefault="00DF6B49">
            <w:pPr>
              <w:ind w:left="60" w:right="60"/>
              <w:rPr>
                <w:rFonts w:ascii="Arial" w:eastAsia="Arial" w:hAnsi="Arial" w:cs="Arial"/>
              </w:rPr>
            </w:pPr>
            <w:r w:rsidRPr="00EB42BE">
              <w:rPr>
                <w:rFonts w:ascii="Arial" w:eastAsia="Arial" w:hAnsi="Arial" w:cs="Arial"/>
              </w:rPr>
              <w:t>Female</w:t>
            </w:r>
          </w:p>
        </w:tc>
        <w:tc>
          <w:tcPr>
            <w:tcW w:w="1042" w:type="dxa"/>
            <w:tcBorders>
              <w:top w:val="single" w:sz="8" w:space="0" w:color="AEAEAE"/>
              <w:left w:val="nil"/>
              <w:bottom w:val="nil"/>
              <w:right w:val="single" w:sz="8" w:space="0" w:color="E0E0E0"/>
            </w:tcBorders>
            <w:shd w:val="clear" w:color="auto" w:fill="F9F9FB"/>
          </w:tcPr>
          <w:p w14:paraId="0000041A" w14:textId="77777777" w:rsidR="00C14C0B" w:rsidRPr="00EB42BE" w:rsidRDefault="00DF6B49">
            <w:pPr>
              <w:ind w:left="60" w:right="60"/>
              <w:jc w:val="right"/>
              <w:rPr>
                <w:rFonts w:ascii="Arial" w:eastAsia="Arial" w:hAnsi="Arial" w:cs="Arial"/>
              </w:rPr>
            </w:pPr>
            <w:r w:rsidRPr="00EB42BE">
              <w:rPr>
                <w:rFonts w:ascii="Arial" w:eastAsia="Arial" w:hAnsi="Arial" w:cs="Arial"/>
              </w:rPr>
              <w:t>244</w:t>
            </w:r>
          </w:p>
        </w:tc>
        <w:tc>
          <w:tcPr>
            <w:tcW w:w="1558" w:type="dxa"/>
            <w:tcBorders>
              <w:top w:val="single" w:sz="8" w:space="0" w:color="AEAEAE"/>
              <w:left w:val="single" w:sz="8" w:space="0" w:color="E0E0E0"/>
              <w:bottom w:val="nil"/>
              <w:right w:val="single" w:sz="8" w:space="0" w:color="E0E0E0"/>
            </w:tcBorders>
            <w:shd w:val="clear" w:color="auto" w:fill="F9F9FB"/>
          </w:tcPr>
          <w:p w14:paraId="0000041B" w14:textId="77777777" w:rsidR="00C14C0B" w:rsidRPr="00EB42BE" w:rsidRDefault="00DF6B49">
            <w:pPr>
              <w:ind w:left="60" w:right="60"/>
              <w:jc w:val="right"/>
              <w:rPr>
                <w:rFonts w:ascii="Arial" w:eastAsia="Arial" w:hAnsi="Arial" w:cs="Arial"/>
              </w:rPr>
            </w:pPr>
            <w:r w:rsidRPr="00EB42BE">
              <w:rPr>
                <w:rFonts w:ascii="Arial" w:eastAsia="Arial" w:hAnsi="Arial" w:cs="Arial"/>
              </w:rPr>
              <w:t>4.08</w:t>
            </w:r>
          </w:p>
        </w:tc>
      </w:tr>
      <w:tr w:rsidR="00C14C0B" w:rsidRPr="00EB42BE" w14:paraId="427A0B04" w14:textId="77777777">
        <w:trPr>
          <w:cantSplit/>
        </w:trPr>
        <w:tc>
          <w:tcPr>
            <w:tcW w:w="3146" w:type="dxa"/>
            <w:vMerge w:val="restart"/>
            <w:tcBorders>
              <w:top w:val="single" w:sz="8" w:space="0" w:color="AEAEAE"/>
              <w:left w:val="nil"/>
              <w:bottom w:val="nil"/>
              <w:right w:val="nil"/>
            </w:tcBorders>
            <w:shd w:val="clear" w:color="auto" w:fill="E0E0E0"/>
          </w:tcPr>
          <w:p w14:paraId="0000041C" w14:textId="77777777" w:rsidR="00C14C0B" w:rsidRPr="00EB42BE" w:rsidRDefault="00DF6B49">
            <w:pPr>
              <w:ind w:left="60" w:right="60"/>
              <w:rPr>
                <w:rFonts w:ascii="Arial" w:eastAsia="Arial" w:hAnsi="Arial" w:cs="Arial"/>
              </w:rPr>
            </w:pPr>
            <w:r w:rsidRPr="00EB42BE">
              <w:rPr>
                <w:rFonts w:ascii="Arial" w:eastAsia="Arial" w:hAnsi="Arial" w:cs="Arial"/>
              </w:rPr>
              <w:t>Performance (Walmart): Has Excellent Customer Service</w:t>
            </w:r>
          </w:p>
        </w:tc>
        <w:tc>
          <w:tcPr>
            <w:tcW w:w="1994" w:type="dxa"/>
            <w:tcBorders>
              <w:top w:val="single" w:sz="8" w:space="0" w:color="AEAEAE"/>
              <w:left w:val="nil"/>
              <w:bottom w:val="single" w:sz="8" w:space="0" w:color="AEAEAE"/>
              <w:right w:val="nil"/>
            </w:tcBorders>
            <w:shd w:val="clear" w:color="auto" w:fill="E0E0E0"/>
          </w:tcPr>
          <w:p w14:paraId="0000041D" w14:textId="77777777" w:rsidR="00C14C0B" w:rsidRPr="00EB42BE" w:rsidRDefault="00DF6B49">
            <w:pPr>
              <w:ind w:left="60" w:right="60"/>
              <w:rPr>
                <w:rFonts w:ascii="Arial" w:eastAsia="Arial" w:hAnsi="Arial" w:cs="Arial"/>
              </w:rPr>
            </w:pPr>
            <w:r w:rsidRPr="00EB42BE">
              <w:rPr>
                <w:rFonts w:ascii="Arial" w:eastAsia="Arial" w:hAnsi="Arial" w:cs="Arial"/>
              </w:rPr>
              <w:t>Male</w:t>
            </w:r>
          </w:p>
        </w:tc>
        <w:tc>
          <w:tcPr>
            <w:tcW w:w="1042" w:type="dxa"/>
            <w:tcBorders>
              <w:top w:val="single" w:sz="8" w:space="0" w:color="AEAEAE"/>
              <w:left w:val="nil"/>
              <w:bottom w:val="single" w:sz="8" w:space="0" w:color="AEAEAE"/>
              <w:right w:val="single" w:sz="8" w:space="0" w:color="E0E0E0"/>
            </w:tcBorders>
            <w:shd w:val="clear" w:color="auto" w:fill="F9F9FB"/>
          </w:tcPr>
          <w:p w14:paraId="0000041E" w14:textId="77777777" w:rsidR="00C14C0B" w:rsidRPr="00EB42BE" w:rsidRDefault="00DF6B49">
            <w:pPr>
              <w:ind w:left="60" w:right="60"/>
              <w:jc w:val="right"/>
              <w:rPr>
                <w:rFonts w:ascii="Arial" w:eastAsia="Arial" w:hAnsi="Arial" w:cs="Arial"/>
              </w:rPr>
            </w:pPr>
            <w:r w:rsidRPr="00EB42BE">
              <w:rPr>
                <w:rFonts w:ascii="Arial" w:eastAsia="Arial" w:hAnsi="Arial" w:cs="Arial"/>
              </w:rPr>
              <w:t>133</w:t>
            </w:r>
          </w:p>
        </w:tc>
        <w:tc>
          <w:tcPr>
            <w:tcW w:w="1558" w:type="dxa"/>
            <w:tcBorders>
              <w:top w:val="single" w:sz="8" w:space="0" w:color="AEAEAE"/>
              <w:left w:val="single" w:sz="8" w:space="0" w:color="E0E0E0"/>
              <w:bottom w:val="single" w:sz="8" w:space="0" w:color="AEAEAE"/>
              <w:right w:val="single" w:sz="8" w:space="0" w:color="E0E0E0"/>
            </w:tcBorders>
            <w:shd w:val="clear" w:color="auto" w:fill="F9F9FB"/>
          </w:tcPr>
          <w:p w14:paraId="0000041F" w14:textId="77777777" w:rsidR="00C14C0B" w:rsidRPr="00EB42BE" w:rsidRDefault="00DF6B49">
            <w:pPr>
              <w:ind w:left="60" w:right="60"/>
              <w:jc w:val="right"/>
              <w:rPr>
                <w:rFonts w:ascii="Arial" w:eastAsia="Arial" w:hAnsi="Arial" w:cs="Arial"/>
              </w:rPr>
            </w:pPr>
            <w:r w:rsidRPr="00EB42BE">
              <w:rPr>
                <w:rFonts w:ascii="Arial" w:eastAsia="Arial" w:hAnsi="Arial" w:cs="Arial"/>
              </w:rPr>
              <w:t>3.11</w:t>
            </w:r>
          </w:p>
        </w:tc>
      </w:tr>
      <w:tr w:rsidR="00C14C0B" w:rsidRPr="00EB42BE" w14:paraId="5F0574C3" w14:textId="77777777">
        <w:trPr>
          <w:cantSplit/>
        </w:trPr>
        <w:tc>
          <w:tcPr>
            <w:tcW w:w="3146" w:type="dxa"/>
            <w:vMerge/>
            <w:tcBorders>
              <w:top w:val="single" w:sz="8" w:space="0" w:color="AEAEAE"/>
              <w:left w:val="nil"/>
              <w:bottom w:val="nil"/>
              <w:right w:val="nil"/>
            </w:tcBorders>
            <w:shd w:val="clear" w:color="auto" w:fill="E0E0E0"/>
          </w:tcPr>
          <w:p w14:paraId="00000420"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994" w:type="dxa"/>
            <w:tcBorders>
              <w:top w:val="single" w:sz="8" w:space="0" w:color="AEAEAE"/>
              <w:left w:val="nil"/>
              <w:bottom w:val="nil"/>
              <w:right w:val="nil"/>
            </w:tcBorders>
            <w:shd w:val="clear" w:color="auto" w:fill="E0E0E0"/>
          </w:tcPr>
          <w:p w14:paraId="00000421" w14:textId="77777777" w:rsidR="00C14C0B" w:rsidRPr="00EB42BE" w:rsidRDefault="00DF6B49">
            <w:pPr>
              <w:ind w:left="60" w:right="60"/>
              <w:rPr>
                <w:rFonts w:ascii="Arial" w:eastAsia="Arial" w:hAnsi="Arial" w:cs="Arial"/>
              </w:rPr>
            </w:pPr>
            <w:r w:rsidRPr="00EB42BE">
              <w:rPr>
                <w:rFonts w:ascii="Arial" w:eastAsia="Arial" w:hAnsi="Arial" w:cs="Arial"/>
              </w:rPr>
              <w:t>Female</w:t>
            </w:r>
          </w:p>
        </w:tc>
        <w:tc>
          <w:tcPr>
            <w:tcW w:w="1042" w:type="dxa"/>
            <w:tcBorders>
              <w:top w:val="single" w:sz="8" w:space="0" w:color="AEAEAE"/>
              <w:left w:val="nil"/>
              <w:bottom w:val="nil"/>
              <w:right w:val="single" w:sz="8" w:space="0" w:color="E0E0E0"/>
            </w:tcBorders>
            <w:shd w:val="clear" w:color="auto" w:fill="F9F9FB"/>
          </w:tcPr>
          <w:p w14:paraId="00000422" w14:textId="77777777" w:rsidR="00C14C0B" w:rsidRPr="00EB42BE" w:rsidRDefault="00DF6B49">
            <w:pPr>
              <w:ind w:left="60" w:right="60"/>
              <w:jc w:val="right"/>
              <w:rPr>
                <w:rFonts w:ascii="Arial" w:eastAsia="Arial" w:hAnsi="Arial" w:cs="Arial"/>
              </w:rPr>
            </w:pPr>
            <w:r w:rsidRPr="00EB42BE">
              <w:rPr>
                <w:rFonts w:ascii="Arial" w:eastAsia="Arial" w:hAnsi="Arial" w:cs="Arial"/>
              </w:rPr>
              <w:t>243</w:t>
            </w:r>
          </w:p>
        </w:tc>
        <w:tc>
          <w:tcPr>
            <w:tcW w:w="1558" w:type="dxa"/>
            <w:tcBorders>
              <w:top w:val="single" w:sz="8" w:space="0" w:color="AEAEAE"/>
              <w:left w:val="single" w:sz="8" w:space="0" w:color="E0E0E0"/>
              <w:bottom w:val="nil"/>
              <w:right w:val="single" w:sz="8" w:space="0" w:color="E0E0E0"/>
            </w:tcBorders>
            <w:shd w:val="clear" w:color="auto" w:fill="F9F9FB"/>
          </w:tcPr>
          <w:p w14:paraId="00000423" w14:textId="77777777" w:rsidR="00C14C0B" w:rsidRPr="00EB42BE" w:rsidRDefault="00DF6B49">
            <w:pPr>
              <w:ind w:left="60" w:right="60"/>
              <w:jc w:val="right"/>
              <w:rPr>
                <w:rFonts w:ascii="Arial" w:eastAsia="Arial" w:hAnsi="Arial" w:cs="Arial"/>
              </w:rPr>
            </w:pPr>
            <w:r w:rsidRPr="00EB42BE">
              <w:rPr>
                <w:rFonts w:ascii="Arial" w:eastAsia="Arial" w:hAnsi="Arial" w:cs="Arial"/>
              </w:rPr>
              <w:t>2.91</w:t>
            </w:r>
          </w:p>
        </w:tc>
      </w:tr>
      <w:tr w:rsidR="00C14C0B" w:rsidRPr="00EB42BE" w14:paraId="6F5D54A6" w14:textId="77777777">
        <w:trPr>
          <w:cantSplit/>
        </w:trPr>
        <w:tc>
          <w:tcPr>
            <w:tcW w:w="3146" w:type="dxa"/>
            <w:vMerge w:val="restart"/>
            <w:tcBorders>
              <w:top w:val="single" w:sz="8" w:space="0" w:color="AEAEAE"/>
              <w:left w:val="nil"/>
              <w:bottom w:val="nil"/>
              <w:right w:val="nil"/>
            </w:tcBorders>
            <w:shd w:val="clear" w:color="auto" w:fill="E0E0E0"/>
          </w:tcPr>
          <w:p w14:paraId="00000424" w14:textId="77777777" w:rsidR="00C14C0B" w:rsidRPr="00EB42BE" w:rsidRDefault="00DF6B49">
            <w:pPr>
              <w:ind w:left="60" w:right="60"/>
              <w:rPr>
                <w:rFonts w:ascii="Arial" w:eastAsia="Arial" w:hAnsi="Arial" w:cs="Arial"/>
              </w:rPr>
            </w:pPr>
            <w:r w:rsidRPr="00EB42BE">
              <w:rPr>
                <w:rFonts w:ascii="Arial" w:eastAsia="Arial" w:hAnsi="Arial" w:cs="Arial"/>
              </w:rPr>
              <w:t>Performance (Walmart): Has High Product Quality</w:t>
            </w:r>
          </w:p>
        </w:tc>
        <w:tc>
          <w:tcPr>
            <w:tcW w:w="1994" w:type="dxa"/>
            <w:tcBorders>
              <w:top w:val="single" w:sz="8" w:space="0" w:color="AEAEAE"/>
              <w:left w:val="nil"/>
              <w:bottom w:val="single" w:sz="8" w:space="0" w:color="AEAEAE"/>
              <w:right w:val="nil"/>
            </w:tcBorders>
            <w:shd w:val="clear" w:color="auto" w:fill="E0E0E0"/>
          </w:tcPr>
          <w:p w14:paraId="00000425" w14:textId="77777777" w:rsidR="00C14C0B" w:rsidRPr="00EB42BE" w:rsidRDefault="00DF6B49">
            <w:pPr>
              <w:ind w:left="60" w:right="60"/>
              <w:rPr>
                <w:rFonts w:ascii="Arial" w:eastAsia="Arial" w:hAnsi="Arial" w:cs="Arial"/>
              </w:rPr>
            </w:pPr>
            <w:r w:rsidRPr="00EB42BE">
              <w:rPr>
                <w:rFonts w:ascii="Arial" w:eastAsia="Arial" w:hAnsi="Arial" w:cs="Arial"/>
              </w:rPr>
              <w:t>Male</w:t>
            </w:r>
          </w:p>
        </w:tc>
        <w:tc>
          <w:tcPr>
            <w:tcW w:w="1042" w:type="dxa"/>
            <w:tcBorders>
              <w:top w:val="single" w:sz="8" w:space="0" w:color="AEAEAE"/>
              <w:left w:val="nil"/>
              <w:bottom w:val="single" w:sz="8" w:space="0" w:color="AEAEAE"/>
              <w:right w:val="single" w:sz="8" w:space="0" w:color="E0E0E0"/>
            </w:tcBorders>
            <w:shd w:val="clear" w:color="auto" w:fill="F9F9FB"/>
          </w:tcPr>
          <w:p w14:paraId="00000426" w14:textId="77777777" w:rsidR="00C14C0B" w:rsidRPr="00EB42BE" w:rsidRDefault="00DF6B49">
            <w:pPr>
              <w:ind w:left="60" w:right="60"/>
              <w:jc w:val="right"/>
              <w:rPr>
                <w:rFonts w:ascii="Arial" w:eastAsia="Arial" w:hAnsi="Arial" w:cs="Arial"/>
              </w:rPr>
            </w:pPr>
            <w:r w:rsidRPr="00EB42BE">
              <w:rPr>
                <w:rFonts w:ascii="Arial" w:eastAsia="Arial" w:hAnsi="Arial" w:cs="Arial"/>
              </w:rPr>
              <w:t>133</w:t>
            </w:r>
          </w:p>
        </w:tc>
        <w:tc>
          <w:tcPr>
            <w:tcW w:w="1558" w:type="dxa"/>
            <w:tcBorders>
              <w:top w:val="single" w:sz="8" w:space="0" w:color="AEAEAE"/>
              <w:left w:val="single" w:sz="8" w:space="0" w:color="E0E0E0"/>
              <w:bottom w:val="single" w:sz="8" w:space="0" w:color="AEAEAE"/>
              <w:right w:val="single" w:sz="8" w:space="0" w:color="E0E0E0"/>
            </w:tcBorders>
            <w:shd w:val="clear" w:color="auto" w:fill="F9F9FB"/>
          </w:tcPr>
          <w:p w14:paraId="00000427" w14:textId="77777777" w:rsidR="00C14C0B" w:rsidRPr="00EB42BE" w:rsidRDefault="00DF6B49">
            <w:pPr>
              <w:ind w:left="60" w:right="60"/>
              <w:jc w:val="right"/>
              <w:rPr>
                <w:rFonts w:ascii="Arial" w:eastAsia="Arial" w:hAnsi="Arial" w:cs="Arial"/>
              </w:rPr>
            </w:pPr>
            <w:r w:rsidRPr="00EB42BE">
              <w:rPr>
                <w:rFonts w:ascii="Arial" w:eastAsia="Arial" w:hAnsi="Arial" w:cs="Arial"/>
              </w:rPr>
              <w:t>3.39</w:t>
            </w:r>
          </w:p>
        </w:tc>
      </w:tr>
      <w:tr w:rsidR="00C14C0B" w:rsidRPr="00EB42BE" w14:paraId="6A854F26" w14:textId="77777777">
        <w:trPr>
          <w:cantSplit/>
        </w:trPr>
        <w:tc>
          <w:tcPr>
            <w:tcW w:w="3146" w:type="dxa"/>
            <w:vMerge/>
            <w:tcBorders>
              <w:top w:val="single" w:sz="8" w:space="0" w:color="AEAEAE"/>
              <w:left w:val="nil"/>
              <w:bottom w:val="nil"/>
              <w:right w:val="nil"/>
            </w:tcBorders>
            <w:shd w:val="clear" w:color="auto" w:fill="E0E0E0"/>
          </w:tcPr>
          <w:p w14:paraId="00000428"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994" w:type="dxa"/>
            <w:tcBorders>
              <w:top w:val="single" w:sz="8" w:space="0" w:color="AEAEAE"/>
              <w:left w:val="nil"/>
              <w:bottom w:val="nil"/>
              <w:right w:val="nil"/>
            </w:tcBorders>
            <w:shd w:val="clear" w:color="auto" w:fill="E0E0E0"/>
          </w:tcPr>
          <w:p w14:paraId="00000429" w14:textId="77777777" w:rsidR="00C14C0B" w:rsidRPr="00EB42BE" w:rsidRDefault="00DF6B49">
            <w:pPr>
              <w:ind w:left="60" w:right="60"/>
              <w:rPr>
                <w:rFonts w:ascii="Arial" w:eastAsia="Arial" w:hAnsi="Arial" w:cs="Arial"/>
              </w:rPr>
            </w:pPr>
            <w:r w:rsidRPr="00EB42BE">
              <w:rPr>
                <w:rFonts w:ascii="Arial" w:eastAsia="Arial" w:hAnsi="Arial" w:cs="Arial"/>
              </w:rPr>
              <w:t>Female</w:t>
            </w:r>
          </w:p>
        </w:tc>
        <w:tc>
          <w:tcPr>
            <w:tcW w:w="1042" w:type="dxa"/>
            <w:tcBorders>
              <w:top w:val="single" w:sz="8" w:space="0" w:color="AEAEAE"/>
              <w:left w:val="nil"/>
              <w:bottom w:val="nil"/>
              <w:right w:val="single" w:sz="8" w:space="0" w:color="E0E0E0"/>
            </w:tcBorders>
            <w:shd w:val="clear" w:color="auto" w:fill="F9F9FB"/>
          </w:tcPr>
          <w:p w14:paraId="0000042A" w14:textId="77777777" w:rsidR="00C14C0B" w:rsidRPr="00EB42BE" w:rsidRDefault="00DF6B49">
            <w:pPr>
              <w:ind w:left="60" w:right="60"/>
              <w:jc w:val="right"/>
              <w:rPr>
                <w:rFonts w:ascii="Arial" w:eastAsia="Arial" w:hAnsi="Arial" w:cs="Arial"/>
              </w:rPr>
            </w:pPr>
            <w:r w:rsidRPr="00EB42BE">
              <w:rPr>
                <w:rFonts w:ascii="Arial" w:eastAsia="Arial" w:hAnsi="Arial" w:cs="Arial"/>
              </w:rPr>
              <w:t>242</w:t>
            </w:r>
          </w:p>
        </w:tc>
        <w:tc>
          <w:tcPr>
            <w:tcW w:w="1558" w:type="dxa"/>
            <w:tcBorders>
              <w:top w:val="single" w:sz="8" w:space="0" w:color="AEAEAE"/>
              <w:left w:val="single" w:sz="8" w:space="0" w:color="E0E0E0"/>
              <w:bottom w:val="nil"/>
              <w:right w:val="single" w:sz="8" w:space="0" w:color="E0E0E0"/>
            </w:tcBorders>
            <w:shd w:val="clear" w:color="auto" w:fill="F9F9FB"/>
          </w:tcPr>
          <w:p w14:paraId="0000042B" w14:textId="77777777" w:rsidR="00C14C0B" w:rsidRPr="00EB42BE" w:rsidRDefault="00DF6B49">
            <w:pPr>
              <w:ind w:left="60" w:right="60"/>
              <w:jc w:val="right"/>
              <w:rPr>
                <w:rFonts w:ascii="Arial" w:eastAsia="Arial" w:hAnsi="Arial" w:cs="Arial"/>
              </w:rPr>
            </w:pPr>
            <w:r w:rsidRPr="00EB42BE">
              <w:rPr>
                <w:rFonts w:ascii="Arial" w:eastAsia="Arial" w:hAnsi="Arial" w:cs="Arial"/>
              </w:rPr>
              <w:t>3.43</w:t>
            </w:r>
          </w:p>
        </w:tc>
      </w:tr>
      <w:tr w:rsidR="00C14C0B" w:rsidRPr="00EB42BE" w14:paraId="173A65E9" w14:textId="77777777">
        <w:trPr>
          <w:cantSplit/>
        </w:trPr>
        <w:tc>
          <w:tcPr>
            <w:tcW w:w="3146" w:type="dxa"/>
            <w:vMerge w:val="restart"/>
            <w:tcBorders>
              <w:top w:val="single" w:sz="8" w:space="0" w:color="AEAEAE"/>
              <w:left w:val="nil"/>
              <w:bottom w:val="nil"/>
              <w:right w:val="nil"/>
            </w:tcBorders>
            <w:shd w:val="clear" w:color="auto" w:fill="E0E0E0"/>
          </w:tcPr>
          <w:p w14:paraId="0000042C" w14:textId="77777777" w:rsidR="00C14C0B" w:rsidRPr="00EB42BE" w:rsidRDefault="00DF6B49">
            <w:pPr>
              <w:ind w:left="60" w:right="60"/>
              <w:rPr>
                <w:rFonts w:ascii="Arial" w:eastAsia="Arial" w:hAnsi="Arial" w:cs="Arial"/>
              </w:rPr>
            </w:pPr>
            <w:r w:rsidRPr="00EB42BE">
              <w:rPr>
                <w:rFonts w:ascii="Arial" w:eastAsia="Arial" w:hAnsi="Arial" w:cs="Arial"/>
              </w:rPr>
              <w:t>Performance (Walmart): Has a flexible return policy</w:t>
            </w:r>
          </w:p>
        </w:tc>
        <w:tc>
          <w:tcPr>
            <w:tcW w:w="1994" w:type="dxa"/>
            <w:tcBorders>
              <w:top w:val="single" w:sz="8" w:space="0" w:color="AEAEAE"/>
              <w:left w:val="nil"/>
              <w:bottom w:val="single" w:sz="8" w:space="0" w:color="AEAEAE"/>
              <w:right w:val="nil"/>
            </w:tcBorders>
            <w:shd w:val="clear" w:color="auto" w:fill="E0E0E0"/>
          </w:tcPr>
          <w:p w14:paraId="0000042D" w14:textId="77777777" w:rsidR="00C14C0B" w:rsidRPr="00EB42BE" w:rsidRDefault="00DF6B49">
            <w:pPr>
              <w:ind w:left="60" w:right="60"/>
              <w:rPr>
                <w:rFonts w:ascii="Arial" w:eastAsia="Arial" w:hAnsi="Arial" w:cs="Arial"/>
              </w:rPr>
            </w:pPr>
            <w:r w:rsidRPr="00EB42BE">
              <w:rPr>
                <w:rFonts w:ascii="Arial" w:eastAsia="Arial" w:hAnsi="Arial" w:cs="Arial"/>
              </w:rPr>
              <w:t>Male</w:t>
            </w:r>
          </w:p>
        </w:tc>
        <w:tc>
          <w:tcPr>
            <w:tcW w:w="1042" w:type="dxa"/>
            <w:tcBorders>
              <w:top w:val="single" w:sz="8" w:space="0" w:color="AEAEAE"/>
              <w:left w:val="nil"/>
              <w:bottom w:val="single" w:sz="8" w:space="0" w:color="AEAEAE"/>
              <w:right w:val="single" w:sz="8" w:space="0" w:color="E0E0E0"/>
            </w:tcBorders>
            <w:shd w:val="clear" w:color="auto" w:fill="F9F9FB"/>
          </w:tcPr>
          <w:p w14:paraId="0000042E" w14:textId="77777777" w:rsidR="00C14C0B" w:rsidRPr="00EB42BE" w:rsidRDefault="00DF6B49">
            <w:pPr>
              <w:ind w:left="60" w:right="60"/>
              <w:jc w:val="right"/>
              <w:rPr>
                <w:rFonts w:ascii="Arial" w:eastAsia="Arial" w:hAnsi="Arial" w:cs="Arial"/>
              </w:rPr>
            </w:pPr>
            <w:r w:rsidRPr="00EB42BE">
              <w:rPr>
                <w:rFonts w:ascii="Arial" w:eastAsia="Arial" w:hAnsi="Arial" w:cs="Arial"/>
              </w:rPr>
              <w:t>133</w:t>
            </w:r>
          </w:p>
        </w:tc>
        <w:tc>
          <w:tcPr>
            <w:tcW w:w="1558" w:type="dxa"/>
            <w:tcBorders>
              <w:top w:val="single" w:sz="8" w:space="0" w:color="AEAEAE"/>
              <w:left w:val="single" w:sz="8" w:space="0" w:color="E0E0E0"/>
              <w:bottom w:val="single" w:sz="8" w:space="0" w:color="AEAEAE"/>
              <w:right w:val="single" w:sz="8" w:space="0" w:color="E0E0E0"/>
            </w:tcBorders>
            <w:shd w:val="clear" w:color="auto" w:fill="F9F9FB"/>
          </w:tcPr>
          <w:p w14:paraId="0000042F" w14:textId="77777777" w:rsidR="00C14C0B" w:rsidRPr="00EB42BE" w:rsidRDefault="00DF6B49">
            <w:pPr>
              <w:ind w:left="60" w:right="60"/>
              <w:jc w:val="right"/>
              <w:rPr>
                <w:rFonts w:ascii="Arial" w:eastAsia="Arial" w:hAnsi="Arial" w:cs="Arial"/>
              </w:rPr>
            </w:pPr>
            <w:r w:rsidRPr="00EB42BE">
              <w:rPr>
                <w:rFonts w:ascii="Arial" w:eastAsia="Arial" w:hAnsi="Arial" w:cs="Arial"/>
              </w:rPr>
              <w:t>3.70</w:t>
            </w:r>
          </w:p>
        </w:tc>
      </w:tr>
      <w:tr w:rsidR="00C14C0B" w:rsidRPr="00EB42BE" w14:paraId="36644DD9" w14:textId="77777777">
        <w:trPr>
          <w:cantSplit/>
        </w:trPr>
        <w:tc>
          <w:tcPr>
            <w:tcW w:w="3146" w:type="dxa"/>
            <w:vMerge/>
            <w:tcBorders>
              <w:top w:val="single" w:sz="8" w:space="0" w:color="AEAEAE"/>
              <w:left w:val="nil"/>
              <w:bottom w:val="nil"/>
              <w:right w:val="nil"/>
            </w:tcBorders>
            <w:shd w:val="clear" w:color="auto" w:fill="E0E0E0"/>
          </w:tcPr>
          <w:p w14:paraId="00000430"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994" w:type="dxa"/>
            <w:tcBorders>
              <w:top w:val="single" w:sz="8" w:space="0" w:color="AEAEAE"/>
              <w:left w:val="nil"/>
              <w:bottom w:val="nil"/>
              <w:right w:val="nil"/>
            </w:tcBorders>
            <w:shd w:val="clear" w:color="auto" w:fill="E0E0E0"/>
          </w:tcPr>
          <w:p w14:paraId="00000431" w14:textId="77777777" w:rsidR="00C14C0B" w:rsidRPr="00EB42BE" w:rsidRDefault="00DF6B49">
            <w:pPr>
              <w:ind w:left="60" w:right="60"/>
              <w:rPr>
                <w:rFonts w:ascii="Arial" w:eastAsia="Arial" w:hAnsi="Arial" w:cs="Arial"/>
              </w:rPr>
            </w:pPr>
            <w:r w:rsidRPr="00EB42BE">
              <w:rPr>
                <w:rFonts w:ascii="Arial" w:eastAsia="Arial" w:hAnsi="Arial" w:cs="Arial"/>
              </w:rPr>
              <w:t>Female</w:t>
            </w:r>
          </w:p>
        </w:tc>
        <w:tc>
          <w:tcPr>
            <w:tcW w:w="1042" w:type="dxa"/>
            <w:tcBorders>
              <w:top w:val="single" w:sz="8" w:space="0" w:color="AEAEAE"/>
              <w:left w:val="nil"/>
              <w:bottom w:val="nil"/>
              <w:right w:val="single" w:sz="8" w:space="0" w:color="E0E0E0"/>
            </w:tcBorders>
            <w:shd w:val="clear" w:color="auto" w:fill="F9F9FB"/>
          </w:tcPr>
          <w:p w14:paraId="00000432" w14:textId="77777777" w:rsidR="00C14C0B" w:rsidRPr="00EB42BE" w:rsidRDefault="00DF6B49">
            <w:pPr>
              <w:ind w:left="60" w:right="60"/>
              <w:jc w:val="right"/>
              <w:rPr>
                <w:rFonts w:ascii="Arial" w:eastAsia="Arial" w:hAnsi="Arial" w:cs="Arial"/>
              </w:rPr>
            </w:pPr>
            <w:r w:rsidRPr="00EB42BE">
              <w:rPr>
                <w:rFonts w:ascii="Arial" w:eastAsia="Arial" w:hAnsi="Arial" w:cs="Arial"/>
              </w:rPr>
              <w:t>242</w:t>
            </w:r>
          </w:p>
        </w:tc>
        <w:tc>
          <w:tcPr>
            <w:tcW w:w="1558" w:type="dxa"/>
            <w:tcBorders>
              <w:top w:val="single" w:sz="8" w:space="0" w:color="AEAEAE"/>
              <w:left w:val="single" w:sz="8" w:space="0" w:color="E0E0E0"/>
              <w:bottom w:val="nil"/>
              <w:right w:val="single" w:sz="8" w:space="0" w:color="E0E0E0"/>
            </w:tcBorders>
            <w:shd w:val="clear" w:color="auto" w:fill="F9F9FB"/>
          </w:tcPr>
          <w:p w14:paraId="00000433" w14:textId="77777777" w:rsidR="00C14C0B" w:rsidRPr="00EB42BE" w:rsidRDefault="00DF6B49">
            <w:pPr>
              <w:ind w:left="60" w:right="60"/>
              <w:jc w:val="right"/>
              <w:rPr>
                <w:rFonts w:ascii="Arial" w:eastAsia="Arial" w:hAnsi="Arial" w:cs="Arial"/>
              </w:rPr>
            </w:pPr>
            <w:r w:rsidRPr="00EB42BE">
              <w:rPr>
                <w:rFonts w:ascii="Arial" w:eastAsia="Arial" w:hAnsi="Arial" w:cs="Arial"/>
              </w:rPr>
              <w:t>3.68</w:t>
            </w:r>
          </w:p>
        </w:tc>
      </w:tr>
      <w:tr w:rsidR="00C14C0B" w:rsidRPr="00EB42BE" w14:paraId="410B4C22" w14:textId="77777777">
        <w:trPr>
          <w:cantSplit/>
        </w:trPr>
        <w:tc>
          <w:tcPr>
            <w:tcW w:w="3146" w:type="dxa"/>
            <w:vMerge w:val="restart"/>
            <w:tcBorders>
              <w:top w:val="single" w:sz="8" w:space="0" w:color="AEAEAE"/>
              <w:left w:val="nil"/>
              <w:bottom w:val="nil"/>
              <w:right w:val="nil"/>
            </w:tcBorders>
            <w:shd w:val="clear" w:color="auto" w:fill="E0E0E0"/>
          </w:tcPr>
          <w:p w14:paraId="00000434" w14:textId="77777777" w:rsidR="00C14C0B" w:rsidRPr="00EB42BE" w:rsidRDefault="00DF6B49">
            <w:pPr>
              <w:ind w:left="60" w:right="60"/>
              <w:rPr>
                <w:rFonts w:ascii="Arial" w:eastAsia="Arial" w:hAnsi="Arial" w:cs="Arial"/>
              </w:rPr>
            </w:pPr>
            <w:r w:rsidRPr="00EB42BE">
              <w:rPr>
                <w:rFonts w:ascii="Arial" w:eastAsia="Arial" w:hAnsi="Arial" w:cs="Arial"/>
              </w:rPr>
              <w:t>Performance (Walmart): I am satisfied with the Overall Experience</w:t>
            </w:r>
          </w:p>
        </w:tc>
        <w:tc>
          <w:tcPr>
            <w:tcW w:w="1994" w:type="dxa"/>
            <w:tcBorders>
              <w:top w:val="single" w:sz="8" w:space="0" w:color="AEAEAE"/>
              <w:left w:val="nil"/>
              <w:bottom w:val="single" w:sz="8" w:space="0" w:color="AEAEAE"/>
              <w:right w:val="nil"/>
            </w:tcBorders>
            <w:shd w:val="clear" w:color="auto" w:fill="E0E0E0"/>
          </w:tcPr>
          <w:p w14:paraId="00000435" w14:textId="77777777" w:rsidR="00C14C0B" w:rsidRPr="00EB42BE" w:rsidRDefault="00DF6B49">
            <w:pPr>
              <w:ind w:left="60" w:right="60"/>
              <w:rPr>
                <w:rFonts w:ascii="Arial" w:eastAsia="Arial" w:hAnsi="Arial" w:cs="Arial"/>
              </w:rPr>
            </w:pPr>
            <w:r w:rsidRPr="00EB42BE">
              <w:rPr>
                <w:rFonts w:ascii="Arial" w:eastAsia="Arial" w:hAnsi="Arial" w:cs="Arial"/>
              </w:rPr>
              <w:t>Male</w:t>
            </w:r>
          </w:p>
        </w:tc>
        <w:tc>
          <w:tcPr>
            <w:tcW w:w="1042" w:type="dxa"/>
            <w:tcBorders>
              <w:top w:val="single" w:sz="8" w:space="0" w:color="AEAEAE"/>
              <w:left w:val="nil"/>
              <w:bottom w:val="single" w:sz="8" w:space="0" w:color="AEAEAE"/>
              <w:right w:val="single" w:sz="8" w:space="0" w:color="E0E0E0"/>
            </w:tcBorders>
            <w:shd w:val="clear" w:color="auto" w:fill="F9F9FB"/>
          </w:tcPr>
          <w:p w14:paraId="00000436" w14:textId="77777777" w:rsidR="00C14C0B" w:rsidRPr="00EB42BE" w:rsidRDefault="00DF6B49">
            <w:pPr>
              <w:ind w:left="60" w:right="60"/>
              <w:jc w:val="right"/>
              <w:rPr>
                <w:rFonts w:ascii="Arial" w:eastAsia="Arial" w:hAnsi="Arial" w:cs="Arial"/>
              </w:rPr>
            </w:pPr>
            <w:r w:rsidRPr="00EB42BE">
              <w:rPr>
                <w:rFonts w:ascii="Arial" w:eastAsia="Arial" w:hAnsi="Arial" w:cs="Arial"/>
              </w:rPr>
              <w:t>132</w:t>
            </w:r>
          </w:p>
        </w:tc>
        <w:tc>
          <w:tcPr>
            <w:tcW w:w="1558" w:type="dxa"/>
            <w:tcBorders>
              <w:top w:val="single" w:sz="8" w:space="0" w:color="AEAEAE"/>
              <w:left w:val="single" w:sz="8" w:space="0" w:color="E0E0E0"/>
              <w:bottom w:val="single" w:sz="8" w:space="0" w:color="AEAEAE"/>
              <w:right w:val="single" w:sz="8" w:space="0" w:color="E0E0E0"/>
            </w:tcBorders>
            <w:shd w:val="clear" w:color="auto" w:fill="F9F9FB"/>
          </w:tcPr>
          <w:p w14:paraId="00000437" w14:textId="77777777" w:rsidR="00C14C0B" w:rsidRPr="00EB42BE" w:rsidRDefault="00DF6B49">
            <w:pPr>
              <w:ind w:left="60" w:right="60"/>
              <w:jc w:val="right"/>
              <w:rPr>
                <w:rFonts w:ascii="Arial" w:eastAsia="Arial" w:hAnsi="Arial" w:cs="Arial"/>
              </w:rPr>
            </w:pPr>
            <w:r w:rsidRPr="00EB42BE">
              <w:rPr>
                <w:rFonts w:ascii="Arial" w:eastAsia="Arial" w:hAnsi="Arial" w:cs="Arial"/>
              </w:rPr>
              <w:t>3.78</w:t>
            </w:r>
          </w:p>
        </w:tc>
      </w:tr>
      <w:tr w:rsidR="00C14C0B" w:rsidRPr="00EB42BE" w14:paraId="69748712" w14:textId="77777777">
        <w:trPr>
          <w:cantSplit/>
        </w:trPr>
        <w:tc>
          <w:tcPr>
            <w:tcW w:w="3146" w:type="dxa"/>
            <w:vMerge/>
            <w:tcBorders>
              <w:top w:val="single" w:sz="8" w:space="0" w:color="AEAEAE"/>
              <w:left w:val="nil"/>
              <w:bottom w:val="nil"/>
              <w:right w:val="nil"/>
            </w:tcBorders>
            <w:shd w:val="clear" w:color="auto" w:fill="E0E0E0"/>
          </w:tcPr>
          <w:p w14:paraId="00000438"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994" w:type="dxa"/>
            <w:tcBorders>
              <w:top w:val="single" w:sz="8" w:space="0" w:color="AEAEAE"/>
              <w:left w:val="nil"/>
              <w:bottom w:val="nil"/>
              <w:right w:val="nil"/>
            </w:tcBorders>
            <w:shd w:val="clear" w:color="auto" w:fill="E0E0E0"/>
          </w:tcPr>
          <w:p w14:paraId="00000439" w14:textId="77777777" w:rsidR="00C14C0B" w:rsidRPr="00EB42BE" w:rsidRDefault="00DF6B49">
            <w:pPr>
              <w:ind w:left="60" w:right="60"/>
              <w:rPr>
                <w:rFonts w:ascii="Arial" w:eastAsia="Arial" w:hAnsi="Arial" w:cs="Arial"/>
              </w:rPr>
            </w:pPr>
            <w:r w:rsidRPr="00EB42BE">
              <w:rPr>
                <w:rFonts w:ascii="Arial" w:eastAsia="Arial" w:hAnsi="Arial" w:cs="Arial"/>
              </w:rPr>
              <w:t>Female</w:t>
            </w:r>
          </w:p>
        </w:tc>
        <w:tc>
          <w:tcPr>
            <w:tcW w:w="1042" w:type="dxa"/>
            <w:tcBorders>
              <w:top w:val="single" w:sz="8" w:space="0" w:color="AEAEAE"/>
              <w:left w:val="nil"/>
              <w:bottom w:val="nil"/>
              <w:right w:val="single" w:sz="8" w:space="0" w:color="E0E0E0"/>
            </w:tcBorders>
            <w:shd w:val="clear" w:color="auto" w:fill="F9F9FB"/>
          </w:tcPr>
          <w:p w14:paraId="0000043A" w14:textId="77777777" w:rsidR="00C14C0B" w:rsidRPr="00EB42BE" w:rsidRDefault="00DF6B49">
            <w:pPr>
              <w:ind w:left="60" w:right="60"/>
              <w:jc w:val="right"/>
              <w:rPr>
                <w:rFonts w:ascii="Arial" w:eastAsia="Arial" w:hAnsi="Arial" w:cs="Arial"/>
              </w:rPr>
            </w:pPr>
            <w:r w:rsidRPr="00EB42BE">
              <w:rPr>
                <w:rFonts w:ascii="Arial" w:eastAsia="Arial" w:hAnsi="Arial" w:cs="Arial"/>
              </w:rPr>
              <w:t>243</w:t>
            </w:r>
          </w:p>
        </w:tc>
        <w:tc>
          <w:tcPr>
            <w:tcW w:w="1558" w:type="dxa"/>
            <w:tcBorders>
              <w:top w:val="single" w:sz="8" w:space="0" w:color="AEAEAE"/>
              <w:left w:val="single" w:sz="8" w:space="0" w:color="E0E0E0"/>
              <w:bottom w:val="nil"/>
              <w:right w:val="single" w:sz="8" w:space="0" w:color="E0E0E0"/>
            </w:tcBorders>
            <w:shd w:val="clear" w:color="auto" w:fill="F9F9FB"/>
          </w:tcPr>
          <w:p w14:paraId="0000043B" w14:textId="77777777" w:rsidR="00C14C0B" w:rsidRPr="00EB42BE" w:rsidRDefault="00DF6B49">
            <w:pPr>
              <w:ind w:left="60" w:right="60"/>
              <w:jc w:val="right"/>
              <w:rPr>
                <w:rFonts w:ascii="Arial" w:eastAsia="Arial" w:hAnsi="Arial" w:cs="Arial"/>
              </w:rPr>
            </w:pPr>
            <w:r w:rsidRPr="00EB42BE">
              <w:rPr>
                <w:rFonts w:ascii="Arial" w:eastAsia="Arial" w:hAnsi="Arial" w:cs="Arial"/>
              </w:rPr>
              <w:t>3.70</w:t>
            </w:r>
          </w:p>
        </w:tc>
      </w:tr>
      <w:tr w:rsidR="00C14C0B" w:rsidRPr="00EB42BE" w14:paraId="366EABC2" w14:textId="77777777">
        <w:trPr>
          <w:cantSplit/>
        </w:trPr>
        <w:tc>
          <w:tcPr>
            <w:tcW w:w="3146" w:type="dxa"/>
            <w:vMerge w:val="restart"/>
            <w:tcBorders>
              <w:top w:val="single" w:sz="8" w:space="0" w:color="AEAEAE"/>
              <w:left w:val="nil"/>
              <w:bottom w:val="single" w:sz="8" w:space="0" w:color="152935"/>
              <w:right w:val="nil"/>
            </w:tcBorders>
            <w:shd w:val="clear" w:color="auto" w:fill="E0E0E0"/>
          </w:tcPr>
          <w:p w14:paraId="0000043C" w14:textId="77777777" w:rsidR="00C14C0B" w:rsidRPr="00EB42BE" w:rsidRDefault="00DF6B49">
            <w:pPr>
              <w:ind w:left="60" w:right="60"/>
              <w:rPr>
                <w:rFonts w:ascii="Arial" w:eastAsia="Arial" w:hAnsi="Arial" w:cs="Arial"/>
              </w:rPr>
            </w:pPr>
            <w:r w:rsidRPr="00EB42BE">
              <w:rPr>
                <w:rFonts w:ascii="Arial" w:eastAsia="Arial" w:hAnsi="Arial" w:cs="Arial"/>
              </w:rPr>
              <w:t>Performance (Walmart): I am likely to recommend Walmart to family and friends.</w:t>
            </w:r>
          </w:p>
        </w:tc>
        <w:tc>
          <w:tcPr>
            <w:tcW w:w="1994" w:type="dxa"/>
            <w:tcBorders>
              <w:top w:val="single" w:sz="8" w:space="0" w:color="AEAEAE"/>
              <w:left w:val="nil"/>
              <w:bottom w:val="single" w:sz="8" w:space="0" w:color="AEAEAE"/>
              <w:right w:val="nil"/>
            </w:tcBorders>
            <w:shd w:val="clear" w:color="auto" w:fill="E0E0E0"/>
          </w:tcPr>
          <w:p w14:paraId="0000043D" w14:textId="77777777" w:rsidR="00C14C0B" w:rsidRPr="00EB42BE" w:rsidRDefault="00DF6B49">
            <w:pPr>
              <w:ind w:left="60" w:right="60"/>
              <w:rPr>
                <w:rFonts w:ascii="Arial" w:eastAsia="Arial" w:hAnsi="Arial" w:cs="Arial"/>
              </w:rPr>
            </w:pPr>
            <w:r w:rsidRPr="00EB42BE">
              <w:rPr>
                <w:rFonts w:ascii="Arial" w:eastAsia="Arial" w:hAnsi="Arial" w:cs="Arial"/>
              </w:rPr>
              <w:t>Male</w:t>
            </w:r>
          </w:p>
        </w:tc>
        <w:tc>
          <w:tcPr>
            <w:tcW w:w="1042" w:type="dxa"/>
            <w:tcBorders>
              <w:top w:val="single" w:sz="8" w:space="0" w:color="AEAEAE"/>
              <w:left w:val="nil"/>
              <w:bottom w:val="single" w:sz="8" w:space="0" w:color="AEAEAE"/>
              <w:right w:val="single" w:sz="8" w:space="0" w:color="E0E0E0"/>
            </w:tcBorders>
            <w:shd w:val="clear" w:color="auto" w:fill="F9F9FB"/>
          </w:tcPr>
          <w:p w14:paraId="0000043E" w14:textId="77777777" w:rsidR="00C14C0B" w:rsidRPr="00EB42BE" w:rsidRDefault="00DF6B49">
            <w:pPr>
              <w:ind w:left="60" w:right="60"/>
              <w:jc w:val="right"/>
              <w:rPr>
                <w:rFonts w:ascii="Arial" w:eastAsia="Arial" w:hAnsi="Arial" w:cs="Arial"/>
              </w:rPr>
            </w:pPr>
            <w:r w:rsidRPr="00EB42BE">
              <w:rPr>
                <w:rFonts w:ascii="Arial" w:eastAsia="Arial" w:hAnsi="Arial" w:cs="Arial"/>
              </w:rPr>
              <w:t>132</w:t>
            </w:r>
          </w:p>
        </w:tc>
        <w:tc>
          <w:tcPr>
            <w:tcW w:w="1558" w:type="dxa"/>
            <w:tcBorders>
              <w:top w:val="single" w:sz="8" w:space="0" w:color="AEAEAE"/>
              <w:left w:val="single" w:sz="8" w:space="0" w:color="E0E0E0"/>
              <w:bottom w:val="single" w:sz="8" w:space="0" w:color="AEAEAE"/>
              <w:right w:val="single" w:sz="8" w:space="0" w:color="E0E0E0"/>
            </w:tcBorders>
            <w:shd w:val="clear" w:color="auto" w:fill="F9F9FB"/>
          </w:tcPr>
          <w:p w14:paraId="0000043F" w14:textId="77777777" w:rsidR="00C14C0B" w:rsidRPr="00EB42BE" w:rsidRDefault="00DF6B49">
            <w:pPr>
              <w:ind w:left="60" w:right="60"/>
              <w:jc w:val="right"/>
              <w:rPr>
                <w:rFonts w:ascii="Arial" w:eastAsia="Arial" w:hAnsi="Arial" w:cs="Arial"/>
              </w:rPr>
            </w:pPr>
            <w:r w:rsidRPr="00EB42BE">
              <w:rPr>
                <w:rFonts w:ascii="Arial" w:eastAsia="Arial" w:hAnsi="Arial" w:cs="Arial"/>
              </w:rPr>
              <w:t>3.72</w:t>
            </w:r>
          </w:p>
        </w:tc>
      </w:tr>
      <w:tr w:rsidR="00C14C0B" w:rsidRPr="00EB42BE" w14:paraId="4EC012BC" w14:textId="77777777">
        <w:trPr>
          <w:cantSplit/>
        </w:trPr>
        <w:tc>
          <w:tcPr>
            <w:tcW w:w="3146" w:type="dxa"/>
            <w:vMerge/>
            <w:tcBorders>
              <w:top w:val="single" w:sz="8" w:space="0" w:color="AEAEAE"/>
              <w:left w:val="nil"/>
              <w:bottom w:val="single" w:sz="8" w:space="0" w:color="152935"/>
              <w:right w:val="nil"/>
            </w:tcBorders>
            <w:shd w:val="clear" w:color="auto" w:fill="E0E0E0"/>
          </w:tcPr>
          <w:p w14:paraId="00000440"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994" w:type="dxa"/>
            <w:tcBorders>
              <w:top w:val="single" w:sz="8" w:space="0" w:color="AEAEAE"/>
              <w:left w:val="nil"/>
              <w:bottom w:val="single" w:sz="8" w:space="0" w:color="152935"/>
              <w:right w:val="nil"/>
            </w:tcBorders>
            <w:shd w:val="clear" w:color="auto" w:fill="E0E0E0"/>
          </w:tcPr>
          <w:p w14:paraId="00000441" w14:textId="77777777" w:rsidR="00C14C0B" w:rsidRPr="00EB42BE" w:rsidRDefault="00DF6B49">
            <w:pPr>
              <w:ind w:left="60" w:right="60"/>
              <w:rPr>
                <w:rFonts w:ascii="Arial" w:eastAsia="Arial" w:hAnsi="Arial" w:cs="Arial"/>
              </w:rPr>
            </w:pPr>
            <w:r w:rsidRPr="00EB42BE">
              <w:rPr>
                <w:rFonts w:ascii="Arial" w:eastAsia="Arial" w:hAnsi="Arial" w:cs="Arial"/>
              </w:rPr>
              <w:t>Female</w:t>
            </w:r>
          </w:p>
        </w:tc>
        <w:tc>
          <w:tcPr>
            <w:tcW w:w="1042" w:type="dxa"/>
            <w:tcBorders>
              <w:top w:val="single" w:sz="8" w:space="0" w:color="AEAEAE"/>
              <w:left w:val="nil"/>
              <w:bottom w:val="single" w:sz="8" w:space="0" w:color="152935"/>
              <w:right w:val="single" w:sz="8" w:space="0" w:color="E0E0E0"/>
            </w:tcBorders>
            <w:shd w:val="clear" w:color="auto" w:fill="F9F9FB"/>
          </w:tcPr>
          <w:p w14:paraId="00000442" w14:textId="77777777" w:rsidR="00C14C0B" w:rsidRPr="00EB42BE" w:rsidRDefault="00DF6B49">
            <w:pPr>
              <w:ind w:left="60" w:right="60"/>
              <w:jc w:val="right"/>
              <w:rPr>
                <w:rFonts w:ascii="Arial" w:eastAsia="Arial" w:hAnsi="Arial" w:cs="Arial"/>
              </w:rPr>
            </w:pPr>
            <w:r w:rsidRPr="00EB42BE">
              <w:rPr>
                <w:rFonts w:ascii="Arial" w:eastAsia="Arial" w:hAnsi="Arial" w:cs="Arial"/>
              </w:rPr>
              <w:t>244</w:t>
            </w:r>
          </w:p>
        </w:tc>
        <w:tc>
          <w:tcPr>
            <w:tcW w:w="1558" w:type="dxa"/>
            <w:tcBorders>
              <w:top w:val="single" w:sz="8" w:space="0" w:color="AEAEAE"/>
              <w:left w:val="single" w:sz="8" w:space="0" w:color="E0E0E0"/>
              <w:bottom w:val="single" w:sz="8" w:space="0" w:color="152935"/>
              <w:right w:val="single" w:sz="8" w:space="0" w:color="E0E0E0"/>
            </w:tcBorders>
            <w:shd w:val="clear" w:color="auto" w:fill="F9F9FB"/>
          </w:tcPr>
          <w:p w14:paraId="00000443" w14:textId="77777777" w:rsidR="00C14C0B" w:rsidRPr="00EB42BE" w:rsidRDefault="00DF6B49">
            <w:pPr>
              <w:ind w:left="60" w:right="60"/>
              <w:jc w:val="right"/>
              <w:rPr>
                <w:rFonts w:ascii="Arial" w:eastAsia="Arial" w:hAnsi="Arial" w:cs="Arial"/>
              </w:rPr>
            </w:pPr>
            <w:r w:rsidRPr="00EB42BE">
              <w:rPr>
                <w:rFonts w:ascii="Arial" w:eastAsia="Arial" w:hAnsi="Arial" w:cs="Arial"/>
              </w:rPr>
              <w:t>3.59</w:t>
            </w:r>
          </w:p>
        </w:tc>
      </w:tr>
    </w:tbl>
    <w:p w14:paraId="00000444" w14:textId="77777777" w:rsidR="00C14C0B" w:rsidRPr="00EB42BE" w:rsidRDefault="00C14C0B">
      <w:pPr>
        <w:spacing w:after="0" w:line="240" w:lineRule="auto"/>
        <w:rPr>
          <w:rFonts w:ascii="Arial" w:eastAsia="Arial" w:hAnsi="Arial" w:cs="Arial"/>
        </w:rPr>
      </w:pPr>
    </w:p>
    <w:p w14:paraId="793D1BB5" w14:textId="77777777" w:rsidR="00D85CDF" w:rsidRPr="00EB42BE" w:rsidRDefault="00D85CDF">
      <w:pPr>
        <w:spacing w:after="0" w:line="240" w:lineRule="auto"/>
        <w:rPr>
          <w:rFonts w:ascii="Arial" w:eastAsia="Arial" w:hAnsi="Arial" w:cs="Arial"/>
        </w:rPr>
      </w:pPr>
    </w:p>
    <w:p w14:paraId="5F482A56" w14:textId="77777777" w:rsidR="00D85CDF" w:rsidRPr="00EB42BE" w:rsidRDefault="00D85CDF">
      <w:pPr>
        <w:spacing w:after="0" w:line="240" w:lineRule="auto"/>
        <w:rPr>
          <w:rFonts w:ascii="Arial" w:eastAsia="Arial" w:hAnsi="Arial" w:cs="Arial"/>
        </w:rPr>
      </w:pPr>
    </w:p>
    <w:p w14:paraId="31A1401F" w14:textId="77777777" w:rsidR="00D85CDF" w:rsidRPr="00EB42BE" w:rsidRDefault="00D85CDF">
      <w:pPr>
        <w:spacing w:after="0" w:line="240" w:lineRule="auto"/>
        <w:rPr>
          <w:rFonts w:ascii="Arial" w:eastAsia="Arial" w:hAnsi="Arial" w:cs="Arial"/>
        </w:rPr>
      </w:pPr>
    </w:p>
    <w:p w14:paraId="4C1E65C2" w14:textId="77777777" w:rsidR="00D85CDF" w:rsidRPr="00EB42BE" w:rsidRDefault="00D85CDF">
      <w:pPr>
        <w:spacing w:after="0" w:line="240" w:lineRule="auto"/>
        <w:rPr>
          <w:rFonts w:ascii="Arial" w:eastAsia="Arial" w:hAnsi="Arial" w:cs="Arial"/>
        </w:rPr>
      </w:pPr>
    </w:p>
    <w:p w14:paraId="3FD014DC" w14:textId="77777777" w:rsidR="00D85CDF" w:rsidRPr="00EB42BE" w:rsidRDefault="00D85CDF">
      <w:pPr>
        <w:spacing w:after="0" w:line="240" w:lineRule="auto"/>
        <w:rPr>
          <w:rFonts w:ascii="Arial" w:eastAsia="Arial" w:hAnsi="Arial" w:cs="Arial"/>
        </w:rPr>
      </w:pPr>
    </w:p>
    <w:p w14:paraId="6C5D727E" w14:textId="77777777" w:rsidR="00D85CDF" w:rsidRPr="00EB42BE" w:rsidRDefault="00D85CDF">
      <w:pPr>
        <w:spacing w:after="0" w:line="240" w:lineRule="auto"/>
        <w:rPr>
          <w:rFonts w:ascii="Arial" w:eastAsia="Arial" w:hAnsi="Arial" w:cs="Arial"/>
        </w:rPr>
      </w:pPr>
    </w:p>
    <w:p w14:paraId="507F1589" w14:textId="77777777" w:rsidR="00D85CDF" w:rsidRPr="00EB42BE" w:rsidRDefault="00D85CDF">
      <w:pPr>
        <w:spacing w:after="0" w:line="240" w:lineRule="auto"/>
        <w:rPr>
          <w:rFonts w:ascii="Arial" w:eastAsia="Arial" w:hAnsi="Arial" w:cs="Arial"/>
        </w:rPr>
      </w:pPr>
    </w:p>
    <w:p w14:paraId="1AA29B7A" w14:textId="77777777" w:rsidR="00D85CDF" w:rsidRPr="00EB42BE" w:rsidRDefault="00D85CDF">
      <w:pPr>
        <w:spacing w:after="0" w:line="240" w:lineRule="auto"/>
        <w:rPr>
          <w:rFonts w:ascii="Arial" w:eastAsia="Arial" w:hAnsi="Arial" w:cs="Arial"/>
        </w:rPr>
      </w:pPr>
    </w:p>
    <w:p w14:paraId="2CFC80ED" w14:textId="77777777" w:rsidR="00D85CDF" w:rsidRPr="00EB42BE" w:rsidRDefault="00D85CDF">
      <w:pPr>
        <w:spacing w:after="0" w:line="240" w:lineRule="auto"/>
        <w:rPr>
          <w:rFonts w:ascii="Arial" w:eastAsia="Arial" w:hAnsi="Arial" w:cs="Arial"/>
        </w:rPr>
      </w:pPr>
    </w:p>
    <w:p w14:paraId="62B93B3E" w14:textId="77777777" w:rsidR="00D85CDF" w:rsidRPr="00EB42BE" w:rsidRDefault="00D85CDF">
      <w:pPr>
        <w:spacing w:after="0" w:line="240" w:lineRule="auto"/>
        <w:rPr>
          <w:rFonts w:ascii="Arial" w:eastAsia="Arial" w:hAnsi="Arial" w:cs="Arial"/>
        </w:rPr>
      </w:pPr>
    </w:p>
    <w:p w14:paraId="047E70EC" w14:textId="77777777" w:rsidR="00D85CDF" w:rsidRPr="00EB42BE" w:rsidRDefault="00D85CDF">
      <w:pPr>
        <w:spacing w:after="0" w:line="240" w:lineRule="auto"/>
        <w:rPr>
          <w:rFonts w:ascii="Arial" w:eastAsia="Arial" w:hAnsi="Arial" w:cs="Arial"/>
        </w:rPr>
      </w:pPr>
    </w:p>
    <w:tbl>
      <w:tblPr>
        <w:tblStyle w:val="affe"/>
        <w:tblW w:w="9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3"/>
        <w:gridCol w:w="2803"/>
        <w:gridCol w:w="1161"/>
        <w:gridCol w:w="1417"/>
        <w:gridCol w:w="1417"/>
      </w:tblGrid>
      <w:tr w:rsidR="00C14C0B" w:rsidRPr="00EB42BE" w14:paraId="4F0AC041" w14:textId="77777777" w:rsidTr="009F2FF3">
        <w:trPr>
          <w:gridAfter w:val="3"/>
          <w:wAfter w:w="3995" w:type="dxa"/>
          <w:cantSplit/>
          <w:trHeight w:val="279"/>
        </w:trPr>
        <w:tc>
          <w:tcPr>
            <w:tcW w:w="5606" w:type="dxa"/>
            <w:gridSpan w:val="2"/>
            <w:vMerge w:val="restart"/>
            <w:tcBorders>
              <w:top w:val="nil"/>
              <w:left w:val="nil"/>
              <w:bottom w:val="nil"/>
              <w:right w:val="nil"/>
            </w:tcBorders>
            <w:shd w:val="clear" w:color="auto" w:fill="FFFFFF"/>
            <w:vAlign w:val="bottom"/>
          </w:tcPr>
          <w:p w14:paraId="00000445" w14:textId="40F69D02" w:rsidR="00C14C0B" w:rsidRPr="00EB42BE" w:rsidRDefault="00000000">
            <w:pPr>
              <w:rPr>
                <w:rFonts w:ascii="Arial" w:eastAsia="Arial" w:hAnsi="Arial" w:cs="Arial"/>
              </w:rPr>
            </w:pPr>
            <w:sdt>
              <w:sdtPr>
                <w:rPr>
                  <w:rFonts w:ascii="Arial" w:hAnsi="Arial" w:cs="Arial"/>
                </w:rPr>
                <w:tag w:val="goog_rdk_26"/>
                <w:id w:val="1932934468"/>
                <w:showingPlcHdr/>
              </w:sdtPr>
              <w:sdtContent>
                <w:r w:rsidR="00312DB0" w:rsidRPr="00EB42BE">
                  <w:rPr>
                    <w:rFonts w:ascii="Arial" w:hAnsi="Arial" w:cs="Arial"/>
                  </w:rPr>
                  <w:t xml:space="preserve">     </w:t>
                </w:r>
              </w:sdtContent>
            </w:sdt>
          </w:p>
        </w:tc>
      </w:tr>
      <w:tr w:rsidR="00C14C0B" w:rsidRPr="00EB42BE" w14:paraId="6A7E6C5B" w14:textId="77777777" w:rsidTr="009F2FF3">
        <w:trPr>
          <w:cantSplit/>
          <w:trHeight w:val="146"/>
        </w:trPr>
        <w:tc>
          <w:tcPr>
            <w:tcW w:w="5606" w:type="dxa"/>
            <w:gridSpan w:val="2"/>
            <w:vMerge/>
            <w:tcBorders>
              <w:top w:val="nil"/>
              <w:left w:val="nil"/>
              <w:bottom w:val="nil"/>
              <w:right w:val="nil"/>
            </w:tcBorders>
            <w:shd w:val="clear" w:color="auto" w:fill="FFFFFF"/>
            <w:vAlign w:val="bottom"/>
          </w:tcPr>
          <w:p w14:paraId="00000447"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161" w:type="dxa"/>
            <w:vMerge w:val="restart"/>
            <w:tcBorders>
              <w:top w:val="nil"/>
              <w:left w:val="single" w:sz="8" w:space="0" w:color="E0E0E0"/>
              <w:bottom w:val="nil"/>
              <w:right w:val="single" w:sz="8" w:space="0" w:color="E0E0E0"/>
            </w:tcBorders>
            <w:shd w:val="clear" w:color="auto" w:fill="FFFFFF"/>
            <w:vAlign w:val="bottom"/>
          </w:tcPr>
          <w:p w14:paraId="00000449" w14:textId="77777777" w:rsidR="00C14C0B" w:rsidRPr="00EB42BE" w:rsidRDefault="00DF6B49">
            <w:pPr>
              <w:ind w:left="60" w:right="60"/>
              <w:jc w:val="center"/>
              <w:rPr>
                <w:rFonts w:ascii="Arial" w:eastAsia="Arial" w:hAnsi="Arial" w:cs="Arial"/>
              </w:rPr>
            </w:pPr>
            <w:r w:rsidRPr="00EB42BE">
              <w:rPr>
                <w:rFonts w:ascii="Arial" w:eastAsia="Arial" w:hAnsi="Arial" w:cs="Arial"/>
              </w:rPr>
              <w:t>t</w:t>
            </w:r>
          </w:p>
        </w:tc>
        <w:tc>
          <w:tcPr>
            <w:tcW w:w="2834" w:type="dxa"/>
            <w:gridSpan w:val="2"/>
            <w:tcBorders>
              <w:top w:val="nil"/>
              <w:left w:val="single" w:sz="8" w:space="0" w:color="E0E0E0"/>
              <w:bottom w:val="nil"/>
              <w:right w:val="single" w:sz="8" w:space="0" w:color="E0E0E0"/>
            </w:tcBorders>
            <w:shd w:val="clear" w:color="auto" w:fill="FFFFFF"/>
            <w:vAlign w:val="bottom"/>
          </w:tcPr>
          <w:p w14:paraId="0000044A" w14:textId="77777777" w:rsidR="00C14C0B" w:rsidRPr="00EB42BE" w:rsidRDefault="00DF6B49">
            <w:pPr>
              <w:ind w:left="60" w:right="60"/>
              <w:jc w:val="center"/>
              <w:rPr>
                <w:rFonts w:ascii="Arial" w:eastAsia="Arial" w:hAnsi="Arial" w:cs="Arial"/>
              </w:rPr>
            </w:pPr>
            <w:r w:rsidRPr="00EB42BE">
              <w:rPr>
                <w:rFonts w:ascii="Arial" w:eastAsia="Arial" w:hAnsi="Arial" w:cs="Arial"/>
              </w:rPr>
              <w:t>Significance</w:t>
            </w:r>
          </w:p>
        </w:tc>
      </w:tr>
      <w:tr w:rsidR="00C14C0B" w:rsidRPr="00EB42BE" w14:paraId="0F0FCABC" w14:textId="77777777" w:rsidTr="009F2FF3">
        <w:trPr>
          <w:cantSplit/>
          <w:trHeight w:val="146"/>
        </w:trPr>
        <w:tc>
          <w:tcPr>
            <w:tcW w:w="5606" w:type="dxa"/>
            <w:gridSpan w:val="2"/>
            <w:vMerge/>
            <w:tcBorders>
              <w:top w:val="nil"/>
              <w:left w:val="nil"/>
              <w:bottom w:val="nil"/>
              <w:right w:val="nil"/>
            </w:tcBorders>
            <w:shd w:val="clear" w:color="auto" w:fill="FFFFFF"/>
            <w:vAlign w:val="bottom"/>
          </w:tcPr>
          <w:p w14:paraId="0000044C"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161" w:type="dxa"/>
            <w:vMerge/>
            <w:tcBorders>
              <w:top w:val="nil"/>
              <w:left w:val="single" w:sz="8" w:space="0" w:color="E0E0E0"/>
              <w:bottom w:val="nil"/>
              <w:right w:val="single" w:sz="8" w:space="0" w:color="E0E0E0"/>
            </w:tcBorders>
            <w:shd w:val="clear" w:color="auto" w:fill="FFFFFF"/>
            <w:vAlign w:val="bottom"/>
          </w:tcPr>
          <w:p w14:paraId="0000044E"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0000044F" w14:textId="77777777" w:rsidR="00C14C0B" w:rsidRPr="00EB42BE" w:rsidRDefault="00DF6B49">
            <w:pPr>
              <w:ind w:left="60" w:right="60"/>
              <w:jc w:val="center"/>
              <w:rPr>
                <w:rFonts w:ascii="Arial" w:eastAsia="Arial" w:hAnsi="Arial" w:cs="Arial"/>
              </w:rPr>
            </w:pPr>
            <w:r w:rsidRPr="00EB42BE">
              <w:rPr>
                <w:rFonts w:ascii="Arial" w:eastAsia="Arial" w:hAnsi="Arial" w:cs="Arial"/>
              </w:rPr>
              <w:t>One-Sided p</w:t>
            </w: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00000450" w14:textId="77777777" w:rsidR="00C14C0B" w:rsidRPr="00EB42BE" w:rsidRDefault="00DF6B49">
            <w:pPr>
              <w:ind w:left="60" w:right="60"/>
              <w:jc w:val="center"/>
              <w:rPr>
                <w:rFonts w:ascii="Arial" w:eastAsia="Arial" w:hAnsi="Arial" w:cs="Arial"/>
              </w:rPr>
            </w:pPr>
            <w:r w:rsidRPr="00EB42BE">
              <w:rPr>
                <w:rFonts w:ascii="Arial" w:eastAsia="Arial" w:hAnsi="Arial" w:cs="Arial"/>
              </w:rPr>
              <w:t>Two-Sided p</w:t>
            </w:r>
          </w:p>
        </w:tc>
      </w:tr>
      <w:tr w:rsidR="00C14C0B" w:rsidRPr="00EB42BE" w14:paraId="6BE14272" w14:textId="77777777" w:rsidTr="009F2FF3">
        <w:trPr>
          <w:cantSplit/>
          <w:trHeight w:val="263"/>
        </w:trPr>
        <w:tc>
          <w:tcPr>
            <w:tcW w:w="2803" w:type="dxa"/>
            <w:vMerge w:val="restart"/>
            <w:tcBorders>
              <w:top w:val="single" w:sz="8" w:space="0" w:color="152935"/>
              <w:left w:val="nil"/>
              <w:bottom w:val="nil"/>
              <w:right w:val="nil"/>
            </w:tcBorders>
            <w:shd w:val="clear" w:color="auto" w:fill="E0E0E0"/>
          </w:tcPr>
          <w:p w14:paraId="00000451" w14:textId="77777777" w:rsidR="00C14C0B" w:rsidRPr="00EB42BE" w:rsidRDefault="00DF6B49">
            <w:pPr>
              <w:ind w:left="60" w:right="60"/>
              <w:rPr>
                <w:rFonts w:ascii="Arial" w:eastAsia="Arial" w:hAnsi="Arial" w:cs="Arial"/>
              </w:rPr>
            </w:pPr>
            <w:r w:rsidRPr="00EB42BE">
              <w:rPr>
                <w:rFonts w:ascii="Arial" w:eastAsia="Arial" w:hAnsi="Arial" w:cs="Arial"/>
              </w:rPr>
              <w:t>Performance (Walmart): I am a regular customer at Walmart</w:t>
            </w:r>
          </w:p>
        </w:tc>
        <w:tc>
          <w:tcPr>
            <w:tcW w:w="2803" w:type="dxa"/>
            <w:tcBorders>
              <w:top w:val="single" w:sz="8" w:space="0" w:color="152935"/>
              <w:left w:val="nil"/>
              <w:bottom w:val="single" w:sz="8" w:space="0" w:color="AEAEAE"/>
              <w:right w:val="nil"/>
            </w:tcBorders>
            <w:shd w:val="clear" w:color="auto" w:fill="E0E0E0"/>
          </w:tcPr>
          <w:p w14:paraId="00000452"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1161" w:type="dxa"/>
            <w:tcBorders>
              <w:top w:val="single" w:sz="8" w:space="0" w:color="152935"/>
              <w:left w:val="single" w:sz="8" w:space="0" w:color="E0E0E0"/>
              <w:bottom w:val="single" w:sz="8" w:space="0" w:color="AEAEAE"/>
              <w:right w:val="single" w:sz="8" w:space="0" w:color="E0E0E0"/>
            </w:tcBorders>
            <w:shd w:val="clear" w:color="auto" w:fill="F9F9FB"/>
          </w:tcPr>
          <w:p w14:paraId="00000453" w14:textId="77777777" w:rsidR="00C14C0B" w:rsidRPr="00EB42BE" w:rsidRDefault="00DF6B49">
            <w:pPr>
              <w:ind w:left="60" w:right="60"/>
              <w:jc w:val="right"/>
              <w:rPr>
                <w:rFonts w:ascii="Arial" w:eastAsia="Arial" w:hAnsi="Arial" w:cs="Arial"/>
              </w:rPr>
            </w:pPr>
            <w:r w:rsidRPr="00EB42BE">
              <w:rPr>
                <w:rFonts w:ascii="Arial" w:eastAsia="Arial" w:hAnsi="Arial" w:cs="Arial"/>
              </w:rPr>
              <w:t>.714</w:t>
            </w:r>
          </w:p>
        </w:tc>
        <w:tc>
          <w:tcPr>
            <w:tcW w:w="1417" w:type="dxa"/>
            <w:tcBorders>
              <w:top w:val="single" w:sz="8" w:space="0" w:color="152935"/>
              <w:left w:val="single" w:sz="8" w:space="0" w:color="E0E0E0"/>
              <w:bottom w:val="single" w:sz="8" w:space="0" w:color="AEAEAE"/>
              <w:right w:val="single" w:sz="8" w:space="0" w:color="E0E0E0"/>
            </w:tcBorders>
            <w:shd w:val="clear" w:color="auto" w:fill="F9F9FB"/>
          </w:tcPr>
          <w:p w14:paraId="00000454" w14:textId="77777777" w:rsidR="00C14C0B" w:rsidRPr="00EB42BE" w:rsidRDefault="00DF6B49">
            <w:pPr>
              <w:ind w:left="60" w:right="60"/>
              <w:jc w:val="right"/>
              <w:rPr>
                <w:rFonts w:ascii="Arial" w:eastAsia="Arial" w:hAnsi="Arial" w:cs="Arial"/>
              </w:rPr>
            </w:pPr>
            <w:r w:rsidRPr="00EB42BE">
              <w:rPr>
                <w:rFonts w:ascii="Arial" w:eastAsia="Arial" w:hAnsi="Arial" w:cs="Arial"/>
              </w:rPr>
              <w:t>.238</w:t>
            </w:r>
          </w:p>
        </w:tc>
        <w:tc>
          <w:tcPr>
            <w:tcW w:w="1417" w:type="dxa"/>
            <w:tcBorders>
              <w:top w:val="single" w:sz="8" w:space="0" w:color="152935"/>
              <w:left w:val="single" w:sz="8" w:space="0" w:color="E0E0E0"/>
              <w:bottom w:val="single" w:sz="8" w:space="0" w:color="AEAEAE"/>
              <w:right w:val="single" w:sz="8" w:space="0" w:color="E0E0E0"/>
            </w:tcBorders>
            <w:shd w:val="clear" w:color="auto" w:fill="F9F9FB"/>
          </w:tcPr>
          <w:p w14:paraId="00000455" w14:textId="77777777" w:rsidR="00C14C0B" w:rsidRPr="00EB42BE" w:rsidRDefault="00DF6B49">
            <w:pPr>
              <w:ind w:left="60" w:right="60"/>
              <w:jc w:val="right"/>
              <w:rPr>
                <w:rFonts w:ascii="Arial" w:eastAsia="Arial" w:hAnsi="Arial" w:cs="Arial"/>
              </w:rPr>
            </w:pPr>
            <w:r w:rsidRPr="00EB42BE">
              <w:rPr>
                <w:rFonts w:ascii="Arial" w:eastAsia="Arial" w:hAnsi="Arial" w:cs="Arial"/>
              </w:rPr>
              <w:t>.476</w:t>
            </w:r>
          </w:p>
        </w:tc>
      </w:tr>
      <w:tr w:rsidR="00C14C0B" w:rsidRPr="00EB42BE" w14:paraId="3BBEF970" w14:textId="77777777" w:rsidTr="009F2FF3">
        <w:trPr>
          <w:cantSplit/>
          <w:trHeight w:val="146"/>
        </w:trPr>
        <w:tc>
          <w:tcPr>
            <w:tcW w:w="2803" w:type="dxa"/>
            <w:vMerge/>
            <w:tcBorders>
              <w:top w:val="single" w:sz="8" w:space="0" w:color="152935"/>
              <w:left w:val="nil"/>
              <w:bottom w:val="nil"/>
              <w:right w:val="nil"/>
            </w:tcBorders>
            <w:shd w:val="clear" w:color="auto" w:fill="E0E0E0"/>
          </w:tcPr>
          <w:p w14:paraId="00000456"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803" w:type="dxa"/>
            <w:tcBorders>
              <w:top w:val="single" w:sz="8" w:space="0" w:color="AEAEAE"/>
              <w:left w:val="nil"/>
              <w:bottom w:val="nil"/>
              <w:right w:val="nil"/>
            </w:tcBorders>
            <w:shd w:val="clear" w:color="auto" w:fill="E0E0E0"/>
          </w:tcPr>
          <w:p w14:paraId="00000457"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1161" w:type="dxa"/>
            <w:tcBorders>
              <w:top w:val="single" w:sz="8" w:space="0" w:color="AEAEAE"/>
              <w:left w:val="single" w:sz="8" w:space="0" w:color="E0E0E0"/>
              <w:bottom w:val="nil"/>
              <w:right w:val="single" w:sz="8" w:space="0" w:color="E0E0E0"/>
            </w:tcBorders>
            <w:shd w:val="clear" w:color="auto" w:fill="F9F9FB"/>
          </w:tcPr>
          <w:p w14:paraId="00000458" w14:textId="77777777" w:rsidR="00C14C0B" w:rsidRPr="00EB42BE" w:rsidRDefault="00DF6B49">
            <w:pPr>
              <w:ind w:left="60" w:right="60"/>
              <w:jc w:val="right"/>
              <w:rPr>
                <w:rFonts w:ascii="Arial" w:eastAsia="Arial" w:hAnsi="Arial" w:cs="Arial"/>
              </w:rPr>
            </w:pPr>
            <w:r w:rsidRPr="00EB42BE">
              <w:rPr>
                <w:rFonts w:ascii="Arial" w:eastAsia="Arial" w:hAnsi="Arial" w:cs="Arial"/>
              </w:rPr>
              <w:t>.743</w:t>
            </w:r>
          </w:p>
        </w:tc>
        <w:tc>
          <w:tcPr>
            <w:tcW w:w="1417" w:type="dxa"/>
            <w:tcBorders>
              <w:top w:val="single" w:sz="8" w:space="0" w:color="AEAEAE"/>
              <w:left w:val="single" w:sz="8" w:space="0" w:color="E0E0E0"/>
              <w:bottom w:val="nil"/>
              <w:right w:val="single" w:sz="8" w:space="0" w:color="E0E0E0"/>
            </w:tcBorders>
            <w:shd w:val="clear" w:color="auto" w:fill="F9F9FB"/>
          </w:tcPr>
          <w:p w14:paraId="00000459" w14:textId="77777777" w:rsidR="00C14C0B" w:rsidRPr="00EB42BE" w:rsidRDefault="00DF6B49">
            <w:pPr>
              <w:ind w:left="60" w:right="60"/>
              <w:jc w:val="right"/>
              <w:rPr>
                <w:rFonts w:ascii="Arial" w:eastAsia="Arial" w:hAnsi="Arial" w:cs="Arial"/>
              </w:rPr>
            </w:pPr>
            <w:r w:rsidRPr="00EB42BE">
              <w:rPr>
                <w:rFonts w:ascii="Arial" w:eastAsia="Arial" w:hAnsi="Arial" w:cs="Arial"/>
              </w:rPr>
              <w:t>.229</w:t>
            </w:r>
          </w:p>
        </w:tc>
        <w:tc>
          <w:tcPr>
            <w:tcW w:w="1417" w:type="dxa"/>
            <w:tcBorders>
              <w:top w:val="single" w:sz="8" w:space="0" w:color="AEAEAE"/>
              <w:left w:val="single" w:sz="8" w:space="0" w:color="E0E0E0"/>
              <w:bottom w:val="nil"/>
              <w:right w:val="single" w:sz="8" w:space="0" w:color="E0E0E0"/>
            </w:tcBorders>
            <w:shd w:val="clear" w:color="auto" w:fill="F9F9FB"/>
          </w:tcPr>
          <w:p w14:paraId="0000045A" w14:textId="77777777" w:rsidR="00C14C0B" w:rsidRPr="00EB42BE" w:rsidRDefault="00DF6B49">
            <w:pPr>
              <w:ind w:left="60" w:right="60"/>
              <w:jc w:val="right"/>
              <w:rPr>
                <w:rFonts w:ascii="Arial" w:eastAsia="Arial" w:hAnsi="Arial" w:cs="Arial"/>
              </w:rPr>
            </w:pPr>
            <w:r w:rsidRPr="00EB42BE">
              <w:rPr>
                <w:rFonts w:ascii="Arial" w:eastAsia="Arial" w:hAnsi="Arial" w:cs="Arial"/>
              </w:rPr>
              <w:t>.458</w:t>
            </w:r>
          </w:p>
        </w:tc>
      </w:tr>
      <w:tr w:rsidR="00C14C0B" w:rsidRPr="00EB42BE" w14:paraId="2874186D" w14:textId="77777777" w:rsidTr="009F2FF3">
        <w:trPr>
          <w:cantSplit/>
          <w:trHeight w:val="263"/>
        </w:trPr>
        <w:tc>
          <w:tcPr>
            <w:tcW w:w="2803" w:type="dxa"/>
            <w:vMerge w:val="restart"/>
            <w:tcBorders>
              <w:top w:val="single" w:sz="8" w:space="0" w:color="AEAEAE"/>
              <w:left w:val="nil"/>
              <w:bottom w:val="nil"/>
              <w:right w:val="nil"/>
            </w:tcBorders>
            <w:shd w:val="clear" w:color="auto" w:fill="E0E0E0"/>
          </w:tcPr>
          <w:p w14:paraId="0000045B" w14:textId="77777777" w:rsidR="00C14C0B" w:rsidRPr="00EB42BE" w:rsidRDefault="00DF6B49">
            <w:pPr>
              <w:ind w:left="60" w:right="60"/>
              <w:rPr>
                <w:rFonts w:ascii="Arial" w:eastAsia="Arial" w:hAnsi="Arial" w:cs="Arial"/>
              </w:rPr>
            </w:pPr>
            <w:r w:rsidRPr="00EB42BE">
              <w:rPr>
                <w:rFonts w:ascii="Arial" w:eastAsia="Arial" w:hAnsi="Arial" w:cs="Arial"/>
              </w:rPr>
              <w:t>Performance (Walmart): I like the fast self–checkout option at Walmart</w:t>
            </w:r>
          </w:p>
        </w:tc>
        <w:tc>
          <w:tcPr>
            <w:tcW w:w="2803" w:type="dxa"/>
            <w:tcBorders>
              <w:top w:val="single" w:sz="8" w:space="0" w:color="AEAEAE"/>
              <w:left w:val="nil"/>
              <w:bottom w:val="single" w:sz="8" w:space="0" w:color="AEAEAE"/>
              <w:right w:val="nil"/>
            </w:tcBorders>
            <w:shd w:val="clear" w:color="auto" w:fill="E0E0E0"/>
          </w:tcPr>
          <w:p w14:paraId="0000045C"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1161" w:type="dxa"/>
            <w:tcBorders>
              <w:top w:val="single" w:sz="8" w:space="0" w:color="AEAEAE"/>
              <w:left w:val="single" w:sz="8" w:space="0" w:color="E0E0E0"/>
              <w:bottom w:val="single" w:sz="8" w:space="0" w:color="AEAEAE"/>
              <w:right w:val="single" w:sz="8" w:space="0" w:color="E0E0E0"/>
            </w:tcBorders>
            <w:shd w:val="clear" w:color="auto" w:fill="F9F9FB"/>
          </w:tcPr>
          <w:p w14:paraId="0000045D" w14:textId="77777777" w:rsidR="00C14C0B" w:rsidRPr="00EB42BE" w:rsidRDefault="00DF6B49">
            <w:pPr>
              <w:ind w:left="60" w:right="60"/>
              <w:jc w:val="right"/>
              <w:rPr>
                <w:rFonts w:ascii="Arial" w:eastAsia="Arial" w:hAnsi="Arial" w:cs="Arial"/>
              </w:rPr>
            </w:pPr>
            <w:r w:rsidRPr="00EB42BE">
              <w:rPr>
                <w:rFonts w:ascii="Arial" w:eastAsia="Arial" w:hAnsi="Arial" w:cs="Arial"/>
              </w:rPr>
              <w:t>.074</w:t>
            </w:r>
          </w:p>
        </w:tc>
        <w:tc>
          <w:tcPr>
            <w:tcW w:w="1417" w:type="dxa"/>
            <w:tcBorders>
              <w:top w:val="single" w:sz="8" w:space="0" w:color="AEAEAE"/>
              <w:left w:val="single" w:sz="8" w:space="0" w:color="E0E0E0"/>
              <w:bottom w:val="single" w:sz="8" w:space="0" w:color="AEAEAE"/>
              <w:right w:val="single" w:sz="8" w:space="0" w:color="E0E0E0"/>
            </w:tcBorders>
            <w:shd w:val="clear" w:color="auto" w:fill="F9F9FB"/>
          </w:tcPr>
          <w:p w14:paraId="0000045E" w14:textId="77777777" w:rsidR="00C14C0B" w:rsidRPr="00EB42BE" w:rsidRDefault="00DF6B49">
            <w:pPr>
              <w:ind w:left="60" w:right="60"/>
              <w:jc w:val="right"/>
              <w:rPr>
                <w:rFonts w:ascii="Arial" w:eastAsia="Arial" w:hAnsi="Arial" w:cs="Arial"/>
              </w:rPr>
            </w:pPr>
            <w:r w:rsidRPr="00EB42BE">
              <w:rPr>
                <w:rFonts w:ascii="Arial" w:eastAsia="Arial" w:hAnsi="Arial" w:cs="Arial"/>
              </w:rPr>
              <w:t>.470</w:t>
            </w:r>
          </w:p>
        </w:tc>
        <w:tc>
          <w:tcPr>
            <w:tcW w:w="1417" w:type="dxa"/>
            <w:tcBorders>
              <w:top w:val="single" w:sz="8" w:space="0" w:color="AEAEAE"/>
              <w:left w:val="single" w:sz="8" w:space="0" w:color="E0E0E0"/>
              <w:bottom w:val="single" w:sz="8" w:space="0" w:color="AEAEAE"/>
              <w:right w:val="single" w:sz="8" w:space="0" w:color="E0E0E0"/>
            </w:tcBorders>
            <w:shd w:val="clear" w:color="auto" w:fill="F9F9FB"/>
          </w:tcPr>
          <w:p w14:paraId="0000045F" w14:textId="77777777" w:rsidR="00C14C0B" w:rsidRPr="00EB42BE" w:rsidRDefault="00DF6B49">
            <w:pPr>
              <w:ind w:left="60" w:right="60"/>
              <w:jc w:val="right"/>
              <w:rPr>
                <w:rFonts w:ascii="Arial" w:eastAsia="Arial" w:hAnsi="Arial" w:cs="Arial"/>
              </w:rPr>
            </w:pPr>
            <w:r w:rsidRPr="00EB42BE">
              <w:rPr>
                <w:rFonts w:ascii="Arial" w:eastAsia="Arial" w:hAnsi="Arial" w:cs="Arial"/>
              </w:rPr>
              <w:t>.941</w:t>
            </w:r>
          </w:p>
        </w:tc>
      </w:tr>
      <w:tr w:rsidR="00C14C0B" w:rsidRPr="00EB42BE" w14:paraId="08D9E62B" w14:textId="77777777" w:rsidTr="009F2FF3">
        <w:trPr>
          <w:cantSplit/>
          <w:trHeight w:val="146"/>
        </w:trPr>
        <w:tc>
          <w:tcPr>
            <w:tcW w:w="2803" w:type="dxa"/>
            <w:vMerge/>
            <w:tcBorders>
              <w:top w:val="single" w:sz="8" w:space="0" w:color="AEAEAE"/>
              <w:left w:val="nil"/>
              <w:bottom w:val="nil"/>
              <w:right w:val="nil"/>
            </w:tcBorders>
            <w:shd w:val="clear" w:color="auto" w:fill="E0E0E0"/>
          </w:tcPr>
          <w:p w14:paraId="00000460"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803" w:type="dxa"/>
            <w:tcBorders>
              <w:top w:val="single" w:sz="8" w:space="0" w:color="AEAEAE"/>
              <w:left w:val="nil"/>
              <w:bottom w:val="nil"/>
              <w:right w:val="nil"/>
            </w:tcBorders>
            <w:shd w:val="clear" w:color="auto" w:fill="E0E0E0"/>
          </w:tcPr>
          <w:p w14:paraId="00000461"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1161" w:type="dxa"/>
            <w:tcBorders>
              <w:top w:val="single" w:sz="8" w:space="0" w:color="AEAEAE"/>
              <w:left w:val="single" w:sz="8" w:space="0" w:color="E0E0E0"/>
              <w:bottom w:val="nil"/>
              <w:right w:val="single" w:sz="8" w:space="0" w:color="E0E0E0"/>
            </w:tcBorders>
            <w:shd w:val="clear" w:color="auto" w:fill="F9F9FB"/>
          </w:tcPr>
          <w:p w14:paraId="00000462" w14:textId="77777777" w:rsidR="00C14C0B" w:rsidRPr="00EB42BE" w:rsidRDefault="00DF6B49">
            <w:pPr>
              <w:ind w:left="60" w:right="60"/>
              <w:jc w:val="right"/>
              <w:rPr>
                <w:rFonts w:ascii="Arial" w:eastAsia="Arial" w:hAnsi="Arial" w:cs="Arial"/>
              </w:rPr>
            </w:pPr>
            <w:r w:rsidRPr="00EB42BE">
              <w:rPr>
                <w:rFonts w:ascii="Arial" w:eastAsia="Arial" w:hAnsi="Arial" w:cs="Arial"/>
              </w:rPr>
              <w:t>.074</w:t>
            </w:r>
          </w:p>
        </w:tc>
        <w:tc>
          <w:tcPr>
            <w:tcW w:w="1417" w:type="dxa"/>
            <w:tcBorders>
              <w:top w:val="single" w:sz="8" w:space="0" w:color="AEAEAE"/>
              <w:left w:val="single" w:sz="8" w:space="0" w:color="E0E0E0"/>
              <w:bottom w:val="nil"/>
              <w:right w:val="single" w:sz="8" w:space="0" w:color="E0E0E0"/>
            </w:tcBorders>
            <w:shd w:val="clear" w:color="auto" w:fill="F9F9FB"/>
          </w:tcPr>
          <w:p w14:paraId="00000463" w14:textId="77777777" w:rsidR="00C14C0B" w:rsidRPr="00EB42BE" w:rsidRDefault="00DF6B49">
            <w:pPr>
              <w:ind w:left="60" w:right="60"/>
              <w:jc w:val="right"/>
              <w:rPr>
                <w:rFonts w:ascii="Arial" w:eastAsia="Arial" w:hAnsi="Arial" w:cs="Arial"/>
              </w:rPr>
            </w:pPr>
            <w:r w:rsidRPr="00EB42BE">
              <w:rPr>
                <w:rFonts w:ascii="Arial" w:eastAsia="Arial" w:hAnsi="Arial" w:cs="Arial"/>
              </w:rPr>
              <w:t>.471</w:t>
            </w:r>
          </w:p>
        </w:tc>
        <w:tc>
          <w:tcPr>
            <w:tcW w:w="1417" w:type="dxa"/>
            <w:tcBorders>
              <w:top w:val="single" w:sz="8" w:space="0" w:color="AEAEAE"/>
              <w:left w:val="single" w:sz="8" w:space="0" w:color="E0E0E0"/>
              <w:bottom w:val="nil"/>
              <w:right w:val="single" w:sz="8" w:space="0" w:color="E0E0E0"/>
            </w:tcBorders>
            <w:shd w:val="clear" w:color="auto" w:fill="F9F9FB"/>
          </w:tcPr>
          <w:p w14:paraId="00000464" w14:textId="77777777" w:rsidR="00C14C0B" w:rsidRPr="00EB42BE" w:rsidRDefault="00DF6B49">
            <w:pPr>
              <w:ind w:left="60" w:right="60"/>
              <w:jc w:val="right"/>
              <w:rPr>
                <w:rFonts w:ascii="Arial" w:eastAsia="Arial" w:hAnsi="Arial" w:cs="Arial"/>
              </w:rPr>
            </w:pPr>
            <w:r w:rsidRPr="00EB42BE">
              <w:rPr>
                <w:rFonts w:ascii="Arial" w:eastAsia="Arial" w:hAnsi="Arial" w:cs="Arial"/>
              </w:rPr>
              <w:t>.941</w:t>
            </w:r>
          </w:p>
        </w:tc>
      </w:tr>
      <w:tr w:rsidR="00C14C0B" w:rsidRPr="00EB42BE" w14:paraId="2A5FA78F" w14:textId="77777777" w:rsidTr="009F2FF3">
        <w:trPr>
          <w:cantSplit/>
          <w:trHeight w:val="263"/>
        </w:trPr>
        <w:tc>
          <w:tcPr>
            <w:tcW w:w="2803" w:type="dxa"/>
            <w:vMerge w:val="restart"/>
            <w:tcBorders>
              <w:top w:val="single" w:sz="8" w:space="0" w:color="AEAEAE"/>
              <w:left w:val="nil"/>
              <w:bottom w:val="nil"/>
              <w:right w:val="nil"/>
            </w:tcBorders>
            <w:shd w:val="clear" w:color="auto" w:fill="E0E0E0"/>
          </w:tcPr>
          <w:p w14:paraId="00000465" w14:textId="77777777" w:rsidR="00C14C0B" w:rsidRPr="00EB42BE" w:rsidRDefault="00DF6B49">
            <w:pPr>
              <w:ind w:left="60" w:right="60"/>
              <w:rPr>
                <w:rFonts w:ascii="Arial" w:eastAsia="Arial" w:hAnsi="Arial" w:cs="Arial"/>
              </w:rPr>
            </w:pPr>
            <w:r w:rsidRPr="00EB42BE">
              <w:rPr>
                <w:rFonts w:ascii="Arial" w:eastAsia="Arial" w:hAnsi="Arial" w:cs="Arial"/>
              </w:rPr>
              <w:t>Performance (Walmart): Offers a variety of product options</w:t>
            </w:r>
          </w:p>
        </w:tc>
        <w:tc>
          <w:tcPr>
            <w:tcW w:w="2803" w:type="dxa"/>
            <w:tcBorders>
              <w:top w:val="single" w:sz="8" w:space="0" w:color="AEAEAE"/>
              <w:left w:val="nil"/>
              <w:bottom w:val="single" w:sz="8" w:space="0" w:color="AEAEAE"/>
              <w:right w:val="nil"/>
            </w:tcBorders>
            <w:shd w:val="clear" w:color="auto" w:fill="E0E0E0"/>
          </w:tcPr>
          <w:p w14:paraId="00000466"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1161" w:type="dxa"/>
            <w:tcBorders>
              <w:top w:val="single" w:sz="8" w:space="0" w:color="AEAEAE"/>
              <w:left w:val="single" w:sz="8" w:space="0" w:color="E0E0E0"/>
              <w:bottom w:val="single" w:sz="8" w:space="0" w:color="AEAEAE"/>
              <w:right w:val="single" w:sz="8" w:space="0" w:color="E0E0E0"/>
            </w:tcBorders>
            <w:shd w:val="clear" w:color="auto" w:fill="F9F9FB"/>
          </w:tcPr>
          <w:p w14:paraId="00000467" w14:textId="77777777" w:rsidR="00C14C0B" w:rsidRPr="00EB42BE" w:rsidRDefault="00DF6B49">
            <w:pPr>
              <w:ind w:left="60" w:right="60"/>
              <w:jc w:val="right"/>
              <w:rPr>
                <w:rFonts w:ascii="Arial" w:eastAsia="Arial" w:hAnsi="Arial" w:cs="Arial"/>
              </w:rPr>
            </w:pPr>
            <w:r w:rsidRPr="00EB42BE">
              <w:rPr>
                <w:rFonts w:ascii="Arial" w:eastAsia="Arial" w:hAnsi="Arial" w:cs="Arial"/>
              </w:rPr>
              <w:t>-1.368</w:t>
            </w:r>
          </w:p>
        </w:tc>
        <w:tc>
          <w:tcPr>
            <w:tcW w:w="1417" w:type="dxa"/>
            <w:tcBorders>
              <w:top w:val="single" w:sz="8" w:space="0" w:color="AEAEAE"/>
              <w:left w:val="single" w:sz="8" w:space="0" w:color="E0E0E0"/>
              <w:bottom w:val="single" w:sz="8" w:space="0" w:color="AEAEAE"/>
              <w:right w:val="single" w:sz="8" w:space="0" w:color="E0E0E0"/>
            </w:tcBorders>
            <w:shd w:val="clear" w:color="auto" w:fill="F9F9FB"/>
          </w:tcPr>
          <w:p w14:paraId="00000468" w14:textId="77777777" w:rsidR="00C14C0B" w:rsidRPr="00EB42BE" w:rsidRDefault="00DF6B49">
            <w:pPr>
              <w:ind w:left="60" w:right="60"/>
              <w:jc w:val="right"/>
              <w:rPr>
                <w:rFonts w:ascii="Arial" w:eastAsia="Arial" w:hAnsi="Arial" w:cs="Arial"/>
              </w:rPr>
            </w:pPr>
            <w:r w:rsidRPr="00EB42BE">
              <w:rPr>
                <w:rFonts w:ascii="Arial" w:eastAsia="Arial" w:hAnsi="Arial" w:cs="Arial"/>
              </w:rPr>
              <w:t>.086</w:t>
            </w:r>
          </w:p>
        </w:tc>
        <w:tc>
          <w:tcPr>
            <w:tcW w:w="1417" w:type="dxa"/>
            <w:tcBorders>
              <w:top w:val="single" w:sz="8" w:space="0" w:color="AEAEAE"/>
              <w:left w:val="single" w:sz="8" w:space="0" w:color="E0E0E0"/>
              <w:bottom w:val="single" w:sz="8" w:space="0" w:color="AEAEAE"/>
              <w:right w:val="single" w:sz="8" w:space="0" w:color="E0E0E0"/>
            </w:tcBorders>
            <w:shd w:val="clear" w:color="auto" w:fill="F9F9FB"/>
          </w:tcPr>
          <w:p w14:paraId="00000469" w14:textId="77777777" w:rsidR="00C14C0B" w:rsidRPr="00EB42BE" w:rsidRDefault="00DF6B49">
            <w:pPr>
              <w:ind w:left="60" w:right="60"/>
              <w:jc w:val="right"/>
              <w:rPr>
                <w:rFonts w:ascii="Arial" w:eastAsia="Arial" w:hAnsi="Arial" w:cs="Arial"/>
              </w:rPr>
            </w:pPr>
            <w:r w:rsidRPr="00EB42BE">
              <w:rPr>
                <w:rFonts w:ascii="Arial" w:eastAsia="Arial" w:hAnsi="Arial" w:cs="Arial"/>
              </w:rPr>
              <w:t>.172</w:t>
            </w:r>
          </w:p>
        </w:tc>
      </w:tr>
      <w:tr w:rsidR="00C14C0B" w:rsidRPr="00EB42BE" w14:paraId="32ABEBAC" w14:textId="77777777" w:rsidTr="009F2FF3">
        <w:trPr>
          <w:cantSplit/>
          <w:trHeight w:val="146"/>
        </w:trPr>
        <w:tc>
          <w:tcPr>
            <w:tcW w:w="2803" w:type="dxa"/>
            <w:vMerge/>
            <w:tcBorders>
              <w:top w:val="single" w:sz="8" w:space="0" w:color="AEAEAE"/>
              <w:left w:val="nil"/>
              <w:bottom w:val="nil"/>
              <w:right w:val="nil"/>
            </w:tcBorders>
            <w:shd w:val="clear" w:color="auto" w:fill="E0E0E0"/>
          </w:tcPr>
          <w:p w14:paraId="0000046A"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803" w:type="dxa"/>
            <w:tcBorders>
              <w:top w:val="single" w:sz="8" w:space="0" w:color="AEAEAE"/>
              <w:left w:val="nil"/>
              <w:bottom w:val="nil"/>
              <w:right w:val="nil"/>
            </w:tcBorders>
            <w:shd w:val="clear" w:color="auto" w:fill="E0E0E0"/>
          </w:tcPr>
          <w:p w14:paraId="0000046B"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1161" w:type="dxa"/>
            <w:tcBorders>
              <w:top w:val="single" w:sz="8" w:space="0" w:color="AEAEAE"/>
              <w:left w:val="single" w:sz="8" w:space="0" w:color="E0E0E0"/>
              <w:bottom w:val="nil"/>
              <w:right w:val="single" w:sz="8" w:space="0" w:color="E0E0E0"/>
            </w:tcBorders>
            <w:shd w:val="clear" w:color="auto" w:fill="F9F9FB"/>
          </w:tcPr>
          <w:p w14:paraId="0000046C" w14:textId="77777777" w:rsidR="00C14C0B" w:rsidRPr="00EB42BE" w:rsidRDefault="00DF6B49">
            <w:pPr>
              <w:ind w:left="60" w:right="60"/>
              <w:jc w:val="right"/>
              <w:rPr>
                <w:rFonts w:ascii="Arial" w:eastAsia="Arial" w:hAnsi="Arial" w:cs="Arial"/>
              </w:rPr>
            </w:pPr>
            <w:r w:rsidRPr="00EB42BE">
              <w:rPr>
                <w:rFonts w:ascii="Arial" w:eastAsia="Arial" w:hAnsi="Arial" w:cs="Arial"/>
              </w:rPr>
              <w:t>-1.341</w:t>
            </w:r>
          </w:p>
        </w:tc>
        <w:tc>
          <w:tcPr>
            <w:tcW w:w="1417" w:type="dxa"/>
            <w:tcBorders>
              <w:top w:val="single" w:sz="8" w:space="0" w:color="AEAEAE"/>
              <w:left w:val="single" w:sz="8" w:space="0" w:color="E0E0E0"/>
              <w:bottom w:val="nil"/>
              <w:right w:val="single" w:sz="8" w:space="0" w:color="E0E0E0"/>
            </w:tcBorders>
            <w:shd w:val="clear" w:color="auto" w:fill="F9F9FB"/>
          </w:tcPr>
          <w:p w14:paraId="0000046D" w14:textId="77777777" w:rsidR="00C14C0B" w:rsidRPr="00EB42BE" w:rsidRDefault="00DF6B49">
            <w:pPr>
              <w:ind w:left="60" w:right="60"/>
              <w:jc w:val="right"/>
              <w:rPr>
                <w:rFonts w:ascii="Arial" w:eastAsia="Arial" w:hAnsi="Arial" w:cs="Arial"/>
              </w:rPr>
            </w:pPr>
            <w:r w:rsidRPr="00EB42BE">
              <w:rPr>
                <w:rFonts w:ascii="Arial" w:eastAsia="Arial" w:hAnsi="Arial" w:cs="Arial"/>
              </w:rPr>
              <w:t>.091</w:t>
            </w:r>
          </w:p>
        </w:tc>
        <w:tc>
          <w:tcPr>
            <w:tcW w:w="1417" w:type="dxa"/>
            <w:tcBorders>
              <w:top w:val="single" w:sz="8" w:space="0" w:color="AEAEAE"/>
              <w:left w:val="single" w:sz="8" w:space="0" w:color="E0E0E0"/>
              <w:bottom w:val="nil"/>
              <w:right w:val="single" w:sz="8" w:space="0" w:color="E0E0E0"/>
            </w:tcBorders>
            <w:shd w:val="clear" w:color="auto" w:fill="F9F9FB"/>
          </w:tcPr>
          <w:p w14:paraId="0000046E" w14:textId="77777777" w:rsidR="00C14C0B" w:rsidRPr="00EB42BE" w:rsidRDefault="00DF6B49">
            <w:pPr>
              <w:ind w:left="60" w:right="60"/>
              <w:jc w:val="right"/>
              <w:rPr>
                <w:rFonts w:ascii="Arial" w:eastAsia="Arial" w:hAnsi="Arial" w:cs="Arial"/>
              </w:rPr>
            </w:pPr>
            <w:r w:rsidRPr="00EB42BE">
              <w:rPr>
                <w:rFonts w:ascii="Arial" w:eastAsia="Arial" w:hAnsi="Arial" w:cs="Arial"/>
              </w:rPr>
              <w:t>.181</w:t>
            </w:r>
          </w:p>
        </w:tc>
      </w:tr>
      <w:tr w:rsidR="00C14C0B" w:rsidRPr="00EB42BE" w14:paraId="087CED58" w14:textId="77777777" w:rsidTr="009F2FF3">
        <w:trPr>
          <w:cantSplit/>
          <w:trHeight w:val="263"/>
        </w:trPr>
        <w:tc>
          <w:tcPr>
            <w:tcW w:w="2803" w:type="dxa"/>
            <w:vMerge w:val="restart"/>
            <w:tcBorders>
              <w:top w:val="single" w:sz="8" w:space="0" w:color="AEAEAE"/>
              <w:left w:val="nil"/>
              <w:bottom w:val="nil"/>
              <w:right w:val="nil"/>
            </w:tcBorders>
            <w:shd w:val="clear" w:color="auto" w:fill="E0E0E0"/>
          </w:tcPr>
          <w:p w14:paraId="0000046F" w14:textId="77777777" w:rsidR="00C14C0B" w:rsidRPr="00EB42BE" w:rsidRDefault="00DF6B49">
            <w:pPr>
              <w:ind w:left="60" w:right="60"/>
              <w:rPr>
                <w:rFonts w:ascii="Arial" w:eastAsia="Arial" w:hAnsi="Arial" w:cs="Arial"/>
              </w:rPr>
            </w:pPr>
            <w:r w:rsidRPr="00EB42BE">
              <w:rPr>
                <w:rFonts w:ascii="Arial" w:eastAsia="Arial" w:hAnsi="Arial" w:cs="Arial"/>
              </w:rPr>
              <w:t>Performance (Walmart): Has more convenient locations for me</w:t>
            </w:r>
          </w:p>
        </w:tc>
        <w:tc>
          <w:tcPr>
            <w:tcW w:w="2803" w:type="dxa"/>
            <w:tcBorders>
              <w:top w:val="single" w:sz="8" w:space="0" w:color="AEAEAE"/>
              <w:left w:val="nil"/>
              <w:bottom w:val="single" w:sz="8" w:space="0" w:color="AEAEAE"/>
              <w:right w:val="nil"/>
            </w:tcBorders>
            <w:shd w:val="clear" w:color="auto" w:fill="E0E0E0"/>
          </w:tcPr>
          <w:p w14:paraId="00000470"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1161" w:type="dxa"/>
            <w:tcBorders>
              <w:top w:val="single" w:sz="8" w:space="0" w:color="AEAEAE"/>
              <w:left w:val="single" w:sz="8" w:space="0" w:color="E0E0E0"/>
              <w:bottom w:val="single" w:sz="8" w:space="0" w:color="AEAEAE"/>
              <w:right w:val="single" w:sz="8" w:space="0" w:color="E0E0E0"/>
            </w:tcBorders>
            <w:shd w:val="clear" w:color="auto" w:fill="F9F9FB"/>
          </w:tcPr>
          <w:p w14:paraId="00000471" w14:textId="77777777" w:rsidR="00C14C0B" w:rsidRPr="00EB42BE" w:rsidRDefault="00DF6B49">
            <w:pPr>
              <w:ind w:left="60" w:right="60"/>
              <w:jc w:val="right"/>
              <w:rPr>
                <w:rFonts w:ascii="Arial" w:eastAsia="Arial" w:hAnsi="Arial" w:cs="Arial"/>
              </w:rPr>
            </w:pPr>
            <w:r w:rsidRPr="00EB42BE">
              <w:rPr>
                <w:rFonts w:ascii="Arial" w:eastAsia="Arial" w:hAnsi="Arial" w:cs="Arial"/>
              </w:rPr>
              <w:t>-2.088</w:t>
            </w:r>
          </w:p>
        </w:tc>
        <w:tc>
          <w:tcPr>
            <w:tcW w:w="1417" w:type="dxa"/>
            <w:tcBorders>
              <w:top w:val="single" w:sz="8" w:space="0" w:color="AEAEAE"/>
              <w:left w:val="single" w:sz="8" w:space="0" w:color="E0E0E0"/>
              <w:bottom w:val="single" w:sz="8" w:space="0" w:color="AEAEAE"/>
              <w:right w:val="single" w:sz="8" w:space="0" w:color="E0E0E0"/>
            </w:tcBorders>
            <w:shd w:val="clear" w:color="auto" w:fill="F9F9FB"/>
          </w:tcPr>
          <w:p w14:paraId="00000472" w14:textId="77777777" w:rsidR="00C14C0B" w:rsidRPr="00EB42BE" w:rsidRDefault="00DF6B49">
            <w:pPr>
              <w:ind w:left="60" w:right="60"/>
              <w:jc w:val="right"/>
              <w:rPr>
                <w:rFonts w:ascii="Arial" w:eastAsia="Arial" w:hAnsi="Arial" w:cs="Arial"/>
              </w:rPr>
            </w:pPr>
            <w:r w:rsidRPr="00EB42BE">
              <w:rPr>
                <w:rFonts w:ascii="Arial" w:eastAsia="Arial" w:hAnsi="Arial" w:cs="Arial"/>
              </w:rPr>
              <w:t>.019</w:t>
            </w:r>
          </w:p>
        </w:tc>
        <w:tc>
          <w:tcPr>
            <w:tcW w:w="1417" w:type="dxa"/>
            <w:tcBorders>
              <w:top w:val="single" w:sz="8" w:space="0" w:color="AEAEAE"/>
              <w:left w:val="single" w:sz="8" w:space="0" w:color="E0E0E0"/>
              <w:bottom w:val="single" w:sz="8" w:space="0" w:color="AEAEAE"/>
              <w:right w:val="single" w:sz="8" w:space="0" w:color="E0E0E0"/>
            </w:tcBorders>
            <w:shd w:val="clear" w:color="auto" w:fill="F9F9FB"/>
          </w:tcPr>
          <w:p w14:paraId="00000473" w14:textId="77777777" w:rsidR="00C14C0B" w:rsidRPr="00EB42BE" w:rsidRDefault="00DF6B49">
            <w:pPr>
              <w:ind w:left="60" w:right="60"/>
              <w:jc w:val="right"/>
              <w:rPr>
                <w:rFonts w:ascii="Arial" w:eastAsia="Arial" w:hAnsi="Arial" w:cs="Arial"/>
              </w:rPr>
            </w:pPr>
            <w:r w:rsidRPr="00EB42BE">
              <w:rPr>
                <w:rFonts w:ascii="Arial" w:eastAsia="Arial" w:hAnsi="Arial" w:cs="Arial"/>
              </w:rPr>
              <w:t>.037</w:t>
            </w:r>
          </w:p>
        </w:tc>
      </w:tr>
      <w:tr w:rsidR="00C14C0B" w:rsidRPr="00EB42BE" w14:paraId="3BAA03DD" w14:textId="77777777" w:rsidTr="009F2FF3">
        <w:trPr>
          <w:cantSplit/>
          <w:trHeight w:val="146"/>
        </w:trPr>
        <w:tc>
          <w:tcPr>
            <w:tcW w:w="2803" w:type="dxa"/>
            <w:vMerge/>
            <w:tcBorders>
              <w:top w:val="single" w:sz="8" w:space="0" w:color="AEAEAE"/>
              <w:left w:val="nil"/>
              <w:bottom w:val="nil"/>
              <w:right w:val="nil"/>
            </w:tcBorders>
            <w:shd w:val="clear" w:color="auto" w:fill="E0E0E0"/>
          </w:tcPr>
          <w:p w14:paraId="00000474"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803" w:type="dxa"/>
            <w:tcBorders>
              <w:top w:val="single" w:sz="8" w:space="0" w:color="AEAEAE"/>
              <w:left w:val="nil"/>
              <w:bottom w:val="nil"/>
              <w:right w:val="nil"/>
            </w:tcBorders>
            <w:shd w:val="clear" w:color="auto" w:fill="E0E0E0"/>
          </w:tcPr>
          <w:p w14:paraId="00000475"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1161" w:type="dxa"/>
            <w:tcBorders>
              <w:top w:val="single" w:sz="8" w:space="0" w:color="AEAEAE"/>
              <w:left w:val="single" w:sz="8" w:space="0" w:color="E0E0E0"/>
              <w:bottom w:val="nil"/>
              <w:right w:val="single" w:sz="8" w:space="0" w:color="E0E0E0"/>
            </w:tcBorders>
            <w:shd w:val="clear" w:color="auto" w:fill="F9F9FB"/>
          </w:tcPr>
          <w:p w14:paraId="00000476" w14:textId="77777777" w:rsidR="00C14C0B" w:rsidRPr="00EB42BE" w:rsidRDefault="00DF6B49">
            <w:pPr>
              <w:ind w:left="60" w:right="60"/>
              <w:jc w:val="right"/>
              <w:rPr>
                <w:rFonts w:ascii="Arial" w:eastAsia="Arial" w:hAnsi="Arial" w:cs="Arial"/>
              </w:rPr>
            </w:pPr>
            <w:r w:rsidRPr="00EB42BE">
              <w:rPr>
                <w:rFonts w:ascii="Arial" w:eastAsia="Arial" w:hAnsi="Arial" w:cs="Arial"/>
              </w:rPr>
              <w:t>-2.093</w:t>
            </w:r>
          </w:p>
        </w:tc>
        <w:tc>
          <w:tcPr>
            <w:tcW w:w="1417" w:type="dxa"/>
            <w:tcBorders>
              <w:top w:val="single" w:sz="8" w:space="0" w:color="AEAEAE"/>
              <w:left w:val="single" w:sz="8" w:space="0" w:color="E0E0E0"/>
              <w:bottom w:val="nil"/>
              <w:right w:val="single" w:sz="8" w:space="0" w:color="E0E0E0"/>
            </w:tcBorders>
            <w:shd w:val="clear" w:color="auto" w:fill="F9F9FB"/>
          </w:tcPr>
          <w:p w14:paraId="00000477" w14:textId="77777777" w:rsidR="00C14C0B" w:rsidRPr="00EB42BE" w:rsidRDefault="00DF6B49">
            <w:pPr>
              <w:ind w:left="60" w:right="60"/>
              <w:jc w:val="right"/>
              <w:rPr>
                <w:rFonts w:ascii="Arial" w:eastAsia="Arial" w:hAnsi="Arial" w:cs="Arial"/>
              </w:rPr>
            </w:pPr>
            <w:r w:rsidRPr="00EB42BE">
              <w:rPr>
                <w:rFonts w:ascii="Arial" w:eastAsia="Arial" w:hAnsi="Arial" w:cs="Arial"/>
              </w:rPr>
              <w:t>.019</w:t>
            </w:r>
          </w:p>
        </w:tc>
        <w:tc>
          <w:tcPr>
            <w:tcW w:w="1417" w:type="dxa"/>
            <w:tcBorders>
              <w:top w:val="single" w:sz="8" w:space="0" w:color="AEAEAE"/>
              <w:left w:val="single" w:sz="8" w:space="0" w:color="E0E0E0"/>
              <w:bottom w:val="nil"/>
              <w:right w:val="single" w:sz="8" w:space="0" w:color="E0E0E0"/>
            </w:tcBorders>
            <w:shd w:val="clear" w:color="auto" w:fill="F9F9FB"/>
          </w:tcPr>
          <w:p w14:paraId="00000478" w14:textId="77777777" w:rsidR="00C14C0B" w:rsidRPr="00EB42BE" w:rsidRDefault="00DF6B49">
            <w:pPr>
              <w:ind w:left="60" w:right="60"/>
              <w:jc w:val="right"/>
              <w:rPr>
                <w:rFonts w:ascii="Arial" w:eastAsia="Arial" w:hAnsi="Arial" w:cs="Arial"/>
              </w:rPr>
            </w:pPr>
            <w:r w:rsidRPr="00EB42BE">
              <w:rPr>
                <w:rFonts w:ascii="Arial" w:eastAsia="Arial" w:hAnsi="Arial" w:cs="Arial"/>
              </w:rPr>
              <w:t>.037</w:t>
            </w:r>
          </w:p>
        </w:tc>
      </w:tr>
      <w:tr w:rsidR="00C14C0B" w:rsidRPr="00EB42BE" w14:paraId="04630649" w14:textId="77777777" w:rsidTr="009F2FF3">
        <w:trPr>
          <w:cantSplit/>
          <w:trHeight w:val="263"/>
        </w:trPr>
        <w:tc>
          <w:tcPr>
            <w:tcW w:w="2803" w:type="dxa"/>
            <w:vMerge w:val="restart"/>
            <w:tcBorders>
              <w:top w:val="single" w:sz="8" w:space="0" w:color="AEAEAE"/>
              <w:left w:val="nil"/>
              <w:bottom w:val="nil"/>
              <w:right w:val="nil"/>
            </w:tcBorders>
            <w:shd w:val="clear" w:color="auto" w:fill="E0E0E0"/>
          </w:tcPr>
          <w:p w14:paraId="00000479" w14:textId="77777777" w:rsidR="00C14C0B" w:rsidRPr="00EB42BE" w:rsidRDefault="00DF6B49">
            <w:pPr>
              <w:ind w:left="60" w:right="60"/>
              <w:rPr>
                <w:rFonts w:ascii="Arial" w:eastAsia="Arial" w:hAnsi="Arial" w:cs="Arial"/>
              </w:rPr>
            </w:pPr>
            <w:r w:rsidRPr="00EB42BE">
              <w:rPr>
                <w:rFonts w:ascii="Arial" w:eastAsia="Arial" w:hAnsi="Arial" w:cs="Arial"/>
              </w:rPr>
              <w:t>Performance (Walmart): Offers products at Reasonable Prices</w:t>
            </w:r>
          </w:p>
        </w:tc>
        <w:tc>
          <w:tcPr>
            <w:tcW w:w="2803" w:type="dxa"/>
            <w:tcBorders>
              <w:top w:val="single" w:sz="8" w:space="0" w:color="AEAEAE"/>
              <w:left w:val="nil"/>
              <w:bottom w:val="single" w:sz="8" w:space="0" w:color="AEAEAE"/>
              <w:right w:val="nil"/>
            </w:tcBorders>
            <w:shd w:val="clear" w:color="auto" w:fill="E0E0E0"/>
          </w:tcPr>
          <w:p w14:paraId="0000047A"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1161" w:type="dxa"/>
            <w:tcBorders>
              <w:top w:val="single" w:sz="8" w:space="0" w:color="AEAEAE"/>
              <w:left w:val="single" w:sz="8" w:space="0" w:color="E0E0E0"/>
              <w:bottom w:val="single" w:sz="8" w:space="0" w:color="AEAEAE"/>
              <w:right w:val="single" w:sz="8" w:space="0" w:color="E0E0E0"/>
            </w:tcBorders>
            <w:shd w:val="clear" w:color="auto" w:fill="F9F9FB"/>
          </w:tcPr>
          <w:p w14:paraId="0000047B" w14:textId="77777777" w:rsidR="00C14C0B" w:rsidRPr="00EB42BE" w:rsidRDefault="00DF6B49">
            <w:pPr>
              <w:ind w:left="60" w:right="60"/>
              <w:jc w:val="right"/>
              <w:rPr>
                <w:rFonts w:ascii="Arial" w:eastAsia="Arial" w:hAnsi="Arial" w:cs="Arial"/>
              </w:rPr>
            </w:pPr>
            <w:r w:rsidRPr="00EB42BE">
              <w:rPr>
                <w:rFonts w:ascii="Arial" w:eastAsia="Arial" w:hAnsi="Arial" w:cs="Arial"/>
              </w:rPr>
              <w:t>-2.988</w:t>
            </w:r>
          </w:p>
        </w:tc>
        <w:tc>
          <w:tcPr>
            <w:tcW w:w="1417" w:type="dxa"/>
            <w:tcBorders>
              <w:top w:val="single" w:sz="8" w:space="0" w:color="AEAEAE"/>
              <w:left w:val="single" w:sz="8" w:space="0" w:color="E0E0E0"/>
              <w:bottom w:val="single" w:sz="8" w:space="0" w:color="AEAEAE"/>
              <w:right w:val="single" w:sz="8" w:space="0" w:color="E0E0E0"/>
            </w:tcBorders>
            <w:shd w:val="clear" w:color="auto" w:fill="F9F9FB"/>
          </w:tcPr>
          <w:p w14:paraId="0000047C" w14:textId="77777777" w:rsidR="00C14C0B" w:rsidRPr="00EB42BE" w:rsidRDefault="00DF6B49">
            <w:pPr>
              <w:ind w:left="60" w:right="60"/>
              <w:jc w:val="right"/>
              <w:rPr>
                <w:rFonts w:ascii="Arial" w:eastAsia="Arial" w:hAnsi="Arial" w:cs="Arial"/>
              </w:rPr>
            </w:pPr>
            <w:r w:rsidRPr="00EB42BE">
              <w:rPr>
                <w:rFonts w:ascii="Arial" w:eastAsia="Arial" w:hAnsi="Arial" w:cs="Arial"/>
              </w:rPr>
              <w:t>.001</w:t>
            </w:r>
          </w:p>
        </w:tc>
        <w:tc>
          <w:tcPr>
            <w:tcW w:w="1417" w:type="dxa"/>
            <w:tcBorders>
              <w:top w:val="single" w:sz="8" w:space="0" w:color="AEAEAE"/>
              <w:left w:val="single" w:sz="8" w:space="0" w:color="E0E0E0"/>
              <w:bottom w:val="single" w:sz="8" w:space="0" w:color="AEAEAE"/>
              <w:right w:val="single" w:sz="8" w:space="0" w:color="E0E0E0"/>
            </w:tcBorders>
            <w:shd w:val="clear" w:color="auto" w:fill="F9F9FB"/>
          </w:tcPr>
          <w:p w14:paraId="0000047D" w14:textId="77777777" w:rsidR="00C14C0B" w:rsidRPr="00EB42BE" w:rsidRDefault="00DF6B49">
            <w:pPr>
              <w:ind w:left="60" w:right="60"/>
              <w:jc w:val="right"/>
              <w:rPr>
                <w:rFonts w:ascii="Arial" w:eastAsia="Arial" w:hAnsi="Arial" w:cs="Arial"/>
              </w:rPr>
            </w:pPr>
            <w:r w:rsidRPr="00EB42BE">
              <w:rPr>
                <w:rFonts w:ascii="Arial" w:eastAsia="Arial" w:hAnsi="Arial" w:cs="Arial"/>
              </w:rPr>
              <w:t>.003</w:t>
            </w:r>
          </w:p>
        </w:tc>
      </w:tr>
      <w:tr w:rsidR="00C14C0B" w:rsidRPr="00EB42BE" w14:paraId="65F4DF8E" w14:textId="77777777" w:rsidTr="009F2FF3">
        <w:trPr>
          <w:cantSplit/>
          <w:trHeight w:val="146"/>
        </w:trPr>
        <w:tc>
          <w:tcPr>
            <w:tcW w:w="2803" w:type="dxa"/>
            <w:vMerge/>
            <w:tcBorders>
              <w:top w:val="single" w:sz="8" w:space="0" w:color="AEAEAE"/>
              <w:left w:val="nil"/>
              <w:bottom w:val="nil"/>
              <w:right w:val="nil"/>
            </w:tcBorders>
            <w:shd w:val="clear" w:color="auto" w:fill="E0E0E0"/>
          </w:tcPr>
          <w:p w14:paraId="0000047E"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803" w:type="dxa"/>
            <w:tcBorders>
              <w:top w:val="single" w:sz="8" w:space="0" w:color="AEAEAE"/>
              <w:left w:val="nil"/>
              <w:bottom w:val="nil"/>
              <w:right w:val="nil"/>
            </w:tcBorders>
            <w:shd w:val="clear" w:color="auto" w:fill="E0E0E0"/>
          </w:tcPr>
          <w:p w14:paraId="0000047F"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1161" w:type="dxa"/>
            <w:tcBorders>
              <w:top w:val="single" w:sz="8" w:space="0" w:color="AEAEAE"/>
              <w:left w:val="single" w:sz="8" w:space="0" w:color="E0E0E0"/>
              <w:bottom w:val="nil"/>
              <w:right w:val="single" w:sz="8" w:space="0" w:color="E0E0E0"/>
            </w:tcBorders>
            <w:shd w:val="clear" w:color="auto" w:fill="F9F9FB"/>
          </w:tcPr>
          <w:p w14:paraId="00000480" w14:textId="77777777" w:rsidR="00C14C0B" w:rsidRPr="00EB42BE" w:rsidRDefault="00DF6B49">
            <w:pPr>
              <w:ind w:left="60" w:right="60"/>
              <w:jc w:val="right"/>
              <w:rPr>
                <w:rFonts w:ascii="Arial" w:eastAsia="Arial" w:hAnsi="Arial" w:cs="Arial"/>
              </w:rPr>
            </w:pPr>
            <w:r w:rsidRPr="00EB42BE">
              <w:rPr>
                <w:rFonts w:ascii="Arial" w:eastAsia="Arial" w:hAnsi="Arial" w:cs="Arial"/>
              </w:rPr>
              <w:t>-2.781</w:t>
            </w:r>
          </w:p>
        </w:tc>
        <w:tc>
          <w:tcPr>
            <w:tcW w:w="1417" w:type="dxa"/>
            <w:tcBorders>
              <w:top w:val="single" w:sz="8" w:space="0" w:color="AEAEAE"/>
              <w:left w:val="single" w:sz="8" w:space="0" w:color="E0E0E0"/>
              <w:bottom w:val="nil"/>
              <w:right w:val="single" w:sz="8" w:space="0" w:color="E0E0E0"/>
            </w:tcBorders>
            <w:shd w:val="clear" w:color="auto" w:fill="F9F9FB"/>
          </w:tcPr>
          <w:p w14:paraId="00000481" w14:textId="77777777" w:rsidR="00C14C0B" w:rsidRPr="00EB42BE" w:rsidRDefault="00DF6B49">
            <w:pPr>
              <w:ind w:left="60" w:right="60"/>
              <w:jc w:val="right"/>
              <w:rPr>
                <w:rFonts w:ascii="Arial" w:eastAsia="Arial" w:hAnsi="Arial" w:cs="Arial"/>
              </w:rPr>
            </w:pPr>
            <w:r w:rsidRPr="00EB42BE">
              <w:rPr>
                <w:rFonts w:ascii="Arial" w:eastAsia="Arial" w:hAnsi="Arial" w:cs="Arial"/>
              </w:rPr>
              <w:t>.003</w:t>
            </w:r>
          </w:p>
        </w:tc>
        <w:tc>
          <w:tcPr>
            <w:tcW w:w="1417" w:type="dxa"/>
            <w:tcBorders>
              <w:top w:val="single" w:sz="8" w:space="0" w:color="AEAEAE"/>
              <w:left w:val="single" w:sz="8" w:space="0" w:color="E0E0E0"/>
              <w:bottom w:val="nil"/>
              <w:right w:val="single" w:sz="8" w:space="0" w:color="E0E0E0"/>
            </w:tcBorders>
            <w:shd w:val="clear" w:color="auto" w:fill="F9F9FB"/>
          </w:tcPr>
          <w:p w14:paraId="00000482" w14:textId="77777777" w:rsidR="00C14C0B" w:rsidRPr="00EB42BE" w:rsidRDefault="00DF6B49">
            <w:pPr>
              <w:ind w:left="60" w:right="60"/>
              <w:jc w:val="right"/>
              <w:rPr>
                <w:rFonts w:ascii="Arial" w:eastAsia="Arial" w:hAnsi="Arial" w:cs="Arial"/>
              </w:rPr>
            </w:pPr>
            <w:r w:rsidRPr="00EB42BE">
              <w:rPr>
                <w:rFonts w:ascii="Arial" w:eastAsia="Arial" w:hAnsi="Arial" w:cs="Arial"/>
              </w:rPr>
              <w:t>.006</w:t>
            </w:r>
          </w:p>
        </w:tc>
      </w:tr>
      <w:tr w:rsidR="00C14C0B" w:rsidRPr="00EB42BE" w14:paraId="7E313DE6" w14:textId="77777777" w:rsidTr="009F2FF3">
        <w:trPr>
          <w:cantSplit/>
          <w:trHeight w:val="263"/>
        </w:trPr>
        <w:tc>
          <w:tcPr>
            <w:tcW w:w="2803" w:type="dxa"/>
            <w:vMerge w:val="restart"/>
            <w:tcBorders>
              <w:top w:val="single" w:sz="8" w:space="0" w:color="AEAEAE"/>
              <w:left w:val="nil"/>
              <w:bottom w:val="nil"/>
              <w:right w:val="nil"/>
            </w:tcBorders>
            <w:shd w:val="clear" w:color="auto" w:fill="E0E0E0"/>
          </w:tcPr>
          <w:p w14:paraId="00000483" w14:textId="77777777" w:rsidR="00C14C0B" w:rsidRPr="00EB42BE" w:rsidRDefault="00DF6B49">
            <w:pPr>
              <w:ind w:left="60" w:right="60"/>
              <w:rPr>
                <w:rFonts w:ascii="Arial" w:eastAsia="Arial" w:hAnsi="Arial" w:cs="Arial"/>
              </w:rPr>
            </w:pPr>
            <w:r w:rsidRPr="00EB42BE">
              <w:rPr>
                <w:rFonts w:ascii="Arial" w:eastAsia="Arial" w:hAnsi="Arial" w:cs="Arial"/>
              </w:rPr>
              <w:t>Performance (Walmart): Has Excellent Customer Service</w:t>
            </w:r>
          </w:p>
        </w:tc>
        <w:tc>
          <w:tcPr>
            <w:tcW w:w="2803" w:type="dxa"/>
            <w:tcBorders>
              <w:top w:val="single" w:sz="8" w:space="0" w:color="AEAEAE"/>
              <w:left w:val="nil"/>
              <w:bottom w:val="single" w:sz="8" w:space="0" w:color="AEAEAE"/>
              <w:right w:val="nil"/>
            </w:tcBorders>
            <w:shd w:val="clear" w:color="auto" w:fill="E0E0E0"/>
          </w:tcPr>
          <w:p w14:paraId="00000484"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1161" w:type="dxa"/>
            <w:tcBorders>
              <w:top w:val="single" w:sz="8" w:space="0" w:color="AEAEAE"/>
              <w:left w:val="single" w:sz="8" w:space="0" w:color="E0E0E0"/>
              <w:bottom w:val="single" w:sz="8" w:space="0" w:color="AEAEAE"/>
              <w:right w:val="single" w:sz="8" w:space="0" w:color="E0E0E0"/>
            </w:tcBorders>
            <w:shd w:val="clear" w:color="auto" w:fill="F9F9FB"/>
          </w:tcPr>
          <w:p w14:paraId="00000485" w14:textId="77777777" w:rsidR="00C14C0B" w:rsidRPr="00EB42BE" w:rsidRDefault="00DF6B49">
            <w:pPr>
              <w:ind w:left="60" w:right="60"/>
              <w:jc w:val="right"/>
              <w:rPr>
                <w:rFonts w:ascii="Arial" w:eastAsia="Arial" w:hAnsi="Arial" w:cs="Arial"/>
              </w:rPr>
            </w:pPr>
            <w:r w:rsidRPr="00EB42BE">
              <w:rPr>
                <w:rFonts w:ascii="Arial" w:eastAsia="Arial" w:hAnsi="Arial" w:cs="Arial"/>
              </w:rPr>
              <w:t>1.738</w:t>
            </w:r>
          </w:p>
        </w:tc>
        <w:tc>
          <w:tcPr>
            <w:tcW w:w="1417" w:type="dxa"/>
            <w:tcBorders>
              <w:top w:val="single" w:sz="8" w:space="0" w:color="AEAEAE"/>
              <w:left w:val="single" w:sz="8" w:space="0" w:color="E0E0E0"/>
              <w:bottom w:val="single" w:sz="8" w:space="0" w:color="AEAEAE"/>
              <w:right w:val="single" w:sz="8" w:space="0" w:color="E0E0E0"/>
            </w:tcBorders>
            <w:shd w:val="clear" w:color="auto" w:fill="F9F9FB"/>
          </w:tcPr>
          <w:p w14:paraId="00000486" w14:textId="77777777" w:rsidR="00C14C0B" w:rsidRPr="00EB42BE" w:rsidRDefault="00DF6B49">
            <w:pPr>
              <w:ind w:left="60" w:right="60"/>
              <w:jc w:val="right"/>
              <w:rPr>
                <w:rFonts w:ascii="Arial" w:eastAsia="Arial" w:hAnsi="Arial" w:cs="Arial"/>
              </w:rPr>
            </w:pPr>
            <w:r w:rsidRPr="00EB42BE">
              <w:rPr>
                <w:rFonts w:ascii="Arial" w:eastAsia="Arial" w:hAnsi="Arial" w:cs="Arial"/>
              </w:rPr>
              <w:t>.042</w:t>
            </w:r>
          </w:p>
        </w:tc>
        <w:tc>
          <w:tcPr>
            <w:tcW w:w="1417" w:type="dxa"/>
            <w:tcBorders>
              <w:top w:val="single" w:sz="8" w:space="0" w:color="AEAEAE"/>
              <w:left w:val="single" w:sz="8" w:space="0" w:color="E0E0E0"/>
              <w:bottom w:val="single" w:sz="8" w:space="0" w:color="AEAEAE"/>
              <w:right w:val="single" w:sz="8" w:space="0" w:color="E0E0E0"/>
            </w:tcBorders>
            <w:shd w:val="clear" w:color="auto" w:fill="F9F9FB"/>
          </w:tcPr>
          <w:p w14:paraId="00000487" w14:textId="77777777" w:rsidR="00C14C0B" w:rsidRPr="00EB42BE" w:rsidRDefault="00DF6B49">
            <w:pPr>
              <w:ind w:left="60" w:right="60"/>
              <w:jc w:val="right"/>
              <w:rPr>
                <w:rFonts w:ascii="Arial" w:eastAsia="Arial" w:hAnsi="Arial" w:cs="Arial"/>
              </w:rPr>
            </w:pPr>
            <w:r w:rsidRPr="00EB42BE">
              <w:rPr>
                <w:rFonts w:ascii="Arial" w:eastAsia="Arial" w:hAnsi="Arial" w:cs="Arial"/>
              </w:rPr>
              <w:t>.083</w:t>
            </w:r>
          </w:p>
        </w:tc>
      </w:tr>
      <w:tr w:rsidR="00C14C0B" w:rsidRPr="00EB42BE" w14:paraId="42208F4D" w14:textId="77777777" w:rsidTr="009F2FF3">
        <w:trPr>
          <w:cantSplit/>
          <w:trHeight w:val="146"/>
        </w:trPr>
        <w:tc>
          <w:tcPr>
            <w:tcW w:w="2803" w:type="dxa"/>
            <w:vMerge/>
            <w:tcBorders>
              <w:top w:val="single" w:sz="8" w:space="0" w:color="AEAEAE"/>
              <w:left w:val="nil"/>
              <w:bottom w:val="nil"/>
              <w:right w:val="nil"/>
            </w:tcBorders>
            <w:shd w:val="clear" w:color="auto" w:fill="E0E0E0"/>
          </w:tcPr>
          <w:p w14:paraId="00000488"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803" w:type="dxa"/>
            <w:tcBorders>
              <w:top w:val="single" w:sz="8" w:space="0" w:color="AEAEAE"/>
              <w:left w:val="nil"/>
              <w:bottom w:val="nil"/>
              <w:right w:val="nil"/>
            </w:tcBorders>
            <w:shd w:val="clear" w:color="auto" w:fill="E0E0E0"/>
          </w:tcPr>
          <w:p w14:paraId="00000489"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1161" w:type="dxa"/>
            <w:tcBorders>
              <w:top w:val="single" w:sz="8" w:space="0" w:color="AEAEAE"/>
              <w:left w:val="single" w:sz="8" w:space="0" w:color="E0E0E0"/>
              <w:bottom w:val="nil"/>
              <w:right w:val="single" w:sz="8" w:space="0" w:color="E0E0E0"/>
            </w:tcBorders>
            <w:shd w:val="clear" w:color="auto" w:fill="F9F9FB"/>
          </w:tcPr>
          <w:p w14:paraId="0000048A" w14:textId="77777777" w:rsidR="00C14C0B" w:rsidRPr="00EB42BE" w:rsidRDefault="00DF6B49">
            <w:pPr>
              <w:ind w:left="60" w:right="60"/>
              <w:jc w:val="right"/>
              <w:rPr>
                <w:rFonts w:ascii="Arial" w:eastAsia="Arial" w:hAnsi="Arial" w:cs="Arial"/>
              </w:rPr>
            </w:pPr>
            <w:r w:rsidRPr="00EB42BE">
              <w:rPr>
                <w:rFonts w:ascii="Arial" w:eastAsia="Arial" w:hAnsi="Arial" w:cs="Arial"/>
              </w:rPr>
              <w:t>1.701</w:t>
            </w:r>
          </w:p>
        </w:tc>
        <w:tc>
          <w:tcPr>
            <w:tcW w:w="1417" w:type="dxa"/>
            <w:tcBorders>
              <w:top w:val="single" w:sz="8" w:space="0" w:color="AEAEAE"/>
              <w:left w:val="single" w:sz="8" w:space="0" w:color="E0E0E0"/>
              <w:bottom w:val="nil"/>
              <w:right w:val="single" w:sz="8" w:space="0" w:color="E0E0E0"/>
            </w:tcBorders>
            <w:shd w:val="clear" w:color="auto" w:fill="F9F9FB"/>
          </w:tcPr>
          <w:p w14:paraId="0000048B" w14:textId="77777777" w:rsidR="00C14C0B" w:rsidRPr="00EB42BE" w:rsidRDefault="00DF6B49">
            <w:pPr>
              <w:ind w:left="60" w:right="60"/>
              <w:jc w:val="right"/>
              <w:rPr>
                <w:rFonts w:ascii="Arial" w:eastAsia="Arial" w:hAnsi="Arial" w:cs="Arial"/>
              </w:rPr>
            </w:pPr>
            <w:r w:rsidRPr="00EB42BE">
              <w:rPr>
                <w:rFonts w:ascii="Arial" w:eastAsia="Arial" w:hAnsi="Arial" w:cs="Arial"/>
              </w:rPr>
              <w:t>.045</w:t>
            </w:r>
          </w:p>
        </w:tc>
        <w:tc>
          <w:tcPr>
            <w:tcW w:w="1417" w:type="dxa"/>
            <w:tcBorders>
              <w:top w:val="single" w:sz="8" w:space="0" w:color="AEAEAE"/>
              <w:left w:val="single" w:sz="8" w:space="0" w:color="E0E0E0"/>
              <w:bottom w:val="nil"/>
              <w:right w:val="single" w:sz="8" w:space="0" w:color="E0E0E0"/>
            </w:tcBorders>
            <w:shd w:val="clear" w:color="auto" w:fill="F9F9FB"/>
          </w:tcPr>
          <w:p w14:paraId="0000048C" w14:textId="77777777" w:rsidR="00C14C0B" w:rsidRPr="00EB42BE" w:rsidRDefault="00DF6B49">
            <w:pPr>
              <w:ind w:left="60" w:right="60"/>
              <w:jc w:val="right"/>
              <w:rPr>
                <w:rFonts w:ascii="Arial" w:eastAsia="Arial" w:hAnsi="Arial" w:cs="Arial"/>
              </w:rPr>
            </w:pPr>
            <w:r w:rsidRPr="00EB42BE">
              <w:rPr>
                <w:rFonts w:ascii="Arial" w:eastAsia="Arial" w:hAnsi="Arial" w:cs="Arial"/>
              </w:rPr>
              <w:t>.090</w:t>
            </w:r>
          </w:p>
        </w:tc>
      </w:tr>
      <w:tr w:rsidR="00C14C0B" w:rsidRPr="00EB42BE" w14:paraId="7626426E" w14:textId="77777777" w:rsidTr="009F2FF3">
        <w:trPr>
          <w:cantSplit/>
          <w:trHeight w:val="263"/>
        </w:trPr>
        <w:tc>
          <w:tcPr>
            <w:tcW w:w="2803" w:type="dxa"/>
            <w:vMerge w:val="restart"/>
            <w:tcBorders>
              <w:top w:val="single" w:sz="8" w:space="0" w:color="AEAEAE"/>
              <w:left w:val="nil"/>
              <w:bottom w:val="nil"/>
              <w:right w:val="nil"/>
            </w:tcBorders>
            <w:shd w:val="clear" w:color="auto" w:fill="E0E0E0"/>
          </w:tcPr>
          <w:p w14:paraId="0000048D" w14:textId="77777777" w:rsidR="00C14C0B" w:rsidRPr="00EB42BE" w:rsidRDefault="00DF6B49">
            <w:pPr>
              <w:ind w:left="60" w:right="60"/>
              <w:rPr>
                <w:rFonts w:ascii="Arial" w:eastAsia="Arial" w:hAnsi="Arial" w:cs="Arial"/>
              </w:rPr>
            </w:pPr>
            <w:r w:rsidRPr="00EB42BE">
              <w:rPr>
                <w:rFonts w:ascii="Arial" w:eastAsia="Arial" w:hAnsi="Arial" w:cs="Arial"/>
              </w:rPr>
              <w:t>Performance (Walmart): Has High Product Quality</w:t>
            </w:r>
          </w:p>
        </w:tc>
        <w:tc>
          <w:tcPr>
            <w:tcW w:w="2803" w:type="dxa"/>
            <w:tcBorders>
              <w:top w:val="single" w:sz="8" w:space="0" w:color="AEAEAE"/>
              <w:left w:val="nil"/>
              <w:bottom w:val="single" w:sz="8" w:space="0" w:color="AEAEAE"/>
              <w:right w:val="nil"/>
            </w:tcBorders>
            <w:shd w:val="clear" w:color="auto" w:fill="E0E0E0"/>
          </w:tcPr>
          <w:p w14:paraId="0000048E"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1161" w:type="dxa"/>
            <w:tcBorders>
              <w:top w:val="single" w:sz="8" w:space="0" w:color="AEAEAE"/>
              <w:left w:val="single" w:sz="8" w:space="0" w:color="E0E0E0"/>
              <w:bottom w:val="single" w:sz="8" w:space="0" w:color="AEAEAE"/>
              <w:right w:val="single" w:sz="8" w:space="0" w:color="E0E0E0"/>
            </w:tcBorders>
            <w:shd w:val="clear" w:color="auto" w:fill="F9F9FB"/>
          </w:tcPr>
          <w:p w14:paraId="0000048F" w14:textId="77777777" w:rsidR="00C14C0B" w:rsidRPr="00EB42BE" w:rsidRDefault="00DF6B49">
            <w:pPr>
              <w:ind w:left="60" w:right="60"/>
              <w:jc w:val="right"/>
              <w:rPr>
                <w:rFonts w:ascii="Arial" w:eastAsia="Arial" w:hAnsi="Arial" w:cs="Arial"/>
              </w:rPr>
            </w:pPr>
            <w:r w:rsidRPr="00EB42BE">
              <w:rPr>
                <w:rFonts w:ascii="Arial" w:eastAsia="Arial" w:hAnsi="Arial" w:cs="Arial"/>
              </w:rPr>
              <w:t>-.445</w:t>
            </w:r>
          </w:p>
        </w:tc>
        <w:tc>
          <w:tcPr>
            <w:tcW w:w="1417" w:type="dxa"/>
            <w:tcBorders>
              <w:top w:val="single" w:sz="8" w:space="0" w:color="AEAEAE"/>
              <w:left w:val="single" w:sz="8" w:space="0" w:color="E0E0E0"/>
              <w:bottom w:val="single" w:sz="8" w:space="0" w:color="AEAEAE"/>
              <w:right w:val="single" w:sz="8" w:space="0" w:color="E0E0E0"/>
            </w:tcBorders>
            <w:shd w:val="clear" w:color="auto" w:fill="F9F9FB"/>
          </w:tcPr>
          <w:p w14:paraId="00000490" w14:textId="77777777" w:rsidR="00C14C0B" w:rsidRPr="00EB42BE" w:rsidRDefault="00DF6B49">
            <w:pPr>
              <w:ind w:left="60" w:right="60"/>
              <w:jc w:val="right"/>
              <w:rPr>
                <w:rFonts w:ascii="Arial" w:eastAsia="Arial" w:hAnsi="Arial" w:cs="Arial"/>
              </w:rPr>
            </w:pPr>
            <w:r w:rsidRPr="00EB42BE">
              <w:rPr>
                <w:rFonts w:ascii="Arial" w:eastAsia="Arial" w:hAnsi="Arial" w:cs="Arial"/>
              </w:rPr>
              <w:t>.328</w:t>
            </w:r>
          </w:p>
        </w:tc>
        <w:tc>
          <w:tcPr>
            <w:tcW w:w="1417" w:type="dxa"/>
            <w:tcBorders>
              <w:top w:val="single" w:sz="8" w:space="0" w:color="AEAEAE"/>
              <w:left w:val="single" w:sz="8" w:space="0" w:color="E0E0E0"/>
              <w:bottom w:val="single" w:sz="8" w:space="0" w:color="AEAEAE"/>
              <w:right w:val="single" w:sz="8" w:space="0" w:color="E0E0E0"/>
            </w:tcBorders>
            <w:shd w:val="clear" w:color="auto" w:fill="F9F9FB"/>
          </w:tcPr>
          <w:p w14:paraId="00000491" w14:textId="77777777" w:rsidR="00C14C0B" w:rsidRPr="00EB42BE" w:rsidRDefault="00DF6B49">
            <w:pPr>
              <w:ind w:left="60" w:right="60"/>
              <w:jc w:val="right"/>
              <w:rPr>
                <w:rFonts w:ascii="Arial" w:eastAsia="Arial" w:hAnsi="Arial" w:cs="Arial"/>
              </w:rPr>
            </w:pPr>
            <w:r w:rsidRPr="00EB42BE">
              <w:rPr>
                <w:rFonts w:ascii="Arial" w:eastAsia="Arial" w:hAnsi="Arial" w:cs="Arial"/>
              </w:rPr>
              <w:t>.656</w:t>
            </w:r>
          </w:p>
        </w:tc>
      </w:tr>
      <w:tr w:rsidR="00C14C0B" w:rsidRPr="00EB42BE" w14:paraId="34CF5E69" w14:textId="77777777" w:rsidTr="009F2FF3">
        <w:trPr>
          <w:cantSplit/>
          <w:trHeight w:val="146"/>
        </w:trPr>
        <w:tc>
          <w:tcPr>
            <w:tcW w:w="2803" w:type="dxa"/>
            <w:vMerge/>
            <w:tcBorders>
              <w:top w:val="single" w:sz="8" w:space="0" w:color="AEAEAE"/>
              <w:left w:val="nil"/>
              <w:bottom w:val="nil"/>
              <w:right w:val="nil"/>
            </w:tcBorders>
            <w:shd w:val="clear" w:color="auto" w:fill="E0E0E0"/>
          </w:tcPr>
          <w:p w14:paraId="00000492"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803" w:type="dxa"/>
            <w:tcBorders>
              <w:top w:val="single" w:sz="8" w:space="0" w:color="AEAEAE"/>
              <w:left w:val="nil"/>
              <w:bottom w:val="nil"/>
              <w:right w:val="nil"/>
            </w:tcBorders>
            <w:shd w:val="clear" w:color="auto" w:fill="E0E0E0"/>
          </w:tcPr>
          <w:p w14:paraId="00000493"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1161" w:type="dxa"/>
            <w:tcBorders>
              <w:top w:val="single" w:sz="8" w:space="0" w:color="AEAEAE"/>
              <w:left w:val="single" w:sz="8" w:space="0" w:color="E0E0E0"/>
              <w:bottom w:val="nil"/>
              <w:right w:val="single" w:sz="8" w:space="0" w:color="E0E0E0"/>
            </w:tcBorders>
            <w:shd w:val="clear" w:color="auto" w:fill="F9F9FB"/>
          </w:tcPr>
          <w:p w14:paraId="00000494" w14:textId="77777777" w:rsidR="00C14C0B" w:rsidRPr="00EB42BE" w:rsidRDefault="00DF6B49">
            <w:pPr>
              <w:ind w:left="60" w:right="60"/>
              <w:jc w:val="right"/>
              <w:rPr>
                <w:rFonts w:ascii="Arial" w:eastAsia="Arial" w:hAnsi="Arial" w:cs="Arial"/>
              </w:rPr>
            </w:pPr>
            <w:r w:rsidRPr="00EB42BE">
              <w:rPr>
                <w:rFonts w:ascii="Arial" w:eastAsia="Arial" w:hAnsi="Arial" w:cs="Arial"/>
              </w:rPr>
              <w:t>-.449</w:t>
            </w:r>
          </w:p>
        </w:tc>
        <w:tc>
          <w:tcPr>
            <w:tcW w:w="1417" w:type="dxa"/>
            <w:tcBorders>
              <w:top w:val="single" w:sz="8" w:space="0" w:color="AEAEAE"/>
              <w:left w:val="single" w:sz="8" w:space="0" w:color="E0E0E0"/>
              <w:bottom w:val="nil"/>
              <w:right w:val="single" w:sz="8" w:space="0" w:color="E0E0E0"/>
            </w:tcBorders>
            <w:shd w:val="clear" w:color="auto" w:fill="F9F9FB"/>
          </w:tcPr>
          <w:p w14:paraId="00000495" w14:textId="77777777" w:rsidR="00C14C0B" w:rsidRPr="00EB42BE" w:rsidRDefault="00DF6B49">
            <w:pPr>
              <w:ind w:left="60" w:right="60"/>
              <w:jc w:val="right"/>
              <w:rPr>
                <w:rFonts w:ascii="Arial" w:eastAsia="Arial" w:hAnsi="Arial" w:cs="Arial"/>
              </w:rPr>
            </w:pPr>
            <w:r w:rsidRPr="00EB42BE">
              <w:rPr>
                <w:rFonts w:ascii="Arial" w:eastAsia="Arial" w:hAnsi="Arial" w:cs="Arial"/>
              </w:rPr>
              <w:t>.327</w:t>
            </w:r>
          </w:p>
        </w:tc>
        <w:tc>
          <w:tcPr>
            <w:tcW w:w="1417" w:type="dxa"/>
            <w:tcBorders>
              <w:top w:val="single" w:sz="8" w:space="0" w:color="AEAEAE"/>
              <w:left w:val="single" w:sz="8" w:space="0" w:color="E0E0E0"/>
              <w:bottom w:val="nil"/>
              <w:right w:val="single" w:sz="8" w:space="0" w:color="E0E0E0"/>
            </w:tcBorders>
            <w:shd w:val="clear" w:color="auto" w:fill="F9F9FB"/>
          </w:tcPr>
          <w:p w14:paraId="00000496" w14:textId="77777777" w:rsidR="00C14C0B" w:rsidRPr="00EB42BE" w:rsidRDefault="00DF6B49">
            <w:pPr>
              <w:ind w:left="60" w:right="60"/>
              <w:jc w:val="right"/>
              <w:rPr>
                <w:rFonts w:ascii="Arial" w:eastAsia="Arial" w:hAnsi="Arial" w:cs="Arial"/>
              </w:rPr>
            </w:pPr>
            <w:r w:rsidRPr="00EB42BE">
              <w:rPr>
                <w:rFonts w:ascii="Arial" w:eastAsia="Arial" w:hAnsi="Arial" w:cs="Arial"/>
              </w:rPr>
              <w:t>.654</w:t>
            </w:r>
          </w:p>
        </w:tc>
      </w:tr>
      <w:tr w:rsidR="00C14C0B" w:rsidRPr="00EB42BE" w14:paraId="1265C414" w14:textId="77777777" w:rsidTr="009F2FF3">
        <w:trPr>
          <w:cantSplit/>
          <w:trHeight w:val="273"/>
        </w:trPr>
        <w:tc>
          <w:tcPr>
            <w:tcW w:w="2803" w:type="dxa"/>
            <w:vMerge w:val="restart"/>
            <w:tcBorders>
              <w:top w:val="single" w:sz="8" w:space="0" w:color="AEAEAE"/>
              <w:left w:val="nil"/>
              <w:bottom w:val="nil"/>
              <w:right w:val="nil"/>
            </w:tcBorders>
            <w:shd w:val="clear" w:color="auto" w:fill="E0E0E0"/>
          </w:tcPr>
          <w:p w14:paraId="00000497" w14:textId="77777777" w:rsidR="00C14C0B" w:rsidRPr="00EB42BE" w:rsidRDefault="00DF6B49">
            <w:pPr>
              <w:ind w:left="60" w:right="60"/>
              <w:rPr>
                <w:rFonts w:ascii="Arial" w:eastAsia="Arial" w:hAnsi="Arial" w:cs="Arial"/>
              </w:rPr>
            </w:pPr>
            <w:r w:rsidRPr="00EB42BE">
              <w:rPr>
                <w:rFonts w:ascii="Arial" w:eastAsia="Arial" w:hAnsi="Arial" w:cs="Arial"/>
              </w:rPr>
              <w:t>Performance (Walmart): Has a flexible return policy</w:t>
            </w:r>
          </w:p>
        </w:tc>
        <w:tc>
          <w:tcPr>
            <w:tcW w:w="2803" w:type="dxa"/>
            <w:tcBorders>
              <w:top w:val="single" w:sz="8" w:space="0" w:color="AEAEAE"/>
              <w:left w:val="nil"/>
              <w:bottom w:val="single" w:sz="8" w:space="0" w:color="AEAEAE"/>
              <w:right w:val="nil"/>
            </w:tcBorders>
            <w:shd w:val="clear" w:color="auto" w:fill="E0E0E0"/>
          </w:tcPr>
          <w:p w14:paraId="00000498"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1161" w:type="dxa"/>
            <w:tcBorders>
              <w:top w:val="single" w:sz="8" w:space="0" w:color="AEAEAE"/>
              <w:left w:val="single" w:sz="8" w:space="0" w:color="E0E0E0"/>
              <w:bottom w:val="single" w:sz="8" w:space="0" w:color="AEAEAE"/>
              <w:right w:val="single" w:sz="8" w:space="0" w:color="E0E0E0"/>
            </w:tcBorders>
            <w:shd w:val="clear" w:color="auto" w:fill="F9F9FB"/>
          </w:tcPr>
          <w:p w14:paraId="00000499" w14:textId="77777777" w:rsidR="00C14C0B" w:rsidRPr="00EB42BE" w:rsidRDefault="00DF6B49">
            <w:pPr>
              <w:ind w:left="60" w:right="60"/>
              <w:jc w:val="right"/>
              <w:rPr>
                <w:rFonts w:ascii="Arial" w:eastAsia="Arial" w:hAnsi="Arial" w:cs="Arial"/>
              </w:rPr>
            </w:pPr>
            <w:r w:rsidRPr="00EB42BE">
              <w:rPr>
                <w:rFonts w:ascii="Arial" w:eastAsia="Arial" w:hAnsi="Arial" w:cs="Arial"/>
              </w:rPr>
              <w:t>.195</w:t>
            </w:r>
          </w:p>
        </w:tc>
        <w:tc>
          <w:tcPr>
            <w:tcW w:w="1417" w:type="dxa"/>
            <w:tcBorders>
              <w:top w:val="single" w:sz="8" w:space="0" w:color="AEAEAE"/>
              <w:left w:val="single" w:sz="8" w:space="0" w:color="E0E0E0"/>
              <w:bottom w:val="single" w:sz="8" w:space="0" w:color="AEAEAE"/>
              <w:right w:val="single" w:sz="8" w:space="0" w:color="E0E0E0"/>
            </w:tcBorders>
            <w:shd w:val="clear" w:color="auto" w:fill="F9F9FB"/>
          </w:tcPr>
          <w:p w14:paraId="0000049A" w14:textId="77777777" w:rsidR="00C14C0B" w:rsidRPr="00EB42BE" w:rsidRDefault="00DF6B49">
            <w:pPr>
              <w:ind w:left="60" w:right="60"/>
              <w:jc w:val="right"/>
              <w:rPr>
                <w:rFonts w:ascii="Arial" w:eastAsia="Arial" w:hAnsi="Arial" w:cs="Arial"/>
              </w:rPr>
            </w:pPr>
            <w:r w:rsidRPr="00EB42BE">
              <w:rPr>
                <w:rFonts w:ascii="Arial" w:eastAsia="Arial" w:hAnsi="Arial" w:cs="Arial"/>
              </w:rPr>
              <w:t>.423</w:t>
            </w:r>
          </w:p>
        </w:tc>
        <w:tc>
          <w:tcPr>
            <w:tcW w:w="1417" w:type="dxa"/>
            <w:tcBorders>
              <w:top w:val="single" w:sz="8" w:space="0" w:color="AEAEAE"/>
              <w:left w:val="single" w:sz="8" w:space="0" w:color="E0E0E0"/>
              <w:bottom w:val="single" w:sz="8" w:space="0" w:color="AEAEAE"/>
              <w:right w:val="single" w:sz="8" w:space="0" w:color="E0E0E0"/>
            </w:tcBorders>
            <w:shd w:val="clear" w:color="auto" w:fill="F9F9FB"/>
          </w:tcPr>
          <w:p w14:paraId="0000049B" w14:textId="77777777" w:rsidR="00C14C0B" w:rsidRPr="00EB42BE" w:rsidRDefault="00DF6B49">
            <w:pPr>
              <w:ind w:left="60" w:right="60"/>
              <w:jc w:val="right"/>
              <w:rPr>
                <w:rFonts w:ascii="Arial" w:eastAsia="Arial" w:hAnsi="Arial" w:cs="Arial"/>
              </w:rPr>
            </w:pPr>
            <w:r w:rsidRPr="00EB42BE">
              <w:rPr>
                <w:rFonts w:ascii="Arial" w:eastAsia="Arial" w:hAnsi="Arial" w:cs="Arial"/>
              </w:rPr>
              <w:t>.846</w:t>
            </w:r>
          </w:p>
        </w:tc>
      </w:tr>
      <w:tr w:rsidR="00C14C0B" w:rsidRPr="00EB42BE" w14:paraId="651FF640" w14:textId="77777777" w:rsidTr="009F2FF3">
        <w:trPr>
          <w:cantSplit/>
          <w:trHeight w:val="146"/>
        </w:trPr>
        <w:tc>
          <w:tcPr>
            <w:tcW w:w="2803" w:type="dxa"/>
            <w:vMerge/>
            <w:tcBorders>
              <w:top w:val="single" w:sz="8" w:space="0" w:color="AEAEAE"/>
              <w:left w:val="nil"/>
              <w:bottom w:val="nil"/>
              <w:right w:val="nil"/>
            </w:tcBorders>
            <w:shd w:val="clear" w:color="auto" w:fill="E0E0E0"/>
          </w:tcPr>
          <w:p w14:paraId="0000049C"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803" w:type="dxa"/>
            <w:tcBorders>
              <w:top w:val="single" w:sz="8" w:space="0" w:color="AEAEAE"/>
              <w:left w:val="nil"/>
              <w:bottom w:val="nil"/>
              <w:right w:val="nil"/>
            </w:tcBorders>
            <w:shd w:val="clear" w:color="auto" w:fill="E0E0E0"/>
          </w:tcPr>
          <w:p w14:paraId="0000049D"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1161" w:type="dxa"/>
            <w:tcBorders>
              <w:top w:val="single" w:sz="8" w:space="0" w:color="AEAEAE"/>
              <w:left w:val="single" w:sz="8" w:space="0" w:color="E0E0E0"/>
              <w:bottom w:val="nil"/>
              <w:right w:val="single" w:sz="8" w:space="0" w:color="E0E0E0"/>
            </w:tcBorders>
            <w:shd w:val="clear" w:color="auto" w:fill="F9F9FB"/>
          </w:tcPr>
          <w:p w14:paraId="0000049E" w14:textId="77777777" w:rsidR="00C14C0B" w:rsidRPr="00EB42BE" w:rsidRDefault="00DF6B49">
            <w:pPr>
              <w:ind w:left="60" w:right="60"/>
              <w:jc w:val="right"/>
              <w:rPr>
                <w:rFonts w:ascii="Arial" w:eastAsia="Arial" w:hAnsi="Arial" w:cs="Arial"/>
              </w:rPr>
            </w:pPr>
            <w:r w:rsidRPr="00EB42BE">
              <w:rPr>
                <w:rFonts w:ascii="Arial" w:eastAsia="Arial" w:hAnsi="Arial" w:cs="Arial"/>
              </w:rPr>
              <w:t>.195</w:t>
            </w:r>
          </w:p>
        </w:tc>
        <w:tc>
          <w:tcPr>
            <w:tcW w:w="1417" w:type="dxa"/>
            <w:tcBorders>
              <w:top w:val="single" w:sz="8" w:space="0" w:color="AEAEAE"/>
              <w:left w:val="single" w:sz="8" w:space="0" w:color="E0E0E0"/>
              <w:bottom w:val="nil"/>
              <w:right w:val="single" w:sz="8" w:space="0" w:color="E0E0E0"/>
            </w:tcBorders>
            <w:shd w:val="clear" w:color="auto" w:fill="F9F9FB"/>
          </w:tcPr>
          <w:p w14:paraId="0000049F" w14:textId="77777777" w:rsidR="00C14C0B" w:rsidRPr="00EB42BE" w:rsidRDefault="00DF6B49">
            <w:pPr>
              <w:ind w:left="60" w:right="60"/>
              <w:jc w:val="right"/>
              <w:rPr>
                <w:rFonts w:ascii="Arial" w:eastAsia="Arial" w:hAnsi="Arial" w:cs="Arial"/>
              </w:rPr>
            </w:pPr>
            <w:r w:rsidRPr="00EB42BE">
              <w:rPr>
                <w:rFonts w:ascii="Arial" w:eastAsia="Arial" w:hAnsi="Arial" w:cs="Arial"/>
              </w:rPr>
              <w:t>.423</w:t>
            </w:r>
          </w:p>
        </w:tc>
        <w:tc>
          <w:tcPr>
            <w:tcW w:w="1417" w:type="dxa"/>
            <w:tcBorders>
              <w:top w:val="single" w:sz="8" w:space="0" w:color="AEAEAE"/>
              <w:left w:val="single" w:sz="8" w:space="0" w:color="E0E0E0"/>
              <w:bottom w:val="nil"/>
              <w:right w:val="single" w:sz="8" w:space="0" w:color="E0E0E0"/>
            </w:tcBorders>
            <w:shd w:val="clear" w:color="auto" w:fill="F9F9FB"/>
          </w:tcPr>
          <w:p w14:paraId="000004A0" w14:textId="77777777" w:rsidR="00C14C0B" w:rsidRPr="00EB42BE" w:rsidRDefault="00DF6B49">
            <w:pPr>
              <w:ind w:left="60" w:right="60"/>
              <w:jc w:val="right"/>
              <w:rPr>
                <w:rFonts w:ascii="Arial" w:eastAsia="Arial" w:hAnsi="Arial" w:cs="Arial"/>
              </w:rPr>
            </w:pPr>
            <w:r w:rsidRPr="00EB42BE">
              <w:rPr>
                <w:rFonts w:ascii="Arial" w:eastAsia="Arial" w:hAnsi="Arial" w:cs="Arial"/>
              </w:rPr>
              <w:t>.845</w:t>
            </w:r>
          </w:p>
        </w:tc>
      </w:tr>
      <w:tr w:rsidR="00C14C0B" w:rsidRPr="00EB42BE" w14:paraId="1636DDED" w14:textId="77777777" w:rsidTr="009F2FF3">
        <w:trPr>
          <w:cantSplit/>
          <w:trHeight w:val="273"/>
        </w:trPr>
        <w:tc>
          <w:tcPr>
            <w:tcW w:w="2803" w:type="dxa"/>
            <w:vMerge w:val="restart"/>
            <w:tcBorders>
              <w:top w:val="single" w:sz="8" w:space="0" w:color="AEAEAE"/>
              <w:left w:val="nil"/>
              <w:bottom w:val="nil"/>
              <w:right w:val="nil"/>
            </w:tcBorders>
            <w:shd w:val="clear" w:color="auto" w:fill="E0E0E0"/>
          </w:tcPr>
          <w:p w14:paraId="000004A1" w14:textId="77777777" w:rsidR="00C14C0B" w:rsidRPr="00EB42BE" w:rsidRDefault="00DF6B49">
            <w:pPr>
              <w:ind w:left="60" w:right="60"/>
              <w:rPr>
                <w:rFonts w:ascii="Arial" w:eastAsia="Arial" w:hAnsi="Arial" w:cs="Arial"/>
              </w:rPr>
            </w:pPr>
            <w:r w:rsidRPr="00EB42BE">
              <w:rPr>
                <w:rFonts w:ascii="Arial" w:eastAsia="Arial" w:hAnsi="Arial" w:cs="Arial"/>
              </w:rPr>
              <w:t>Performance (Walmart): I am satisfied with the Overall Experience</w:t>
            </w:r>
          </w:p>
        </w:tc>
        <w:tc>
          <w:tcPr>
            <w:tcW w:w="2803" w:type="dxa"/>
            <w:tcBorders>
              <w:top w:val="single" w:sz="8" w:space="0" w:color="AEAEAE"/>
              <w:left w:val="nil"/>
              <w:bottom w:val="single" w:sz="8" w:space="0" w:color="AEAEAE"/>
              <w:right w:val="nil"/>
            </w:tcBorders>
            <w:shd w:val="clear" w:color="auto" w:fill="E0E0E0"/>
          </w:tcPr>
          <w:p w14:paraId="000004A2"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1161" w:type="dxa"/>
            <w:tcBorders>
              <w:top w:val="single" w:sz="8" w:space="0" w:color="AEAEAE"/>
              <w:left w:val="single" w:sz="8" w:space="0" w:color="E0E0E0"/>
              <w:bottom w:val="single" w:sz="8" w:space="0" w:color="AEAEAE"/>
              <w:right w:val="single" w:sz="8" w:space="0" w:color="E0E0E0"/>
            </w:tcBorders>
            <w:shd w:val="clear" w:color="auto" w:fill="F9F9FB"/>
          </w:tcPr>
          <w:p w14:paraId="000004A3" w14:textId="77777777" w:rsidR="00C14C0B" w:rsidRPr="00EB42BE" w:rsidRDefault="00DF6B49">
            <w:pPr>
              <w:ind w:left="60" w:right="60"/>
              <w:jc w:val="right"/>
              <w:rPr>
                <w:rFonts w:ascii="Arial" w:eastAsia="Arial" w:hAnsi="Arial" w:cs="Arial"/>
              </w:rPr>
            </w:pPr>
            <w:r w:rsidRPr="00EB42BE">
              <w:rPr>
                <w:rFonts w:ascii="Arial" w:eastAsia="Arial" w:hAnsi="Arial" w:cs="Arial"/>
              </w:rPr>
              <w:t>.804</w:t>
            </w:r>
          </w:p>
        </w:tc>
        <w:tc>
          <w:tcPr>
            <w:tcW w:w="1417" w:type="dxa"/>
            <w:tcBorders>
              <w:top w:val="single" w:sz="8" w:space="0" w:color="AEAEAE"/>
              <w:left w:val="single" w:sz="8" w:space="0" w:color="E0E0E0"/>
              <w:bottom w:val="single" w:sz="8" w:space="0" w:color="AEAEAE"/>
              <w:right w:val="single" w:sz="8" w:space="0" w:color="E0E0E0"/>
            </w:tcBorders>
            <w:shd w:val="clear" w:color="auto" w:fill="F9F9FB"/>
          </w:tcPr>
          <w:p w14:paraId="000004A4" w14:textId="77777777" w:rsidR="00C14C0B" w:rsidRPr="00EB42BE" w:rsidRDefault="00DF6B49">
            <w:pPr>
              <w:ind w:left="60" w:right="60"/>
              <w:jc w:val="right"/>
              <w:rPr>
                <w:rFonts w:ascii="Arial" w:eastAsia="Arial" w:hAnsi="Arial" w:cs="Arial"/>
              </w:rPr>
            </w:pPr>
            <w:r w:rsidRPr="00EB42BE">
              <w:rPr>
                <w:rFonts w:ascii="Arial" w:eastAsia="Arial" w:hAnsi="Arial" w:cs="Arial"/>
              </w:rPr>
              <w:t>.211</w:t>
            </w:r>
          </w:p>
        </w:tc>
        <w:tc>
          <w:tcPr>
            <w:tcW w:w="1417" w:type="dxa"/>
            <w:tcBorders>
              <w:top w:val="single" w:sz="8" w:space="0" w:color="AEAEAE"/>
              <w:left w:val="single" w:sz="8" w:space="0" w:color="E0E0E0"/>
              <w:bottom w:val="single" w:sz="8" w:space="0" w:color="AEAEAE"/>
              <w:right w:val="single" w:sz="8" w:space="0" w:color="E0E0E0"/>
            </w:tcBorders>
            <w:shd w:val="clear" w:color="auto" w:fill="F9F9FB"/>
          </w:tcPr>
          <w:p w14:paraId="000004A5" w14:textId="77777777" w:rsidR="00C14C0B" w:rsidRPr="00EB42BE" w:rsidRDefault="00DF6B49">
            <w:pPr>
              <w:ind w:left="60" w:right="60"/>
              <w:jc w:val="right"/>
              <w:rPr>
                <w:rFonts w:ascii="Arial" w:eastAsia="Arial" w:hAnsi="Arial" w:cs="Arial"/>
              </w:rPr>
            </w:pPr>
            <w:r w:rsidRPr="00EB42BE">
              <w:rPr>
                <w:rFonts w:ascii="Arial" w:eastAsia="Arial" w:hAnsi="Arial" w:cs="Arial"/>
              </w:rPr>
              <w:t>.422</w:t>
            </w:r>
          </w:p>
        </w:tc>
      </w:tr>
      <w:tr w:rsidR="00C14C0B" w:rsidRPr="00EB42BE" w14:paraId="51EC9D6C" w14:textId="77777777" w:rsidTr="009F2FF3">
        <w:trPr>
          <w:cantSplit/>
          <w:trHeight w:val="146"/>
        </w:trPr>
        <w:tc>
          <w:tcPr>
            <w:tcW w:w="2803" w:type="dxa"/>
            <w:vMerge/>
            <w:tcBorders>
              <w:top w:val="single" w:sz="8" w:space="0" w:color="AEAEAE"/>
              <w:left w:val="nil"/>
              <w:bottom w:val="nil"/>
              <w:right w:val="nil"/>
            </w:tcBorders>
            <w:shd w:val="clear" w:color="auto" w:fill="E0E0E0"/>
          </w:tcPr>
          <w:p w14:paraId="000004A6"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803" w:type="dxa"/>
            <w:tcBorders>
              <w:top w:val="single" w:sz="8" w:space="0" w:color="AEAEAE"/>
              <w:left w:val="nil"/>
              <w:bottom w:val="nil"/>
              <w:right w:val="nil"/>
            </w:tcBorders>
            <w:shd w:val="clear" w:color="auto" w:fill="E0E0E0"/>
          </w:tcPr>
          <w:p w14:paraId="000004A7"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1161" w:type="dxa"/>
            <w:tcBorders>
              <w:top w:val="single" w:sz="8" w:space="0" w:color="AEAEAE"/>
              <w:left w:val="single" w:sz="8" w:space="0" w:color="E0E0E0"/>
              <w:bottom w:val="nil"/>
              <w:right w:val="single" w:sz="8" w:space="0" w:color="E0E0E0"/>
            </w:tcBorders>
            <w:shd w:val="clear" w:color="auto" w:fill="F9F9FB"/>
          </w:tcPr>
          <w:p w14:paraId="000004A8" w14:textId="77777777" w:rsidR="00C14C0B" w:rsidRPr="00EB42BE" w:rsidRDefault="00DF6B49">
            <w:pPr>
              <w:ind w:left="60" w:right="60"/>
              <w:jc w:val="right"/>
              <w:rPr>
                <w:rFonts w:ascii="Arial" w:eastAsia="Arial" w:hAnsi="Arial" w:cs="Arial"/>
              </w:rPr>
            </w:pPr>
            <w:r w:rsidRPr="00EB42BE">
              <w:rPr>
                <w:rFonts w:ascii="Arial" w:eastAsia="Arial" w:hAnsi="Arial" w:cs="Arial"/>
              </w:rPr>
              <w:t>.810</w:t>
            </w:r>
          </w:p>
        </w:tc>
        <w:tc>
          <w:tcPr>
            <w:tcW w:w="1417" w:type="dxa"/>
            <w:tcBorders>
              <w:top w:val="single" w:sz="8" w:space="0" w:color="AEAEAE"/>
              <w:left w:val="single" w:sz="8" w:space="0" w:color="E0E0E0"/>
              <w:bottom w:val="nil"/>
              <w:right w:val="single" w:sz="8" w:space="0" w:color="E0E0E0"/>
            </w:tcBorders>
            <w:shd w:val="clear" w:color="auto" w:fill="F9F9FB"/>
          </w:tcPr>
          <w:p w14:paraId="000004A9" w14:textId="77777777" w:rsidR="00C14C0B" w:rsidRPr="00EB42BE" w:rsidRDefault="00DF6B49">
            <w:pPr>
              <w:ind w:left="60" w:right="60"/>
              <w:jc w:val="right"/>
              <w:rPr>
                <w:rFonts w:ascii="Arial" w:eastAsia="Arial" w:hAnsi="Arial" w:cs="Arial"/>
              </w:rPr>
            </w:pPr>
            <w:r w:rsidRPr="00EB42BE">
              <w:rPr>
                <w:rFonts w:ascii="Arial" w:eastAsia="Arial" w:hAnsi="Arial" w:cs="Arial"/>
              </w:rPr>
              <w:t>.209</w:t>
            </w:r>
          </w:p>
        </w:tc>
        <w:tc>
          <w:tcPr>
            <w:tcW w:w="1417" w:type="dxa"/>
            <w:tcBorders>
              <w:top w:val="single" w:sz="8" w:space="0" w:color="AEAEAE"/>
              <w:left w:val="single" w:sz="8" w:space="0" w:color="E0E0E0"/>
              <w:bottom w:val="nil"/>
              <w:right w:val="single" w:sz="8" w:space="0" w:color="E0E0E0"/>
            </w:tcBorders>
            <w:shd w:val="clear" w:color="auto" w:fill="F9F9FB"/>
          </w:tcPr>
          <w:p w14:paraId="000004AA" w14:textId="77777777" w:rsidR="00C14C0B" w:rsidRPr="00EB42BE" w:rsidRDefault="00DF6B49">
            <w:pPr>
              <w:ind w:left="60" w:right="60"/>
              <w:jc w:val="right"/>
              <w:rPr>
                <w:rFonts w:ascii="Arial" w:eastAsia="Arial" w:hAnsi="Arial" w:cs="Arial"/>
              </w:rPr>
            </w:pPr>
            <w:r w:rsidRPr="00EB42BE">
              <w:rPr>
                <w:rFonts w:ascii="Arial" w:eastAsia="Arial" w:hAnsi="Arial" w:cs="Arial"/>
              </w:rPr>
              <w:t>.419</w:t>
            </w:r>
          </w:p>
        </w:tc>
      </w:tr>
      <w:tr w:rsidR="00C14C0B" w:rsidRPr="00EB42BE" w14:paraId="7D600748" w14:textId="77777777" w:rsidTr="009F2FF3">
        <w:trPr>
          <w:cantSplit/>
          <w:trHeight w:val="273"/>
        </w:trPr>
        <w:tc>
          <w:tcPr>
            <w:tcW w:w="2803" w:type="dxa"/>
            <w:vMerge w:val="restart"/>
            <w:tcBorders>
              <w:top w:val="single" w:sz="8" w:space="0" w:color="AEAEAE"/>
              <w:left w:val="nil"/>
              <w:bottom w:val="single" w:sz="8" w:space="0" w:color="152935"/>
              <w:right w:val="nil"/>
            </w:tcBorders>
            <w:shd w:val="clear" w:color="auto" w:fill="E0E0E0"/>
          </w:tcPr>
          <w:p w14:paraId="000004AB" w14:textId="77777777" w:rsidR="00C14C0B" w:rsidRPr="00EB42BE" w:rsidRDefault="00DF6B49">
            <w:pPr>
              <w:ind w:left="60" w:right="60"/>
              <w:rPr>
                <w:rFonts w:ascii="Arial" w:eastAsia="Arial" w:hAnsi="Arial" w:cs="Arial"/>
              </w:rPr>
            </w:pPr>
            <w:r w:rsidRPr="00EB42BE">
              <w:rPr>
                <w:rFonts w:ascii="Arial" w:eastAsia="Arial" w:hAnsi="Arial" w:cs="Arial"/>
              </w:rPr>
              <w:t>Performance (Walmart): I am likely to recommend Walmart to family and friends.</w:t>
            </w:r>
          </w:p>
        </w:tc>
        <w:tc>
          <w:tcPr>
            <w:tcW w:w="2803" w:type="dxa"/>
            <w:tcBorders>
              <w:top w:val="single" w:sz="8" w:space="0" w:color="AEAEAE"/>
              <w:left w:val="nil"/>
              <w:bottom w:val="single" w:sz="8" w:space="0" w:color="AEAEAE"/>
              <w:right w:val="nil"/>
            </w:tcBorders>
            <w:shd w:val="clear" w:color="auto" w:fill="E0E0E0"/>
          </w:tcPr>
          <w:p w14:paraId="000004AC"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1161" w:type="dxa"/>
            <w:tcBorders>
              <w:top w:val="single" w:sz="8" w:space="0" w:color="AEAEAE"/>
              <w:left w:val="single" w:sz="8" w:space="0" w:color="E0E0E0"/>
              <w:bottom w:val="single" w:sz="8" w:space="0" w:color="AEAEAE"/>
              <w:right w:val="single" w:sz="8" w:space="0" w:color="E0E0E0"/>
            </w:tcBorders>
            <w:shd w:val="clear" w:color="auto" w:fill="F9F9FB"/>
          </w:tcPr>
          <w:p w14:paraId="000004AD" w14:textId="77777777" w:rsidR="00C14C0B" w:rsidRPr="00EB42BE" w:rsidRDefault="00DF6B49">
            <w:pPr>
              <w:ind w:left="60" w:right="60"/>
              <w:jc w:val="right"/>
              <w:rPr>
                <w:rFonts w:ascii="Arial" w:eastAsia="Arial" w:hAnsi="Arial" w:cs="Arial"/>
              </w:rPr>
            </w:pPr>
            <w:r w:rsidRPr="00EB42BE">
              <w:rPr>
                <w:rFonts w:ascii="Arial" w:eastAsia="Arial" w:hAnsi="Arial" w:cs="Arial"/>
              </w:rPr>
              <w:t>1.173</w:t>
            </w:r>
          </w:p>
        </w:tc>
        <w:tc>
          <w:tcPr>
            <w:tcW w:w="1417" w:type="dxa"/>
            <w:tcBorders>
              <w:top w:val="single" w:sz="8" w:space="0" w:color="AEAEAE"/>
              <w:left w:val="single" w:sz="8" w:space="0" w:color="E0E0E0"/>
              <w:bottom w:val="single" w:sz="8" w:space="0" w:color="AEAEAE"/>
              <w:right w:val="single" w:sz="8" w:space="0" w:color="E0E0E0"/>
            </w:tcBorders>
            <w:shd w:val="clear" w:color="auto" w:fill="F9F9FB"/>
          </w:tcPr>
          <w:p w14:paraId="000004AE" w14:textId="77777777" w:rsidR="00C14C0B" w:rsidRPr="00EB42BE" w:rsidRDefault="00DF6B49">
            <w:pPr>
              <w:ind w:left="60" w:right="60"/>
              <w:jc w:val="right"/>
              <w:rPr>
                <w:rFonts w:ascii="Arial" w:eastAsia="Arial" w:hAnsi="Arial" w:cs="Arial"/>
              </w:rPr>
            </w:pPr>
            <w:r w:rsidRPr="00EB42BE">
              <w:rPr>
                <w:rFonts w:ascii="Arial" w:eastAsia="Arial" w:hAnsi="Arial" w:cs="Arial"/>
              </w:rPr>
              <w:t>.121</w:t>
            </w:r>
          </w:p>
        </w:tc>
        <w:tc>
          <w:tcPr>
            <w:tcW w:w="1417" w:type="dxa"/>
            <w:tcBorders>
              <w:top w:val="single" w:sz="8" w:space="0" w:color="AEAEAE"/>
              <w:left w:val="single" w:sz="8" w:space="0" w:color="E0E0E0"/>
              <w:bottom w:val="single" w:sz="8" w:space="0" w:color="AEAEAE"/>
              <w:right w:val="single" w:sz="8" w:space="0" w:color="E0E0E0"/>
            </w:tcBorders>
            <w:shd w:val="clear" w:color="auto" w:fill="F9F9FB"/>
          </w:tcPr>
          <w:p w14:paraId="000004AF" w14:textId="77777777" w:rsidR="00C14C0B" w:rsidRPr="00EB42BE" w:rsidRDefault="00DF6B49">
            <w:pPr>
              <w:ind w:left="60" w:right="60"/>
              <w:jc w:val="right"/>
              <w:rPr>
                <w:rFonts w:ascii="Arial" w:eastAsia="Arial" w:hAnsi="Arial" w:cs="Arial"/>
              </w:rPr>
            </w:pPr>
            <w:r w:rsidRPr="00EB42BE">
              <w:rPr>
                <w:rFonts w:ascii="Arial" w:eastAsia="Arial" w:hAnsi="Arial" w:cs="Arial"/>
              </w:rPr>
              <w:t>.242</w:t>
            </w:r>
          </w:p>
        </w:tc>
      </w:tr>
      <w:tr w:rsidR="00C14C0B" w:rsidRPr="00EB42BE" w14:paraId="072C34B1" w14:textId="77777777" w:rsidTr="009F2FF3">
        <w:trPr>
          <w:cantSplit/>
          <w:trHeight w:val="146"/>
        </w:trPr>
        <w:tc>
          <w:tcPr>
            <w:tcW w:w="2803" w:type="dxa"/>
            <w:vMerge/>
            <w:tcBorders>
              <w:top w:val="single" w:sz="8" w:space="0" w:color="AEAEAE"/>
              <w:left w:val="nil"/>
              <w:bottom w:val="single" w:sz="8" w:space="0" w:color="152935"/>
              <w:right w:val="nil"/>
            </w:tcBorders>
            <w:shd w:val="clear" w:color="auto" w:fill="E0E0E0"/>
          </w:tcPr>
          <w:p w14:paraId="000004B0"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803" w:type="dxa"/>
            <w:tcBorders>
              <w:top w:val="single" w:sz="8" w:space="0" w:color="AEAEAE"/>
              <w:left w:val="nil"/>
              <w:bottom w:val="single" w:sz="8" w:space="0" w:color="152935"/>
              <w:right w:val="nil"/>
            </w:tcBorders>
            <w:shd w:val="clear" w:color="auto" w:fill="E0E0E0"/>
          </w:tcPr>
          <w:p w14:paraId="000004B1"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1161" w:type="dxa"/>
            <w:tcBorders>
              <w:top w:val="single" w:sz="8" w:space="0" w:color="AEAEAE"/>
              <w:left w:val="single" w:sz="8" w:space="0" w:color="E0E0E0"/>
              <w:bottom w:val="single" w:sz="8" w:space="0" w:color="152935"/>
              <w:right w:val="single" w:sz="8" w:space="0" w:color="E0E0E0"/>
            </w:tcBorders>
            <w:shd w:val="clear" w:color="auto" w:fill="F9F9FB"/>
          </w:tcPr>
          <w:p w14:paraId="000004B2" w14:textId="77777777" w:rsidR="00C14C0B" w:rsidRPr="00EB42BE" w:rsidRDefault="00DF6B49">
            <w:pPr>
              <w:ind w:left="60" w:right="60"/>
              <w:jc w:val="right"/>
              <w:rPr>
                <w:rFonts w:ascii="Arial" w:eastAsia="Arial" w:hAnsi="Arial" w:cs="Arial"/>
              </w:rPr>
            </w:pPr>
            <w:r w:rsidRPr="00EB42BE">
              <w:rPr>
                <w:rFonts w:ascii="Arial" w:eastAsia="Arial" w:hAnsi="Arial" w:cs="Arial"/>
              </w:rPr>
              <w:t>1.167</w:t>
            </w:r>
          </w:p>
        </w:tc>
        <w:tc>
          <w:tcPr>
            <w:tcW w:w="1417" w:type="dxa"/>
            <w:tcBorders>
              <w:top w:val="single" w:sz="8" w:space="0" w:color="AEAEAE"/>
              <w:left w:val="single" w:sz="8" w:space="0" w:color="E0E0E0"/>
              <w:bottom w:val="single" w:sz="8" w:space="0" w:color="152935"/>
              <w:right w:val="single" w:sz="8" w:space="0" w:color="E0E0E0"/>
            </w:tcBorders>
            <w:shd w:val="clear" w:color="auto" w:fill="F9F9FB"/>
          </w:tcPr>
          <w:p w14:paraId="000004B3" w14:textId="77777777" w:rsidR="00C14C0B" w:rsidRPr="00EB42BE" w:rsidRDefault="00DF6B49">
            <w:pPr>
              <w:ind w:left="60" w:right="60"/>
              <w:jc w:val="right"/>
              <w:rPr>
                <w:rFonts w:ascii="Arial" w:eastAsia="Arial" w:hAnsi="Arial" w:cs="Arial"/>
              </w:rPr>
            </w:pPr>
            <w:r w:rsidRPr="00EB42BE">
              <w:rPr>
                <w:rFonts w:ascii="Arial" w:eastAsia="Arial" w:hAnsi="Arial" w:cs="Arial"/>
              </w:rPr>
              <w:t>.122</w:t>
            </w:r>
          </w:p>
        </w:tc>
        <w:tc>
          <w:tcPr>
            <w:tcW w:w="1417" w:type="dxa"/>
            <w:tcBorders>
              <w:top w:val="single" w:sz="8" w:space="0" w:color="AEAEAE"/>
              <w:left w:val="single" w:sz="8" w:space="0" w:color="E0E0E0"/>
              <w:bottom w:val="single" w:sz="8" w:space="0" w:color="152935"/>
              <w:right w:val="single" w:sz="8" w:space="0" w:color="E0E0E0"/>
            </w:tcBorders>
            <w:shd w:val="clear" w:color="auto" w:fill="F9F9FB"/>
          </w:tcPr>
          <w:p w14:paraId="000004B4" w14:textId="77777777" w:rsidR="00C14C0B" w:rsidRPr="00EB42BE" w:rsidRDefault="00DF6B49">
            <w:pPr>
              <w:ind w:left="60" w:right="60"/>
              <w:jc w:val="right"/>
              <w:rPr>
                <w:rFonts w:ascii="Arial" w:eastAsia="Arial" w:hAnsi="Arial" w:cs="Arial"/>
              </w:rPr>
            </w:pPr>
            <w:r w:rsidRPr="00EB42BE">
              <w:rPr>
                <w:rFonts w:ascii="Arial" w:eastAsia="Arial" w:hAnsi="Arial" w:cs="Arial"/>
              </w:rPr>
              <w:t>.244</w:t>
            </w:r>
          </w:p>
        </w:tc>
      </w:tr>
    </w:tbl>
    <w:p w14:paraId="000004B5" w14:textId="77777777" w:rsidR="00C14C0B" w:rsidRPr="00EB42BE" w:rsidRDefault="00C14C0B">
      <w:pPr>
        <w:spacing w:line="240" w:lineRule="auto"/>
        <w:rPr>
          <w:rFonts w:ascii="Arial" w:eastAsia="Arial" w:hAnsi="Arial" w:cs="Arial"/>
          <w:u w:val="single"/>
        </w:rPr>
      </w:pPr>
    </w:p>
    <w:p w14:paraId="000004B6" w14:textId="77777777" w:rsidR="00C14C0B" w:rsidRPr="00EB42BE" w:rsidRDefault="00DF6B49">
      <w:pPr>
        <w:spacing w:after="160" w:line="240" w:lineRule="auto"/>
        <w:rPr>
          <w:rFonts w:ascii="Arial" w:eastAsia="Arial" w:hAnsi="Arial" w:cs="Arial"/>
          <w:b/>
        </w:rPr>
      </w:pPr>
      <w:r w:rsidRPr="00EB42BE">
        <w:rPr>
          <w:rFonts w:ascii="Arial" w:eastAsia="Arial" w:hAnsi="Arial" w:cs="Arial"/>
          <w:b/>
        </w:rPr>
        <w:t>The following variables showed no significant difference between Males and Females;</w:t>
      </w:r>
    </w:p>
    <w:p w14:paraId="000004B7" w14:textId="77777777" w:rsidR="00C14C0B" w:rsidRPr="00EB42BE" w:rsidRDefault="00DF6B49">
      <w:pPr>
        <w:spacing w:after="160" w:line="240" w:lineRule="auto"/>
        <w:rPr>
          <w:rFonts w:ascii="Arial" w:eastAsia="Arial" w:hAnsi="Arial" w:cs="Arial"/>
        </w:rPr>
      </w:pPr>
      <w:r w:rsidRPr="00EB42BE">
        <w:rPr>
          <w:rFonts w:ascii="Arial" w:eastAsia="Arial" w:hAnsi="Arial" w:cs="Arial"/>
        </w:rPr>
        <w:t>I like the fast self–checkout option at Walmart</w:t>
      </w:r>
    </w:p>
    <w:p w14:paraId="000004B8" w14:textId="77777777" w:rsidR="00C14C0B" w:rsidRPr="00EB42BE" w:rsidRDefault="00DF6B49">
      <w:pPr>
        <w:spacing w:after="160" w:line="240" w:lineRule="auto"/>
        <w:rPr>
          <w:rFonts w:ascii="Arial" w:eastAsia="Arial" w:hAnsi="Arial" w:cs="Arial"/>
        </w:rPr>
      </w:pPr>
      <w:r w:rsidRPr="00EB42BE">
        <w:rPr>
          <w:rFonts w:ascii="Arial" w:eastAsia="Arial" w:hAnsi="Arial" w:cs="Arial"/>
        </w:rPr>
        <w:t>Offers a variety of product options</w:t>
      </w:r>
    </w:p>
    <w:p w14:paraId="000004B9" w14:textId="77777777" w:rsidR="00C14C0B" w:rsidRPr="00EB42BE" w:rsidRDefault="00DF6B49">
      <w:pPr>
        <w:spacing w:after="160" w:line="240" w:lineRule="auto"/>
        <w:rPr>
          <w:rFonts w:ascii="Arial" w:eastAsia="Arial" w:hAnsi="Arial" w:cs="Arial"/>
        </w:rPr>
      </w:pPr>
      <w:r w:rsidRPr="00EB42BE">
        <w:rPr>
          <w:rFonts w:ascii="Arial" w:eastAsia="Arial" w:hAnsi="Arial" w:cs="Arial"/>
        </w:rPr>
        <w:t>I am a regular customer at Walmart</w:t>
      </w:r>
    </w:p>
    <w:p w14:paraId="000004BA" w14:textId="77777777" w:rsidR="00C14C0B" w:rsidRPr="00EB42BE" w:rsidRDefault="00DF6B49">
      <w:pPr>
        <w:spacing w:after="160" w:line="240" w:lineRule="auto"/>
        <w:rPr>
          <w:rFonts w:ascii="Arial" w:eastAsia="Arial" w:hAnsi="Arial" w:cs="Arial"/>
        </w:rPr>
      </w:pPr>
      <w:r w:rsidRPr="00EB42BE">
        <w:rPr>
          <w:rFonts w:ascii="Arial" w:eastAsia="Arial" w:hAnsi="Arial" w:cs="Arial"/>
        </w:rPr>
        <w:t>Has High Product Quality</w:t>
      </w:r>
    </w:p>
    <w:p w14:paraId="000004BB" w14:textId="77777777" w:rsidR="00C14C0B" w:rsidRPr="00EB42BE" w:rsidRDefault="00DF6B49">
      <w:pPr>
        <w:spacing w:after="160" w:line="240" w:lineRule="auto"/>
        <w:rPr>
          <w:rFonts w:ascii="Arial" w:eastAsia="Arial" w:hAnsi="Arial" w:cs="Arial"/>
        </w:rPr>
      </w:pPr>
      <w:r w:rsidRPr="00EB42BE">
        <w:rPr>
          <w:rFonts w:ascii="Arial" w:eastAsia="Arial" w:hAnsi="Arial" w:cs="Arial"/>
        </w:rPr>
        <w:t>I am satisfied with the Overall Experience</w:t>
      </w:r>
    </w:p>
    <w:p w14:paraId="000004BC" w14:textId="77777777" w:rsidR="00C14C0B" w:rsidRPr="00EB42BE" w:rsidRDefault="00DF6B49">
      <w:pPr>
        <w:spacing w:after="160" w:line="240" w:lineRule="auto"/>
        <w:rPr>
          <w:rFonts w:ascii="Arial" w:eastAsia="Arial" w:hAnsi="Arial" w:cs="Arial"/>
        </w:rPr>
      </w:pPr>
      <w:r w:rsidRPr="00EB42BE">
        <w:rPr>
          <w:rFonts w:ascii="Arial" w:eastAsia="Arial" w:hAnsi="Arial" w:cs="Arial"/>
        </w:rPr>
        <w:t>I am likely to recommend Walmart to family and friends</w:t>
      </w:r>
    </w:p>
    <w:p w14:paraId="000004BD" w14:textId="77777777" w:rsidR="00C14C0B" w:rsidRPr="00EB42BE" w:rsidRDefault="00DF6B49">
      <w:pPr>
        <w:spacing w:line="240" w:lineRule="auto"/>
        <w:rPr>
          <w:rFonts w:ascii="Arial" w:eastAsia="Arial" w:hAnsi="Arial" w:cs="Arial"/>
        </w:rPr>
      </w:pPr>
      <w:r w:rsidRPr="00EB42BE">
        <w:rPr>
          <w:rFonts w:ascii="Arial" w:eastAsia="Arial" w:hAnsi="Arial" w:cs="Arial"/>
        </w:rPr>
        <w:lastRenderedPageBreak/>
        <w:t>Flexible Return Policy</w:t>
      </w:r>
    </w:p>
    <w:p w14:paraId="000004BE" w14:textId="77777777" w:rsidR="00C14C0B" w:rsidRPr="00EB42BE" w:rsidRDefault="00C14C0B">
      <w:pPr>
        <w:spacing w:after="0" w:line="240" w:lineRule="auto"/>
        <w:rPr>
          <w:rFonts w:ascii="Arial" w:eastAsia="Arial" w:hAnsi="Arial" w:cs="Arial"/>
        </w:rPr>
      </w:pPr>
    </w:p>
    <w:p w14:paraId="000004BF" w14:textId="77777777" w:rsidR="00C14C0B" w:rsidRPr="00EB42BE" w:rsidRDefault="00DF6B49">
      <w:pPr>
        <w:spacing w:after="160" w:line="240" w:lineRule="auto"/>
        <w:rPr>
          <w:rFonts w:ascii="Arial" w:eastAsia="Arial" w:hAnsi="Arial" w:cs="Arial"/>
          <w:b/>
        </w:rPr>
      </w:pPr>
      <w:r w:rsidRPr="00EB42BE">
        <w:rPr>
          <w:rFonts w:ascii="Arial" w:eastAsia="Arial" w:hAnsi="Arial" w:cs="Arial"/>
          <w:b/>
        </w:rPr>
        <w:t>The following variables showed significantly higher means for Females;</w:t>
      </w:r>
    </w:p>
    <w:p w14:paraId="000004C0" w14:textId="77777777" w:rsidR="00C14C0B" w:rsidRPr="00EB42BE" w:rsidRDefault="00DF6B49">
      <w:pPr>
        <w:spacing w:after="160" w:line="240" w:lineRule="auto"/>
        <w:rPr>
          <w:rFonts w:ascii="Arial" w:eastAsia="Arial" w:hAnsi="Arial" w:cs="Arial"/>
        </w:rPr>
      </w:pPr>
      <w:r w:rsidRPr="00EB42BE">
        <w:rPr>
          <w:rFonts w:ascii="Arial" w:eastAsia="Arial" w:hAnsi="Arial" w:cs="Arial"/>
        </w:rPr>
        <w:t>Has more convenient locations for me</w:t>
      </w:r>
    </w:p>
    <w:p w14:paraId="000004C1" w14:textId="77777777" w:rsidR="00C14C0B" w:rsidRPr="00EB42BE" w:rsidRDefault="00DF6B49">
      <w:pPr>
        <w:spacing w:after="160" w:line="240" w:lineRule="auto"/>
        <w:rPr>
          <w:rFonts w:ascii="Arial" w:eastAsia="Arial" w:hAnsi="Arial" w:cs="Arial"/>
        </w:rPr>
      </w:pPr>
      <w:r w:rsidRPr="00EB42BE">
        <w:rPr>
          <w:rFonts w:ascii="Arial" w:eastAsia="Arial" w:hAnsi="Arial" w:cs="Arial"/>
        </w:rPr>
        <w:t>Offers products at Reasonable Prices</w:t>
      </w:r>
    </w:p>
    <w:p w14:paraId="000004C2" w14:textId="77777777" w:rsidR="00C14C0B" w:rsidRPr="00EB42BE" w:rsidRDefault="00C14C0B">
      <w:pPr>
        <w:spacing w:after="160" w:line="240" w:lineRule="auto"/>
        <w:rPr>
          <w:rFonts w:ascii="Arial" w:eastAsia="Arial" w:hAnsi="Arial" w:cs="Arial"/>
        </w:rPr>
      </w:pPr>
    </w:p>
    <w:p w14:paraId="000004C3" w14:textId="77777777" w:rsidR="00C14C0B" w:rsidRPr="00EB42BE" w:rsidRDefault="00DF6B49">
      <w:pPr>
        <w:spacing w:after="160" w:line="240" w:lineRule="auto"/>
        <w:rPr>
          <w:rFonts w:ascii="Arial" w:eastAsia="Arial" w:hAnsi="Arial" w:cs="Arial"/>
          <w:b/>
        </w:rPr>
      </w:pPr>
      <w:r w:rsidRPr="00EB42BE">
        <w:rPr>
          <w:rFonts w:ascii="Arial" w:eastAsia="Arial" w:hAnsi="Arial" w:cs="Arial"/>
          <w:b/>
        </w:rPr>
        <w:t>The following variables showed significantly higher means for Males;</w:t>
      </w:r>
    </w:p>
    <w:p w14:paraId="000004C4" w14:textId="77777777" w:rsidR="00C14C0B" w:rsidRPr="00EB42BE" w:rsidRDefault="00DF6B49">
      <w:pPr>
        <w:spacing w:after="160" w:line="240" w:lineRule="auto"/>
        <w:rPr>
          <w:rFonts w:ascii="Arial" w:eastAsia="Arial" w:hAnsi="Arial" w:cs="Arial"/>
        </w:rPr>
      </w:pPr>
      <w:r w:rsidRPr="00EB42BE">
        <w:rPr>
          <w:rFonts w:ascii="Arial" w:eastAsia="Arial" w:hAnsi="Arial" w:cs="Arial"/>
        </w:rPr>
        <w:t>Has Excellent Customer Service</w:t>
      </w:r>
    </w:p>
    <w:p w14:paraId="000004C5" w14:textId="77777777" w:rsidR="00C14C0B" w:rsidRPr="00EB42BE" w:rsidRDefault="00C14C0B" w:rsidP="00E42FE1">
      <w:pPr>
        <w:spacing w:after="160"/>
        <w:rPr>
          <w:rFonts w:ascii="Arial" w:eastAsia="Arial" w:hAnsi="Arial" w:cs="Arial"/>
        </w:rPr>
      </w:pPr>
    </w:p>
    <w:p w14:paraId="000004C6" w14:textId="7343161F" w:rsidR="00C14C0B" w:rsidRPr="00EB42BE" w:rsidRDefault="00DF6B49" w:rsidP="00E42FE1">
      <w:pPr>
        <w:spacing w:after="160"/>
        <w:jc w:val="both"/>
        <w:rPr>
          <w:rFonts w:ascii="Arial" w:eastAsia="Arial" w:hAnsi="Arial" w:cs="Arial"/>
        </w:rPr>
      </w:pPr>
      <w:r w:rsidRPr="00EB42BE">
        <w:rPr>
          <w:rFonts w:ascii="Arial" w:eastAsia="Arial" w:hAnsi="Arial" w:cs="Arial"/>
          <w:b/>
        </w:rPr>
        <w:t>Managerial Conclusion:</w:t>
      </w:r>
      <w:r w:rsidRPr="00EB42BE">
        <w:rPr>
          <w:rFonts w:ascii="Arial" w:eastAsia="Arial" w:hAnsi="Arial" w:cs="Arial"/>
        </w:rPr>
        <w:t xml:space="preserve"> The result showed that there is no significant difference between Males and Females for the following variables; Fast Self-Checkout, Variety of Product Options, I am a regular customer at Walmart, Has High</w:t>
      </w:r>
      <w:r w:rsidR="00E42FE1">
        <w:rPr>
          <w:rFonts w:ascii="Arial" w:eastAsia="Arial" w:hAnsi="Arial" w:cs="Arial"/>
        </w:rPr>
        <w:t xml:space="preserve"> </w:t>
      </w:r>
      <w:r w:rsidRPr="00EB42BE">
        <w:rPr>
          <w:rFonts w:ascii="Arial" w:eastAsia="Arial" w:hAnsi="Arial" w:cs="Arial"/>
        </w:rPr>
        <w:t xml:space="preserve">Product Quality, I am satisfied with the Overall Experience, I am likely to recommend Walmart to family and friends, and Flexible Return Policy. Therefore, it is recommended that Walmart continues with its policies and practices for these variables. Also, the result showed that Females have a significantly higher mean for the following variables; Has more convenient locations for me, Offers products at Reasonable Prices, which means that this group </w:t>
      </w:r>
      <w:r w:rsidR="00FC55FA" w:rsidRPr="00EB42BE">
        <w:rPr>
          <w:rFonts w:ascii="Arial" w:eastAsia="Arial" w:hAnsi="Arial" w:cs="Arial"/>
        </w:rPr>
        <w:t>has</w:t>
      </w:r>
      <w:r w:rsidRPr="00EB42BE">
        <w:rPr>
          <w:rFonts w:ascii="Arial" w:eastAsia="Arial" w:hAnsi="Arial" w:cs="Arial"/>
        </w:rPr>
        <w:t xml:space="preserve"> a higher degree of satisfaction with Walmart’s performance on these variables, this is very applaudable and should be maintained. Invariably, the Males have a lower degree of satisfaction for these variables. Therefore, Walmart should implement strategies that will improve the experience of the Males on these variables.</w:t>
      </w:r>
    </w:p>
    <w:p w14:paraId="000004C7" w14:textId="0C10CEBB" w:rsidR="00C14C0B" w:rsidRPr="00EB42BE" w:rsidRDefault="00DF6B49" w:rsidP="00E42FE1">
      <w:pPr>
        <w:spacing w:after="160"/>
        <w:jc w:val="both"/>
        <w:rPr>
          <w:rFonts w:ascii="Arial" w:eastAsia="Arial" w:hAnsi="Arial" w:cs="Arial"/>
        </w:rPr>
      </w:pPr>
      <w:r w:rsidRPr="00EB42BE">
        <w:rPr>
          <w:rFonts w:ascii="Arial" w:eastAsia="Arial" w:hAnsi="Arial" w:cs="Arial"/>
        </w:rPr>
        <w:t>On the other hand, males have a significantly higher mean for Walmart’s Excellent Customer Service, meaning that they have a higher degree of satisfaction for Walmart’s customer service, this is very applaudable and should be maintained. To improve overall performance</w:t>
      </w:r>
      <w:sdt>
        <w:sdtPr>
          <w:rPr>
            <w:rFonts w:ascii="Arial" w:hAnsi="Arial" w:cs="Arial"/>
          </w:rPr>
          <w:tag w:val="goog_rdk_27"/>
          <w:id w:val="-1948536328"/>
        </w:sdtPr>
        <w:sdtContent>
          <w:ins w:id="4" w:author="Dr. Beheruz N. Sethna" w:date="2024-04-20T02:49:00Z">
            <w:r w:rsidRPr="00EB42BE">
              <w:rPr>
                <w:rFonts w:ascii="Arial" w:eastAsia="Arial" w:hAnsi="Arial" w:cs="Arial"/>
              </w:rPr>
              <w:t>,</w:t>
            </w:r>
          </w:ins>
        </w:sdtContent>
      </w:sdt>
      <w:r w:rsidRPr="00EB42BE">
        <w:rPr>
          <w:rFonts w:ascii="Arial" w:eastAsia="Arial" w:hAnsi="Arial" w:cs="Arial"/>
        </w:rPr>
        <w:t xml:space="preserve"> Walmart should improve </w:t>
      </w:r>
      <w:r w:rsidR="009F2FF3" w:rsidRPr="00EB42BE">
        <w:rPr>
          <w:rFonts w:ascii="Arial" w:eastAsia="Arial" w:hAnsi="Arial" w:cs="Arial"/>
        </w:rPr>
        <w:t>i</w:t>
      </w:r>
      <w:r w:rsidRPr="00EB42BE">
        <w:rPr>
          <w:rFonts w:ascii="Arial" w:eastAsia="Arial" w:hAnsi="Arial" w:cs="Arial"/>
        </w:rPr>
        <w:t>ts customer service</w:t>
      </w:r>
      <w:r w:rsidR="00FC55FA" w:rsidRPr="00EB42BE">
        <w:rPr>
          <w:rFonts w:ascii="Arial" w:eastAsia="Arial" w:hAnsi="Arial" w:cs="Arial"/>
        </w:rPr>
        <w:t>,</w:t>
      </w:r>
      <w:r w:rsidRPr="00EB42BE">
        <w:rPr>
          <w:rFonts w:ascii="Arial" w:eastAsia="Arial" w:hAnsi="Arial" w:cs="Arial"/>
        </w:rPr>
        <w:t xml:space="preserve"> especially</w:t>
      </w:r>
      <w:sdt>
        <w:sdtPr>
          <w:rPr>
            <w:rFonts w:ascii="Arial" w:hAnsi="Arial" w:cs="Arial"/>
          </w:rPr>
          <w:tag w:val="goog_rdk_30"/>
          <w:id w:val="-694231900"/>
        </w:sdtPr>
        <w:sdtContent>
          <w:r w:rsidR="009F2FF3" w:rsidRPr="00EB42BE">
            <w:rPr>
              <w:rFonts w:ascii="Arial" w:hAnsi="Arial" w:cs="Arial"/>
            </w:rPr>
            <w:t xml:space="preserve"> </w:t>
          </w:r>
          <w:r w:rsidRPr="00EB42BE">
            <w:rPr>
              <w:rFonts w:ascii="Arial" w:eastAsia="Arial" w:hAnsi="Arial" w:cs="Arial"/>
            </w:rPr>
            <w:t xml:space="preserve">with regard </w:t>
          </w:r>
        </w:sdtContent>
      </w:sdt>
      <w:r w:rsidRPr="00EB42BE">
        <w:rPr>
          <w:rFonts w:ascii="Arial" w:eastAsia="Arial" w:hAnsi="Arial" w:cs="Arial"/>
        </w:rPr>
        <w:t xml:space="preserve">to females. </w:t>
      </w:r>
    </w:p>
    <w:p w14:paraId="000004C8" w14:textId="77777777" w:rsidR="00C14C0B" w:rsidRPr="00EB42BE" w:rsidRDefault="00C14C0B">
      <w:pPr>
        <w:rPr>
          <w:rFonts w:ascii="Arial" w:eastAsia="Arial" w:hAnsi="Arial" w:cs="Arial"/>
          <w:u w:val="single"/>
        </w:rPr>
      </w:pPr>
    </w:p>
    <w:p w14:paraId="65BFADAD" w14:textId="77777777" w:rsidR="009F2FF3" w:rsidRPr="00EB42BE" w:rsidRDefault="009F2FF3">
      <w:pPr>
        <w:rPr>
          <w:rFonts w:ascii="Arial" w:eastAsia="Arial" w:hAnsi="Arial" w:cs="Arial"/>
          <w:b/>
          <w:sz w:val="28"/>
          <w:szCs w:val="28"/>
        </w:rPr>
      </w:pPr>
      <w:r w:rsidRPr="00EB42BE">
        <w:rPr>
          <w:rFonts w:ascii="Arial" w:eastAsia="Arial" w:hAnsi="Arial" w:cs="Arial"/>
          <w:b/>
          <w:sz w:val="28"/>
          <w:szCs w:val="28"/>
        </w:rPr>
        <w:br w:type="page"/>
      </w:r>
    </w:p>
    <w:p w14:paraId="000004C9" w14:textId="1A20573E" w:rsidR="00C14C0B" w:rsidRPr="00EB42BE" w:rsidRDefault="00DF6B49">
      <w:pPr>
        <w:spacing w:after="160" w:line="240" w:lineRule="auto"/>
        <w:jc w:val="center"/>
        <w:rPr>
          <w:rFonts w:ascii="Arial" w:eastAsia="Arial" w:hAnsi="Arial" w:cs="Arial"/>
          <w:b/>
          <w:sz w:val="28"/>
          <w:szCs w:val="28"/>
        </w:rPr>
      </w:pPr>
      <w:r w:rsidRPr="00EB42BE">
        <w:rPr>
          <w:rFonts w:ascii="Arial" w:eastAsia="Arial" w:hAnsi="Arial" w:cs="Arial"/>
          <w:b/>
          <w:sz w:val="28"/>
          <w:szCs w:val="28"/>
        </w:rPr>
        <w:lastRenderedPageBreak/>
        <w:t>Hypothesis Testing</w:t>
      </w:r>
    </w:p>
    <w:p w14:paraId="000004CA" w14:textId="77777777" w:rsidR="00C14C0B" w:rsidRPr="00EB42BE" w:rsidRDefault="00DF6B49">
      <w:pPr>
        <w:spacing w:after="160" w:line="240" w:lineRule="auto"/>
        <w:jc w:val="center"/>
        <w:rPr>
          <w:rFonts w:ascii="Arial" w:eastAsia="Arial" w:hAnsi="Arial" w:cs="Arial"/>
          <w:i/>
        </w:rPr>
      </w:pPr>
      <w:r w:rsidRPr="00EB42BE">
        <w:rPr>
          <w:rFonts w:ascii="Arial" w:eastAsia="Arial" w:hAnsi="Arial" w:cs="Arial"/>
          <w:i/>
        </w:rPr>
        <w:t>Test of Differences between Means: (Gender)</w:t>
      </w:r>
    </w:p>
    <w:p w14:paraId="000004CB" w14:textId="77777777" w:rsidR="00C14C0B" w:rsidRPr="00EB42BE" w:rsidRDefault="00DF6B49">
      <w:pPr>
        <w:spacing w:after="160" w:line="240" w:lineRule="auto"/>
        <w:jc w:val="center"/>
        <w:rPr>
          <w:rFonts w:ascii="Arial" w:eastAsia="Arial" w:hAnsi="Arial" w:cs="Arial"/>
          <w:u w:val="single"/>
        </w:rPr>
      </w:pPr>
      <w:r w:rsidRPr="00EB42BE">
        <w:rPr>
          <w:rFonts w:ascii="Arial" w:eastAsia="Arial" w:hAnsi="Arial" w:cs="Arial"/>
          <w:u w:val="single"/>
        </w:rPr>
        <w:t>Performance (Target)</w:t>
      </w:r>
    </w:p>
    <w:tbl>
      <w:tblPr>
        <w:tblStyle w:val="afff"/>
        <w:tblW w:w="79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15"/>
        <w:gridCol w:w="1440"/>
        <w:gridCol w:w="540"/>
        <w:gridCol w:w="720"/>
      </w:tblGrid>
      <w:tr w:rsidR="00C14C0B" w:rsidRPr="00EB42BE" w14:paraId="6CDF846F" w14:textId="77777777" w:rsidTr="009F2FF3">
        <w:trPr>
          <w:trHeight w:val="645"/>
          <w:jc w:val="center"/>
        </w:trPr>
        <w:tc>
          <w:tcPr>
            <w:tcW w:w="5215" w:type="dxa"/>
            <w:tcBorders>
              <w:bottom w:val="single" w:sz="6" w:space="0" w:color="152935"/>
            </w:tcBorders>
          </w:tcPr>
          <w:p w14:paraId="000004CC" w14:textId="77777777" w:rsidR="00C14C0B" w:rsidRPr="00EB42BE" w:rsidRDefault="00C14C0B">
            <w:pPr>
              <w:spacing w:before="240"/>
              <w:jc w:val="center"/>
              <w:rPr>
                <w:rFonts w:ascii="Arial" w:eastAsia="Arial" w:hAnsi="Arial" w:cs="Arial"/>
              </w:rPr>
            </w:pPr>
          </w:p>
        </w:tc>
        <w:tc>
          <w:tcPr>
            <w:tcW w:w="1440" w:type="dxa"/>
            <w:tcBorders>
              <w:bottom w:val="single" w:sz="6" w:space="0" w:color="152935"/>
            </w:tcBorders>
            <w:shd w:val="clear" w:color="auto" w:fill="FFFFFF"/>
            <w:vAlign w:val="bottom"/>
          </w:tcPr>
          <w:p w14:paraId="000004CD" w14:textId="77777777" w:rsidR="00C14C0B" w:rsidRPr="00EB42BE" w:rsidRDefault="00DF6B49">
            <w:pPr>
              <w:ind w:left="60" w:right="60"/>
              <w:jc w:val="center"/>
              <w:rPr>
                <w:rFonts w:ascii="Arial" w:eastAsia="Arial" w:hAnsi="Arial" w:cs="Arial"/>
              </w:rPr>
            </w:pPr>
            <w:r w:rsidRPr="00EB42BE">
              <w:rPr>
                <w:rFonts w:ascii="Arial" w:eastAsia="Arial" w:hAnsi="Arial" w:cs="Arial"/>
              </w:rPr>
              <w:t>What is your gender?</w:t>
            </w:r>
          </w:p>
        </w:tc>
        <w:tc>
          <w:tcPr>
            <w:tcW w:w="540" w:type="dxa"/>
            <w:tcBorders>
              <w:bottom w:val="single" w:sz="6" w:space="0" w:color="152935"/>
              <w:right w:val="single" w:sz="6" w:space="0" w:color="E0E0E0"/>
            </w:tcBorders>
            <w:shd w:val="clear" w:color="auto" w:fill="FFFFFF"/>
            <w:vAlign w:val="bottom"/>
          </w:tcPr>
          <w:p w14:paraId="000004CE" w14:textId="77777777" w:rsidR="00C14C0B" w:rsidRPr="00EB42BE" w:rsidRDefault="00DF6B49">
            <w:pPr>
              <w:ind w:left="60" w:right="60"/>
              <w:jc w:val="center"/>
              <w:rPr>
                <w:rFonts w:ascii="Arial" w:eastAsia="Arial" w:hAnsi="Arial" w:cs="Arial"/>
              </w:rPr>
            </w:pPr>
            <w:r w:rsidRPr="00EB42BE">
              <w:rPr>
                <w:rFonts w:ascii="Arial" w:eastAsia="Arial" w:hAnsi="Arial" w:cs="Arial"/>
              </w:rPr>
              <w:t>N</w:t>
            </w:r>
          </w:p>
        </w:tc>
        <w:tc>
          <w:tcPr>
            <w:tcW w:w="720" w:type="dxa"/>
            <w:tcBorders>
              <w:left w:val="single" w:sz="6" w:space="0" w:color="E0E0E0"/>
              <w:bottom w:val="single" w:sz="6" w:space="0" w:color="152935"/>
              <w:right w:val="single" w:sz="6" w:space="0" w:color="E0E0E0"/>
            </w:tcBorders>
            <w:shd w:val="clear" w:color="auto" w:fill="FFFFFF"/>
            <w:vAlign w:val="bottom"/>
          </w:tcPr>
          <w:p w14:paraId="000004CF" w14:textId="77777777" w:rsidR="00C14C0B" w:rsidRPr="00EB42BE" w:rsidRDefault="00DF6B49">
            <w:pPr>
              <w:ind w:left="60" w:right="60"/>
              <w:jc w:val="center"/>
              <w:rPr>
                <w:rFonts w:ascii="Arial" w:eastAsia="Arial" w:hAnsi="Arial" w:cs="Arial"/>
              </w:rPr>
            </w:pPr>
            <w:r w:rsidRPr="00EB42BE">
              <w:rPr>
                <w:rFonts w:ascii="Arial" w:eastAsia="Arial" w:hAnsi="Arial" w:cs="Arial"/>
              </w:rPr>
              <w:t>Mean</w:t>
            </w:r>
          </w:p>
        </w:tc>
      </w:tr>
      <w:tr w:rsidR="00C14C0B" w:rsidRPr="00EB42BE" w14:paraId="55E886A4" w14:textId="77777777" w:rsidTr="009F2FF3">
        <w:trPr>
          <w:trHeight w:val="480"/>
          <w:jc w:val="center"/>
        </w:trPr>
        <w:tc>
          <w:tcPr>
            <w:tcW w:w="5215" w:type="dxa"/>
            <w:vMerge w:val="restart"/>
            <w:tcBorders>
              <w:top w:val="single" w:sz="6" w:space="0" w:color="152935"/>
              <w:bottom w:val="single" w:sz="6" w:space="0" w:color="152935"/>
            </w:tcBorders>
            <w:shd w:val="clear" w:color="auto" w:fill="E0E0E0"/>
          </w:tcPr>
          <w:p w14:paraId="000004D0" w14:textId="77777777" w:rsidR="00C14C0B" w:rsidRPr="00EB42BE" w:rsidRDefault="00DF6B49">
            <w:pPr>
              <w:ind w:left="60" w:right="60"/>
              <w:jc w:val="center"/>
              <w:rPr>
                <w:rFonts w:ascii="Arial" w:eastAsia="Arial" w:hAnsi="Arial" w:cs="Arial"/>
              </w:rPr>
            </w:pPr>
            <w:r w:rsidRPr="00EB42BE">
              <w:rPr>
                <w:rFonts w:ascii="Arial" w:eastAsia="Arial" w:hAnsi="Arial" w:cs="Arial"/>
              </w:rPr>
              <w:t>Performance (Target): I am a regular customer at Target</w:t>
            </w:r>
          </w:p>
        </w:tc>
        <w:tc>
          <w:tcPr>
            <w:tcW w:w="1440" w:type="dxa"/>
            <w:tcBorders>
              <w:top w:val="single" w:sz="6" w:space="0" w:color="152935"/>
              <w:bottom w:val="single" w:sz="6" w:space="0" w:color="AEAEAE"/>
            </w:tcBorders>
            <w:shd w:val="clear" w:color="auto" w:fill="E0E0E0"/>
          </w:tcPr>
          <w:p w14:paraId="000004D1" w14:textId="77777777" w:rsidR="00C14C0B" w:rsidRPr="00EB42BE" w:rsidRDefault="00DF6B49">
            <w:pPr>
              <w:ind w:left="60" w:right="60"/>
              <w:jc w:val="center"/>
              <w:rPr>
                <w:rFonts w:ascii="Arial" w:eastAsia="Arial" w:hAnsi="Arial" w:cs="Arial"/>
              </w:rPr>
            </w:pPr>
            <w:r w:rsidRPr="00EB42BE">
              <w:rPr>
                <w:rFonts w:ascii="Arial" w:eastAsia="Arial" w:hAnsi="Arial" w:cs="Arial"/>
              </w:rPr>
              <w:t>Male</w:t>
            </w:r>
          </w:p>
        </w:tc>
        <w:tc>
          <w:tcPr>
            <w:tcW w:w="540" w:type="dxa"/>
            <w:tcBorders>
              <w:top w:val="single" w:sz="6" w:space="0" w:color="152935"/>
              <w:bottom w:val="single" w:sz="6" w:space="0" w:color="AEAEAE"/>
              <w:right w:val="single" w:sz="6" w:space="0" w:color="E0E0E0"/>
            </w:tcBorders>
            <w:shd w:val="clear" w:color="auto" w:fill="F9F9FB"/>
          </w:tcPr>
          <w:p w14:paraId="000004D2" w14:textId="77777777" w:rsidR="00C14C0B" w:rsidRPr="00EB42BE" w:rsidRDefault="00DF6B49">
            <w:pPr>
              <w:ind w:left="60" w:right="60"/>
              <w:jc w:val="center"/>
              <w:rPr>
                <w:rFonts w:ascii="Arial" w:eastAsia="Arial" w:hAnsi="Arial" w:cs="Arial"/>
              </w:rPr>
            </w:pPr>
            <w:r w:rsidRPr="00EB42BE">
              <w:rPr>
                <w:rFonts w:ascii="Arial" w:eastAsia="Arial" w:hAnsi="Arial" w:cs="Arial"/>
              </w:rPr>
              <w:t>132</w:t>
            </w:r>
          </w:p>
        </w:tc>
        <w:tc>
          <w:tcPr>
            <w:tcW w:w="720" w:type="dxa"/>
            <w:tcBorders>
              <w:top w:val="single" w:sz="6" w:space="0" w:color="152935"/>
              <w:left w:val="single" w:sz="6" w:space="0" w:color="E0E0E0"/>
              <w:bottom w:val="single" w:sz="6" w:space="0" w:color="AEAEAE"/>
              <w:right w:val="single" w:sz="6" w:space="0" w:color="E0E0E0"/>
            </w:tcBorders>
            <w:shd w:val="clear" w:color="auto" w:fill="F9F9FB"/>
          </w:tcPr>
          <w:p w14:paraId="000004D3" w14:textId="77777777" w:rsidR="00C14C0B" w:rsidRPr="00EB42BE" w:rsidRDefault="00DF6B49">
            <w:pPr>
              <w:ind w:left="60" w:right="60"/>
              <w:jc w:val="center"/>
              <w:rPr>
                <w:rFonts w:ascii="Arial" w:eastAsia="Arial" w:hAnsi="Arial" w:cs="Arial"/>
              </w:rPr>
            </w:pPr>
            <w:r w:rsidRPr="00EB42BE">
              <w:rPr>
                <w:rFonts w:ascii="Arial" w:eastAsia="Arial" w:hAnsi="Arial" w:cs="Arial"/>
              </w:rPr>
              <w:t>2.84</w:t>
            </w:r>
          </w:p>
        </w:tc>
      </w:tr>
      <w:tr w:rsidR="00C14C0B" w:rsidRPr="00EB42BE" w14:paraId="54822635" w14:textId="77777777" w:rsidTr="009F2FF3">
        <w:trPr>
          <w:trHeight w:val="495"/>
          <w:jc w:val="center"/>
        </w:trPr>
        <w:tc>
          <w:tcPr>
            <w:tcW w:w="5215" w:type="dxa"/>
            <w:vMerge/>
            <w:tcBorders>
              <w:top w:val="single" w:sz="6" w:space="0" w:color="152935"/>
              <w:bottom w:val="single" w:sz="6" w:space="0" w:color="152935"/>
            </w:tcBorders>
            <w:shd w:val="clear" w:color="auto" w:fill="E0E0E0"/>
          </w:tcPr>
          <w:p w14:paraId="000004D4"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440" w:type="dxa"/>
            <w:tcBorders>
              <w:top w:val="single" w:sz="6" w:space="0" w:color="AEAEAE"/>
              <w:bottom w:val="single" w:sz="6" w:space="0" w:color="AEAEAE"/>
            </w:tcBorders>
            <w:shd w:val="clear" w:color="auto" w:fill="E0E0E0"/>
          </w:tcPr>
          <w:p w14:paraId="000004D5" w14:textId="77777777" w:rsidR="00C14C0B" w:rsidRPr="00EB42BE" w:rsidRDefault="00DF6B49">
            <w:pPr>
              <w:ind w:left="60" w:right="60"/>
              <w:jc w:val="center"/>
              <w:rPr>
                <w:rFonts w:ascii="Arial" w:eastAsia="Arial" w:hAnsi="Arial" w:cs="Arial"/>
              </w:rPr>
            </w:pPr>
            <w:r w:rsidRPr="00EB42BE">
              <w:rPr>
                <w:rFonts w:ascii="Arial" w:eastAsia="Arial" w:hAnsi="Arial" w:cs="Arial"/>
              </w:rPr>
              <w:t>Female</w:t>
            </w:r>
          </w:p>
        </w:tc>
        <w:tc>
          <w:tcPr>
            <w:tcW w:w="540" w:type="dxa"/>
            <w:tcBorders>
              <w:top w:val="single" w:sz="6" w:space="0" w:color="AEAEAE"/>
              <w:bottom w:val="single" w:sz="6" w:space="0" w:color="AEAEAE"/>
              <w:right w:val="single" w:sz="6" w:space="0" w:color="E0E0E0"/>
            </w:tcBorders>
            <w:shd w:val="clear" w:color="auto" w:fill="F9F9FB"/>
          </w:tcPr>
          <w:p w14:paraId="000004D6" w14:textId="77777777" w:rsidR="00C14C0B" w:rsidRPr="00EB42BE" w:rsidRDefault="00DF6B49">
            <w:pPr>
              <w:ind w:left="60" w:right="60"/>
              <w:jc w:val="center"/>
              <w:rPr>
                <w:rFonts w:ascii="Arial" w:eastAsia="Arial" w:hAnsi="Arial" w:cs="Arial"/>
              </w:rPr>
            </w:pPr>
            <w:r w:rsidRPr="00EB42BE">
              <w:rPr>
                <w:rFonts w:ascii="Arial" w:eastAsia="Arial" w:hAnsi="Arial" w:cs="Arial"/>
              </w:rPr>
              <w:t>242</w:t>
            </w:r>
          </w:p>
        </w:tc>
        <w:tc>
          <w:tcPr>
            <w:tcW w:w="720" w:type="dxa"/>
            <w:tcBorders>
              <w:top w:val="single" w:sz="6" w:space="0" w:color="AEAEAE"/>
              <w:left w:val="single" w:sz="6" w:space="0" w:color="E0E0E0"/>
              <w:bottom w:val="single" w:sz="6" w:space="0" w:color="AEAEAE"/>
              <w:right w:val="single" w:sz="6" w:space="0" w:color="E0E0E0"/>
            </w:tcBorders>
            <w:shd w:val="clear" w:color="auto" w:fill="F9F9FB"/>
          </w:tcPr>
          <w:p w14:paraId="000004D7" w14:textId="77777777" w:rsidR="00C14C0B" w:rsidRPr="00EB42BE" w:rsidRDefault="00DF6B49">
            <w:pPr>
              <w:ind w:left="60" w:right="60"/>
              <w:jc w:val="center"/>
              <w:rPr>
                <w:rFonts w:ascii="Arial" w:eastAsia="Arial" w:hAnsi="Arial" w:cs="Arial"/>
              </w:rPr>
            </w:pPr>
            <w:r w:rsidRPr="00EB42BE">
              <w:rPr>
                <w:rFonts w:ascii="Arial" w:eastAsia="Arial" w:hAnsi="Arial" w:cs="Arial"/>
              </w:rPr>
              <w:t>3.62</w:t>
            </w:r>
          </w:p>
        </w:tc>
      </w:tr>
      <w:tr w:rsidR="00C14C0B" w:rsidRPr="00EB42BE" w14:paraId="200096EC" w14:textId="77777777" w:rsidTr="009F2FF3">
        <w:trPr>
          <w:trHeight w:val="510"/>
          <w:jc w:val="center"/>
        </w:trPr>
        <w:tc>
          <w:tcPr>
            <w:tcW w:w="5215" w:type="dxa"/>
            <w:vMerge w:val="restart"/>
            <w:tcBorders>
              <w:top w:val="single" w:sz="6" w:space="0" w:color="AEAEAE"/>
              <w:bottom w:val="single" w:sz="6" w:space="0" w:color="AEAEAE"/>
            </w:tcBorders>
            <w:shd w:val="clear" w:color="auto" w:fill="E0E0E0"/>
          </w:tcPr>
          <w:p w14:paraId="000004D8" w14:textId="77777777" w:rsidR="00C14C0B" w:rsidRPr="00EB42BE" w:rsidRDefault="00DF6B49">
            <w:pPr>
              <w:ind w:left="60" w:right="60"/>
              <w:jc w:val="center"/>
              <w:rPr>
                <w:rFonts w:ascii="Arial" w:eastAsia="Arial" w:hAnsi="Arial" w:cs="Arial"/>
              </w:rPr>
            </w:pPr>
            <w:r w:rsidRPr="00EB42BE">
              <w:rPr>
                <w:rFonts w:ascii="Arial" w:eastAsia="Arial" w:hAnsi="Arial" w:cs="Arial"/>
              </w:rPr>
              <w:t>Performance (Target): I like the fast self–checkout option at Target</w:t>
            </w:r>
          </w:p>
        </w:tc>
        <w:tc>
          <w:tcPr>
            <w:tcW w:w="1440" w:type="dxa"/>
            <w:tcBorders>
              <w:top w:val="single" w:sz="6" w:space="0" w:color="AEAEAE"/>
              <w:bottom w:val="single" w:sz="6" w:space="0" w:color="AEAEAE"/>
            </w:tcBorders>
            <w:shd w:val="clear" w:color="auto" w:fill="E0E0E0"/>
          </w:tcPr>
          <w:p w14:paraId="000004D9" w14:textId="77777777" w:rsidR="00C14C0B" w:rsidRPr="00EB42BE" w:rsidRDefault="00DF6B49">
            <w:pPr>
              <w:ind w:left="60" w:right="60"/>
              <w:jc w:val="center"/>
              <w:rPr>
                <w:rFonts w:ascii="Arial" w:eastAsia="Arial" w:hAnsi="Arial" w:cs="Arial"/>
              </w:rPr>
            </w:pPr>
            <w:r w:rsidRPr="00EB42BE">
              <w:rPr>
                <w:rFonts w:ascii="Arial" w:eastAsia="Arial" w:hAnsi="Arial" w:cs="Arial"/>
              </w:rPr>
              <w:t>Male</w:t>
            </w:r>
          </w:p>
        </w:tc>
        <w:tc>
          <w:tcPr>
            <w:tcW w:w="540" w:type="dxa"/>
            <w:tcBorders>
              <w:top w:val="single" w:sz="6" w:space="0" w:color="AEAEAE"/>
              <w:bottom w:val="single" w:sz="6" w:space="0" w:color="AEAEAE"/>
              <w:right w:val="single" w:sz="6" w:space="0" w:color="E0E0E0"/>
            </w:tcBorders>
            <w:shd w:val="clear" w:color="auto" w:fill="F9F9FB"/>
          </w:tcPr>
          <w:p w14:paraId="000004DA" w14:textId="77777777" w:rsidR="00C14C0B" w:rsidRPr="00EB42BE" w:rsidRDefault="00DF6B49">
            <w:pPr>
              <w:ind w:left="60" w:right="60"/>
              <w:jc w:val="center"/>
              <w:rPr>
                <w:rFonts w:ascii="Arial" w:eastAsia="Arial" w:hAnsi="Arial" w:cs="Arial"/>
              </w:rPr>
            </w:pPr>
            <w:r w:rsidRPr="00EB42BE">
              <w:rPr>
                <w:rFonts w:ascii="Arial" w:eastAsia="Arial" w:hAnsi="Arial" w:cs="Arial"/>
              </w:rPr>
              <w:t>132</w:t>
            </w:r>
          </w:p>
        </w:tc>
        <w:tc>
          <w:tcPr>
            <w:tcW w:w="720" w:type="dxa"/>
            <w:tcBorders>
              <w:top w:val="single" w:sz="6" w:space="0" w:color="AEAEAE"/>
              <w:left w:val="single" w:sz="6" w:space="0" w:color="E0E0E0"/>
              <w:bottom w:val="single" w:sz="6" w:space="0" w:color="AEAEAE"/>
              <w:right w:val="single" w:sz="6" w:space="0" w:color="E0E0E0"/>
            </w:tcBorders>
            <w:shd w:val="clear" w:color="auto" w:fill="F9F9FB"/>
          </w:tcPr>
          <w:p w14:paraId="000004DB" w14:textId="77777777" w:rsidR="00C14C0B" w:rsidRPr="00EB42BE" w:rsidRDefault="00DF6B49">
            <w:pPr>
              <w:ind w:left="60" w:right="60"/>
              <w:jc w:val="center"/>
              <w:rPr>
                <w:rFonts w:ascii="Arial" w:eastAsia="Arial" w:hAnsi="Arial" w:cs="Arial"/>
              </w:rPr>
            </w:pPr>
            <w:r w:rsidRPr="00EB42BE">
              <w:rPr>
                <w:rFonts w:ascii="Arial" w:eastAsia="Arial" w:hAnsi="Arial" w:cs="Arial"/>
              </w:rPr>
              <w:t>3.58</w:t>
            </w:r>
          </w:p>
        </w:tc>
      </w:tr>
      <w:tr w:rsidR="00C14C0B" w:rsidRPr="00EB42BE" w14:paraId="51AAA324" w14:textId="77777777" w:rsidTr="009F2FF3">
        <w:trPr>
          <w:trHeight w:val="402"/>
          <w:jc w:val="center"/>
        </w:trPr>
        <w:tc>
          <w:tcPr>
            <w:tcW w:w="5215" w:type="dxa"/>
            <w:vMerge/>
            <w:tcBorders>
              <w:top w:val="single" w:sz="6" w:space="0" w:color="AEAEAE"/>
              <w:bottom w:val="single" w:sz="6" w:space="0" w:color="AEAEAE"/>
            </w:tcBorders>
            <w:shd w:val="clear" w:color="auto" w:fill="E0E0E0"/>
          </w:tcPr>
          <w:p w14:paraId="000004DC"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440" w:type="dxa"/>
            <w:tcBorders>
              <w:top w:val="single" w:sz="6" w:space="0" w:color="AEAEAE"/>
              <w:bottom w:val="single" w:sz="6" w:space="0" w:color="AEAEAE"/>
            </w:tcBorders>
            <w:shd w:val="clear" w:color="auto" w:fill="E0E0E0"/>
          </w:tcPr>
          <w:p w14:paraId="000004DD" w14:textId="77777777" w:rsidR="00C14C0B" w:rsidRPr="00EB42BE" w:rsidRDefault="00DF6B49">
            <w:pPr>
              <w:ind w:left="60" w:right="60"/>
              <w:jc w:val="center"/>
              <w:rPr>
                <w:rFonts w:ascii="Arial" w:eastAsia="Arial" w:hAnsi="Arial" w:cs="Arial"/>
              </w:rPr>
            </w:pPr>
            <w:r w:rsidRPr="00EB42BE">
              <w:rPr>
                <w:rFonts w:ascii="Arial" w:eastAsia="Arial" w:hAnsi="Arial" w:cs="Arial"/>
              </w:rPr>
              <w:t>Female</w:t>
            </w:r>
          </w:p>
        </w:tc>
        <w:tc>
          <w:tcPr>
            <w:tcW w:w="540" w:type="dxa"/>
            <w:tcBorders>
              <w:top w:val="single" w:sz="6" w:space="0" w:color="AEAEAE"/>
              <w:bottom w:val="single" w:sz="6" w:space="0" w:color="AEAEAE"/>
              <w:right w:val="single" w:sz="6" w:space="0" w:color="E0E0E0"/>
            </w:tcBorders>
            <w:shd w:val="clear" w:color="auto" w:fill="F9F9FB"/>
          </w:tcPr>
          <w:p w14:paraId="000004DE" w14:textId="77777777" w:rsidR="00C14C0B" w:rsidRPr="00EB42BE" w:rsidRDefault="00DF6B49">
            <w:pPr>
              <w:ind w:left="60" w:right="60"/>
              <w:jc w:val="center"/>
              <w:rPr>
                <w:rFonts w:ascii="Arial" w:eastAsia="Arial" w:hAnsi="Arial" w:cs="Arial"/>
              </w:rPr>
            </w:pPr>
            <w:r w:rsidRPr="00EB42BE">
              <w:rPr>
                <w:rFonts w:ascii="Arial" w:eastAsia="Arial" w:hAnsi="Arial" w:cs="Arial"/>
              </w:rPr>
              <w:t>242</w:t>
            </w:r>
          </w:p>
        </w:tc>
        <w:tc>
          <w:tcPr>
            <w:tcW w:w="720" w:type="dxa"/>
            <w:tcBorders>
              <w:top w:val="single" w:sz="6" w:space="0" w:color="AEAEAE"/>
              <w:left w:val="single" w:sz="6" w:space="0" w:color="E0E0E0"/>
              <w:bottom w:val="single" w:sz="6" w:space="0" w:color="AEAEAE"/>
              <w:right w:val="single" w:sz="6" w:space="0" w:color="E0E0E0"/>
            </w:tcBorders>
            <w:shd w:val="clear" w:color="auto" w:fill="F9F9FB"/>
          </w:tcPr>
          <w:p w14:paraId="000004DF" w14:textId="77777777" w:rsidR="00C14C0B" w:rsidRPr="00EB42BE" w:rsidRDefault="00DF6B49">
            <w:pPr>
              <w:ind w:left="60" w:right="60"/>
              <w:jc w:val="center"/>
              <w:rPr>
                <w:rFonts w:ascii="Arial" w:eastAsia="Arial" w:hAnsi="Arial" w:cs="Arial"/>
              </w:rPr>
            </w:pPr>
            <w:r w:rsidRPr="00EB42BE">
              <w:rPr>
                <w:rFonts w:ascii="Arial" w:eastAsia="Arial" w:hAnsi="Arial" w:cs="Arial"/>
              </w:rPr>
              <w:t>3.90</w:t>
            </w:r>
          </w:p>
        </w:tc>
      </w:tr>
      <w:tr w:rsidR="00C14C0B" w:rsidRPr="00EB42BE" w14:paraId="1A4179E4" w14:textId="77777777" w:rsidTr="009F2FF3">
        <w:trPr>
          <w:trHeight w:val="480"/>
          <w:jc w:val="center"/>
        </w:trPr>
        <w:tc>
          <w:tcPr>
            <w:tcW w:w="5215" w:type="dxa"/>
            <w:vMerge w:val="restart"/>
            <w:tcBorders>
              <w:top w:val="single" w:sz="6" w:space="0" w:color="AEAEAE"/>
              <w:bottom w:val="single" w:sz="6" w:space="0" w:color="AEAEAE"/>
            </w:tcBorders>
            <w:shd w:val="clear" w:color="auto" w:fill="E0E0E0"/>
          </w:tcPr>
          <w:p w14:paraId="000004E0" w14:textId="77777777" w:rsidR="00C14C0B" w:rsidRPr="00EB42BE" w:rsidRDefault="00DF6B49">
            <w:pPr>
              <w:ind w:left="60" w:right="60"/>
              <w:jc w:val="center"/>
              <w:rPr>
                <w:rFonts w:ascii="Arial" w:eastAsia="Arial" w:hAnsi="Arial" w:cs="Arial"/>
              </w:rPr>
            </w:pPr>
            <w:r w:rsidRPr="00EB42BE">
              <w:rPr>
                <w:rFonts w:ascii="Arial" w:eastAsia="Arial" w:hAnsi="Arial" w:cs="Arial"/>
              </w:rPr>
              <w:t>Performance (Target): Offers a variety of product options</w:t>
            </w:r>
          </w:p>
        </w:tc>
        <w:tc>
          <w:tcPr>
            <w:tcW w:w="1440" w:type="dxa"/>
            <w:tcBorders>
              <w:top w:val="single" w:sz="6" w:space="0" w:color="AEAEAE"/>
              <w:bottom w:val="single" w:sz="6" w:space="0" w:color="AEAEAE"/>
            </w:tcBorders>
            <w:shd w:val="clear" w:color="auto" w:fill="E0E0E0"/>
          </w:tcPr>
          <w:p w14:paraId="000004E1" w14:textId="77777777" w:rsidR="00C14C0B" w:rsidRPr="00EB42BE" w:rsidRDefault="00DF6B49">
            <w:pPr>
              <w:ind w:left="60" w:right="60"/>
              <w:jc w:val="center"/>
              <w:rPr>
                <w:rFonts w:ascii="Arial" w:eastAsia="Arial" w:hAnsi="Arial" w:cs="Arial"/>
              </w:rPr>
            </w:pPr>
            <w:r w:rsidRPr="00EB42BE">
              <w:rPr>
                <w:rFonts w:ascii="Arial" w:eastAsia="Arial" w:hAnsi="Arial" w:cs="Arial"/>
              </w:rPr>
              <w:t>Male</w:t>
            </w:r>
          </w:p>
        </w:tc>
        <w:tc>
          <w:tcPr>
            <w:tcW w:w="540" w:type="dxa"/>
            <w:tcBorders>
              <w:top w:val="single" w:sz="6" w:space="0" w:color="AEAEAE"/>
              <w:bottom w:val="single" w:sz="6" w:space="0" w:color="AEAEAE"/>
              <w:right w:val="single" w:sz="6" w:space="0" w:color="E0E0E0"/>
            </w:tcBorders>
            <w:shd w:val="clear" w:color="auto" w:fill="F9F9FB"/>
          </w:tcPr>
          <w:p w14:paraId="000004E2" w14:textId="77777777" w:rsidR="00C14C0B" w:rsidRPr="00EB42BE" w:rsidRDefault="00DF6B49">
            <w:pPr>
              <w:ind w:left="60" w:right="60"/>
              <w:jc w:val="center"/>
              <w:rPr>
                <w:rFonts w:ascii="Arial" w:eastAsia="Arial" w:hAnsi="Arial" w:cs="Arial"/>
              </w:rPr>
            </w:pPr>
            <w:r w:rsidRPr="00EB42BE">
              <w:rPr>
                <w:rFonts w:ascii="Arial" w:eastAsia="Arial" w:hAnsi="Arial" w:cs="Arial"/>
              </w:rPr>
              <w:t>132</w:t>
            </w:r>
          </w:p>
        </w:tc>
        <w:tc>
          <w:tcPr>
            <w:tcW w:w="720" w:type="dxa"/>
            <w:tcBorders>
              <w:top w:val="single" w:sz="6" w:space="0" w:color="AEAEAE"/>
              <w:left w:val="single" w:sz="6" w:space="0" w:color="E0E0E0"/>
              <w:bottom w:val="single" w:sz="6" w:space="0" w:color="AEAEAE"/>
              <w:right w:val="single" w:sz="6" w:space="0" w:color="E0E0E0"/>
            </w:tcBorders>
            <w:shd w:val="clear" w:color="auto" w:fill="F9F9FB"/>
          </w:tcPr>
          <w:p w14:paraId="000004E3" w14:textId="77777777" w:rsidR="00C14C0B" w:rsidRPr="00EB42BE" w:rsidRDefault="00DF6B49">
            <w:pPr>
              <w:ind w:left="60" w:right="60"/>
              <w:jc w:val="center"/>
              <w:rPr>
                <w:rFonts w:ascii="Arial" w:eastAsia="Arial" w:hAnsi="Arial" w:cs="Arial"/>
              </w:rPr>
            </w:pPr>
            <w:r w:rsidRPr="00EB42BE">
              <w:rPr>
                <w:rFonts w:ascii="Arial" w:eastAsia="Arial" w:hAnsi="Arial" w:cs="Arial"/>
              </w:rPr>
              <w:t>3.64</w:t>
            </w:r>
          </w:p>
        </w:tc>
      </w:tr>
      <w:tr w:rsidR="00C14C0B" w:rsidRPr="00EB42BE" w14:paraId="5CEDE330" w14:textId="77777777" w:rsidTr="009F2FF3">
        <w:trPr>
          <w:trHeight w:val="495"/>
          <w:jc w:val="center"/>
        </w:trPr>
        <w:tc>
          <w:tcPr>
            <w:tcW w:w="5215" w:type="dxa"/>
            <w:vMerge/>
            <w:tcBorders>
              <w:top w:val="single" w:sz="6" w:space="0" w:color="AEAEAE"/>
              <w:bottom w:val="single" w:sz="6" w:space="0" w:color="AEAEAE"/>
            </w:tcBorders>
            <w:shd w:val="clear" w:color="auto" w:fill="E0E0E0"/>
          </w:tcPr>
          <w:p w14:paraId="000004E4"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440" w:type="dxa"/>
            <w:tcBorders>
              <w:top w:val="single" w:sz="6" w:space="0" w:color="AEAEAE"/>
              <w:bottom w:val="single" w:sz="6" w:space="0" w:color="AEAEAE"/>
            </w:tcBorders>
            <w:shd w:val="clear" w:color="auto" w:fill="E0E0E0"/>
          </w:tcPr>
          <w:p w14:paraId="000004E5" w14:textId="77777777" w:rsidR="00C14C0B" w:rsidRPr="00EB42BE" w:rsidRDefault="00DF6B49">
            <w:pPr>
              <w:ind w:left="60" w:right="60"/>
              <w:jc w:val="center"/>
              <w:rPr>
                <w:rFonts w:ascii="Arial" w:eastAsia="Arial" w:hAnsi="Arial" w:cs="Arial"/>
              </w:rPr>
            </w:pPr>
            <w:r w:rsidRPr="00EB42BE">
              <w:rPr>
                <w:rFonts w:ascii="Arial" w:eastAsia="Arial" w:hAnsi="Arial" w:cs="Arial"/>
              </w:rPr>
              <w:t>Female</w:t>
            </w:r>
          </w:p>
        </w:tc>
        <w:tc>
          <w:tcPr>
            <w:tcW w:w="540" w:type="dxa"/>
            <w:tcBorders>
              <w:top w:val="single" w:sz="6" w:space="0" w:color="AEAEAE"/>
              <w:bottom w:val="single" w:sz="6" w:space="0" w:color="AEAEAE"/>
              <w:right w:val="single" w:sz="6" w:space="0" w:color="E0E0E0"/>
            </w:tcBorders>
            <w:shd w:val="clear" w:color="auto" w:fill="F9F9FB"/>
          </w:tcPr>
          <w:p w14:paraId="000004E6" w14:textId="77777777" w:rsidR="00C14C0B" w:rsidRPr="00EB42BE" w:rsidRDefault="00DF6B49">
            <w:pPr>
              <w:ind w:left="60" w:right="60"/>
              <w:jc w:val="center"/>
              <w:rPr>
                <w:rFonts w:ascii="Arial" w:eastAsia="Arial" w:hAnsi="Arial" w:cs="Arial"/>
              </w:rPr>
            </w:pPr>
            <w:r w:rsidRPr="00EB42BE">
              <w:rPr>
                <w:rFonts w:ascii="Arial" w:eastAsia="Arial" w:hAnsi="Arial" w:cs="Arial"/>
              </w:rPr>
              <w:t>241</w:t>
            </w:r>
          </w:p>
        </w:tc>
        <w:tc>
          <w:tcPr>
            <w:tcW w:w="720" w:type="dxa"/>
            <w:tcBorders>
              <w:top w:val="single" w:sz="6" w:space="0" w:color="AEAEAE"/>
              <w:left w:val="single" w:sz="6" w:space="0" w:color="E0E0E0"/>
              <w:bottom w:val="single" w:sz="6" w:space="0" w:color="AEAEAE"/>
              <w:right w:val="single" w:sz="6" w:space="0" w:color="E0E0E0"/>
            </w:tcBorders>
            <w:shd w:val="clear" w:color="auto" w:fill="F9F9FB"/>
          </w:tcPr>
          <w:p w14:paraId="000004E7" w14:textId="77777777" w:rsidR="00C14C0B" w:rsidRPr="00EB42BE" w:rsidRDefault="00DF6B49">
            <w:pPr>
              <w:ind w:left="60" w:right="60"/>
              <w:jc w:val="center"/>
              <w:rPr>
                <w:rFonts w:ascii="Arial" w:eastAsia="Arial" w:hAnsi="Arial" w:cs="Arial"/>
              </w:rPr>
            </w:pPr>
            <w:r w:rsidRPr="00EB42BE">
              <w:rPr>
                <w:rFonts w:ascii="Arial" w:eastAsia="Arial" w:hAnsi="Arial" w:cs="Arial"/>
              </w:rPr>
              <w:t>3.93</w:t>
            </w:r>
          </w:p>
        </w:tc>
      </w:tr>
      <w:tr w:rsidR="00C14C0B" w:rsidRPr="00EB42BE" w14:paraId="2D318D98" w14:textId="77777777" w:rsidTr="009F2FF3">
        <w:trPr>
          <w:trHeight w:val="480"/>
          <w:jc w:val="center"/>
        </w:trPr>
        <w:tc>
          <w:tcPr>
            <w:tcW w:w="5215" w:type="dxa"/>
            <w:vMerge w:val="restart"/>
            <w:tcBorders>
              <w:top w:val="single" w:sz="6" w:space="0" w:color="AEAEAE"/>
              <w:bottom w:val="single" w:sz="6" w:space="0" w:color="AEAEAE"/>
            </w:tcBorders>
            <w:shd w:val="clear" w:color="auto" w:fill="E0E0E0"/>
          </w:tcPr>
          <w:p w14:paraId="000004E8" w14:textId="77777777" w:rsidR="00C14C0B" w:rsidRPr="00EB42BE" w:rsidRDefault="00DF6B49">
            <w:pPr>
              <w:ind w:left="60" w:right="60"/>
              <w:jc w:val="center"/>
              <w:rPr>
                <w:rFonts w:ascii="Arial" w:eastAsia="Arial" w:hAnsi="Arial" w:cs="Arial"/>
              </w:rPr>
            </w:pPr>
            <w:r w:rsidRPr="00EB42BE">
              <w:rPr>
                <w:rFonts w:ascii="Arial" w:eastAsia="Arial" w:hAnsi="Arial" w:cs="Arial"/>
              </w:rPr>
              <w:t>Performance (Target): Has more convenient locations for me</w:t>
            </w:r>
          </w:p>
        </w:tc>
        <w:tc>
          <w:tcPr>
            <w:tcW w:w="1440" w:type="dxa"/>
            <w:tcBorders>
              <w:top w:val="single" w:sz="6" w:space="0" w:color="AEAEAE"/>
              <w:bottom w:val="single" w:sz="6" w:space="0" w:color="AEAEAE"/>
            </w:tcBorders>
            <w:shd w:val="clear" w:color="auto" w:fill="E0E0E0"/>
          </w:tcPr>
          <w:p w14:paraId="000004E9" w14:textId="77777777" w:rsidR="00C14C0B" w:rsidRPr="00EB42BE" w:rsidRDefault="00DF6B49">
            <w:pPr>
              <w:ind w:left="60" w:right="60"/>
              <w:jc w:val="center"/>
              <w:rPr>
                <w:rFonts w:ascii="Arial" w:eastAsia="Arial" w:hAnsi="Arial" w:cs="Arial"/>
              </w:rPr>
            </w:pPr>
            <w:r w:rsidRPr="00EB42BE">
              <w:rPr>
                <w:rFonts w:ascii="Arial" w:eastAsia="Arial" w:hAnsi="Arial" w:cs="Arial"/>
              </w:rPr>
              <w:t>Male</w:t>
            </w:r>
          </w:p>
        </w:tc>
        <w:tc>
          <w:tcPr>
            <w:tcW w:w="540" w:type="dxa"/>
            <w:tcBorders>
              <w:top w:val="single" w:sz="6" w:space="0" w:color="AEAEAE"/>
              <w:bottom w:val="single" w:sz="6" w:space="0" w:color="AEAEAE"/>
              <w:right w:val="single" w:sz="6" w:space="0" w:color="E0E0E0"/>
            </w:tcBorders>
            <w:shd w:val="clear" w:color="auto" w:fill="F9F9FB"/>
          </w:tcPr>
          <w:p w14:paraId="000004EA" w14:textId="77777777" w:rsidR="00C14C0B" w:rsidRPr="00EB42BE" w:rsidRDefault="00DF6B49">
            <w:pPr>
              <w:ind w:left="60" w:right="60"/>
              <w:jc w:val="center"/>
              <w:rPr>
                <w:rFonts w:ascii="Arial" w:eastAsia="Arial" w:hAnsi="Arial" w:cs="Arial"/>
              </w:rPr>
            </w:pPr>
            <w:r w:rsidRPr="00EB42BE">
              <w:rPr>
                <w:rFonts w:ascii="Arial" w:eastAsia="Arial" w:hAnsi="Arial" w:cs="Arial"/>
              </w:rPr>
              <w:t>132</w:t>
            </w:r>
          </w:p>
        </w:tc>
        <w:tc>
          <w:tcPr>
            <w:tcW w:w="720" w:type="dxa"/>
            <w:tcBorders>
              <w:top w:val="single" w:sz="6" w:space="0" w:color="AEAEAE"/>
              <w:left w:val="single" w:sz="6" w:space="0" w:color="E0E0E0"/>
              <w:bottom w:val="single" w:sz="6" w:space="0" w:color="AEAEAE"/>
              <w:right w:val="single" w:sz="6" w:space="0" w:color="E0E0E0"/>
            </w:tcBorders>
            <w:shd w:val="clear" w:color="auto" w:fill="F9F9FB"/>
          </w:tcPr>
          <w:p w14:paraId="000004EB" w14:textId="77777777" w:rsidR="00C14C0B" w:rsidRPr="00EB42BE" w:rsidRDefault="00DF6B49">
            <w:pPr>
              <w:ind w:left="60" w:right="60"/>
              <w:jc w:val="center"/>
              <w:rPr>
                <w:rFonts w:ascii="Arial" w:eastAsia="Arial" w:hAnsi="Arial" w:cs="Arial"/>
              </w:rPr>
            </w:pPr>
            <w:r w:rsidRPr="00EB42BE">
              <w:rPr>
                <w:rFonts w:ascii="Arial" w:eastAsia="Arial" w:hAnsi="Arial" w:cs="Arial"/>
              </w:rPr>
              <w:t>3.26</w:t>
            </w:r>
          </w:p>
        </w:tc>
      </w:tr>
      <w:tr w:rsidR="00C14C0B" w:rsidRPr="00EB42BE" w14:paraId="6111BBEF" w14:textId="77777777" w:rsidTr="009F2FF3">
        <w:trPr>
          <w:trHeight w:val="495"/>
          <w:jc w:val="center"/>
        </w:trPr>
        <w:tc>
          <w:tcPr>
            <w:tcW w:w="5215" w:type="dxa"/>
            <w:vMerge/>
            <w:tcBorders>
              <w:top w:val="single" w:sz="6" w:space="0" w:color="AEAEAE"/>
              <w:bottom w:val="single" w:sz="6" w:space="0" w:color="AEAEAE"/>
            </w:tcBorders>
            <w:shd w:val="clear" w:color="auto" w:fill="E0E0E0"/>
          </w:tcPr>
          <w:p w14:paraId="000004EC"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440" w:type="dxa"/>
            <w:tcBorders>
              <w:top w:val="single" w:sz="6" w:space="0" w:color="AEAEAE"/>
              <w:bottom w:val="single" w:sz="6" w:space="0" w:color="AEAEAE"/>
            </w:tcBorders>
            <w:shd w:val="clear" w:color="auto" w:fill="E0E0E0"/>
          </w:tcPr>
          <w:p w14:paraId="000004ED" w14:textId="77777777" w:rsidR="00C14C0B" w:rsidRPr="00EB42BE" w:rsidRDefault="00DF6B49">
            <w:pPr>
              <w:ind w:left="60" w:right="60"/>
              <w:jc w:val="center"/>
              <w:rPr>
                <w:rFonts w:ascii="Arial" w:eastAsia="Arial" w:hAnsi="Arial" w:cs="Arial"/>
              </w:rPr>
            </w:pPr>
            <w:r w:rsidRPr="00EB42BE">
              <w:rPr>
                <w:rFonts w:ascii="Arial" w:eastAsia="Arial" w:hAnsi="Arial" w:cs="Arial"/>
              </w:rPr>
              <w:t>Female</w:t>
            </w:r>
          </w:p>
        </w:tc>
        <w:tc>
          <w:tcPr>
            <w:tcW w:w="540" w:type="dxa"/>
            <w:tcBorders>
              <w:top w:val="single" w:sz="6" w:space="0" w:color="AEAEAE"/>
              <w:bottom w:val="single" w:sz="6" w:space="0" w:color="AEAEAE"/>
              <w:right w:val="single" w:sz="6" w:space="0" w:color="E0E0E0"/>
            </w:tcBorders>
            <w:shd w:val="clear" w:color="auto" w:fill="F9F9FB"/>
          </w:tcPr>
          <w:p w14:paraId="000004EE" w14:textId="77777777" w:rsidR="00C14C0B" w:rsidRPr="00EB42BE" w:rsidRDefault="00DF6B49">
            <w:pPr>
              <w:ind w:left="60" w:right="60"/>
              <w:jc w:val="center"/>
              <w:rPr>
                <w:rFonts w:ascii="Arial" w:eastAsia="Arial" w:hAnsi="Arial" w:cs="Arial"/>
              </w:rPr>
            </w:pPr>
            <w:r w:rsidRPr="00EB42BE">
              <w:rPr>
                <w:rFonts w:ascii="Arial" w:eastAsia="Arial" w:hAnsi="Arial" w:cs="Arial"/>
              </w:rPr>
              <w:t>241</w:t>
            </w:r>
          </w:p>
        </w:tc>
        <w:tc>
          <w:tcPr>
            <w:tcW w:w="720" w:type="dxa"/>
            <w:tcBorders>
              <w:top w:val="single" w:sz="6" w:space="0" w:color="AEAEAE"/>
              <w:left w:val="single" w:sz="6" w:space="0" w:color="E0E0E0"/>
              <w:bottom w:val="single" w:sz="6" w:space="0" w:color="AEAEAE"/>
              <w:right w:val="single" w:sz="6" w:space="0" w:color="E0E0E0"/>
            </w:tcBorders>
            <w:shd w:val="clear" w:color="auto" w:fill="F9F9FB"/>
          </w:tcPr>
          <w:p w14:paraId="000004EF" w14:textId="77777777" w:rsidR="00C14C0B" w:rsidRPr="00EB42BE" w:rsidRDefault="00DF6B49">
            <w:pPr>
              <w:ind w:left="60" w:right="60"/>
              <w:jc w:val="center"/>
              <w:rPr>
                <w:rFonts w:ascii="Arial" w:eastAsia="Arial" w:hAnsi="Arial" w:cs="Arial"/>
              </w:rPr>
            </w:pPr>
            <w:r w:rsidRPr="00EB42BE">
              <w:rPr>
                <w:rFonts w:ascii="Arial" w:eastAsia="Arial" w:hAnsi="Arial" w:cs="Arial"/>
              </w:rPr>
              <w:t>3.50</w:t>
            </w:r>
          </w:p>
        </w:tc>
      </w:tr>
      <w:tr w:rsidR="00C14C0B" w:rsidRPr="00EB42BE" w14:paraId="0063B71D" w14:textId="77777777" w:rsidTr="009F2FF3">
        <w:trPr>
          <w:trHeight w:val="480"/>
          <w:jc w:val="center"/>
        </w:trPr>
        <w:tc>
          <w:tcPr>
            <w:tcW w:w="5215" w:type="dxa"/>
            <w:vMerge w:val="restart"/>
            <w:tcBorders>
              <w:top w:val="single" w:sz="6" w:space="0" w:color="AEAEAE"/>
              <w:bottom w:val="single" w:sz="6" w:space="0" w:color="AEAEAE"/>
            </w:tcBorders>
            <w:shd w:val="clear" w:color="auto" w:fill="E0E0E0"/>
          </w:tcPr>
          <w:p w14:paraId="000004F0" w14:textId="77777777" w:rsidR="00C14C0B" w:rsidRPr="00EB42BE" w:rsidRDefault="00DF6B49">
            <w:pPr>
              <w:ind w:left="60" w:right="60"/>
              <w:jc w:val="center"/>
              <w:rPr>
                <w:rFonts w:ascii="Arial" w:eastAsia="Arial" w:hAnsi="Arial" w:cs="Arial"/>
              </w:rPr>
            </w:pPr>
            <w:r w:rsidRPr="00EB42BE">
              <w:rPr>
                <w:rFonts w:ascii="Arial" w:eastAsia="Arial" w:hAnsi="Arial" w:cs="Arial"/>
              </w:rPr>
              <w:t>Performance (Target): Offers products at Reasonable Prices</w:t>
            </w:r>
          </w:p>
        </w:tc>
        <w:tc>
          <w:tcPr>
            <w:tcW w:w="1440" w:type="dxa"/>
            <w:tcBorders>
              <w:top w:val="single" w:sz="6" w:space="0" w:color="AEAEAE"/>
              <w:bottom w:val="single" w:sz="6" w:space="0" w:color="AEAEAE"/>
            </w:tcBorders>
            <w:shd w:val="clear" w:color="auto" w:fill="E0E0E0"/>
          </w:tcPr>
          <w:p w14:paraId="000004F1" w14:textId="77777777" w:rsidR="00C14C0B" w:rsidRPr="00EB42BE" w:rsidRDefault="00DF6B49">
            <w:pPr>
              <w:ind w:left="60" w:right="60"/>
              <w:jc w:val="center"/>
              <w:rPr>
                <w:rFonts w:ascii="Arial" w:eastAsia="Arial" w:hAnsi="Arial" w:cs="Arial"/>
              </w:rPr>
            </w:pPr>
            <w:r w:rsidRPr="00EB42BE">
              <w:rPr>
                <w:rFonts w:ascii="Arial" w:eastAsia="Arial" w:hAnsi="Arial" w:cs="Arial"/>
              </w:rPr>
              <w:t>Male</w:t>
            </w:r>
          </w:p>
        </w:tc>
        <w:tc>
          <w:tcPr>
            <w:tcW w:w="540" w:type="dxa"/>
            <w:tcBorders>
              <w:top w:val="single" w:sz="6" w:space="0" w:color="AEAEAE"/>
              <w:bottom w:val="single" w:sz="6" w:space="0" w:color="AEAEAE"/>
              <w:right w:val="single" w:sz="6" w:space="0" w:color="E0E0E0"/>
            </w:tcBorders>
            <w:shd w:val="clear" w:color="auto" w:fill="F9F9FB"/>
          </w:tcPr>
          <w:p w14:paraId="000004F2" w14:textId="77777777" w:rsidR="00C14C0B" w:rsidRPr="00EB42BE" w:rsidRDefault="00DF6B49">
            <w:pPr>
              <w:ind w:left="60" w:right="60"/>
              <w:jc w:val="center"/>
              <w:rPr>
                <w:rFonts w:ascii="Arial" w:eastAsia="Arial" w:hAnsi="Arial" w:cs="Arial"/>
              </w:rPr>
            </w:pPr>
            <w:r w:rsidRPr="00EB42BE">
              <w:rPr>
                <w:rFonts w:ascii="Arial" w:eastAsia="Arial" w:hAnsi="Arial" w:cs="Arial"/>
              </w:rPr>
              <w:t>132</w:t>
            </w:r>
          </w:p>
        </w:tc>
        <w:tc>
          <w:tcPr>
            <w:tcW w:w="720" w:type="dxa"/>
            <w:tcBorders>
              <w:top w:val="single" w:sz="6" w:space="0" w:color="AEAEAE"/>
              <w:left w:val="single" w:sz="6" w:space="0" w:color="E0E0E0"/>
              <w:bottom w:val="single" w:sz="6" w:space="0" w:color="AEAEAE"/>
              <w:right w:val="single" w:sz="6" w:space="0" w:color="E0E0E0"/>
            </w:tcBorders>
            <w:shd w:val="clear" w:color="auto" w:fill="F9F9FB"/>
          </w:tcPr>
          <w:p w14:paraId="000004F3" w14:textId="77777777" w:rsidR="00C14C0B" w:rsidRPr="00EB42BE" w:rsidRDefault="00DF6B49">
            <w:pPr>
              <w:ind w:left="60" w:right="60"/>
              <w:jc w:val="center"/>
              <w:rPr>
                <w:rFonts w:ascii="Arial" w:eastAsia="Arial" w:hAnsi="Arial" w:cs="Arial"/>
              </w:rPr>
            </w:pPr>
            <w:r w:rsidRPr="00EB42BE">
              <w:rPr>
                <w:rFonts w:ascii="Arial" w:eastAsia="Arial" w:hAnsi="Arial" w:cs="Arial"/>
              </w:rPr>
              <w:t>3.04</w:t>
            </w:r>
          </w:p>
        </w:tc>
      </w:tr>
      <w:tr w:rsidR="00C14C0B" w:rsidRPr="00EB42BE" w14:paraId="0C748D9C" w14:textId="77777777" w:rsidTr="009F2FF3">
        <w:trPr>
          <w:trHeight w:val="495"/>
          <w:jc w:val="center"/>
        </w:trPr>
        <w:tc>
          <w:tcPr>
            <w:tcW w:w="5215" w:type="dxa"/>
            <w:vMerge/>
            <w:tcBorders>
              <w:top w:val="single" w:sz="6" w:space="0" w:color="AEAEAE"/>
              <w:bottom w:val="single" w:sz="6" w:space="0" w:color="AEAEAE"/>
            </w:tcBorders>
            <w:shd w:val="clear" w:color="auto" w:fill="E0E0E0"/>
          </w:tcPr>
          <w:p w14:paraId="000004F4"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440" w:type="dxa"/>
            <w:tcBorders>
              <w:top w:val="single" w:sz="6" w:space="0" w:color="AEAEAE"/>
              <w:bottom w:val="single" w:sz="6" w:space="0" w:color="AEAEAE"/>
            </w:tcBorders>
            <w:shd w:val="clear" w:color="auto" w:fill="E0E0E0"/>
          </w:tcPr>
          <w:p w14:paraId="000004F5" w14:textId="77777777" w:rsidR="00C14C0B" w:rsidRPr="00EB42BE" w:rsidRDefault="00DF6B49">
            <w:pPr>
              <w:ind w:left="60" w:right="60"/>
              <w:jc w:val="center"/>
              <w:rPr>
                <w:rFonts w:ascii="Arial" w:eastAsia="Arial" w:hAnsi="Arial" w:cs="Arial"/>
              </w:rPr>
            </w:pPr>
            <w:r w:rsidRPr="00EB42BE">
              <w:rPr>
                <w:rFonts w:ascii="Arial" w:eastAsia="Arial" w:hAnsi="Arial" w:cs="Arial"/>
              </w:rPr>
              <w:t>Female</w:t>
            </w:r>
          </w:p>
        </w:tc>
        <w:tc>
          <w:tcPr>
            <w:tcW w:w="540" w:type="dxa"/>
            <w:tcBorders>
              <w:top w:val="single" w:sz="6" w:space="0" w:color="AEAEAE"/>
              <w:bottom w:val="single" w:sz="6" w:space="0" w:color="AEAEAE"/>
              <w:right w:val="single" w:sz="6" w:space="0" w:color="E0E0E0"/>
            </w:tcBorders>
            <w:shd w:val="clear" w:color="auto" w:fill="F9F9FB"/>
          </w:tcPr>
          <w:p w14:paraId="000004F6" w14:textId="77777777" w:rsidR="00C14C0B" w:rsidRPr="00EB42BE" w:rsidRDefault="00DF6B49">
            <w:pPr>
              <w:ind w:left="60" w:right="60"/>
              <w:jc w:val="center"/>
              <w:rPr>
                <w:rFonts w:ascii="Arial" w:eastAsia="Arial" w:hAnsi="Arial" w:cs="Arial"/>
              </w:rPr>
            </w:pPr>
            <w:r w:rsidRPr="00EB42BE">
              <w:rPr>
                <w:rFonts w:ascii="Arial" w:eastAsia="Arial" w:hAnsi="Arial" w:cs="Arial"/>
              </w:rPr>
              <w:t>240</w:t>
            </w:r>
          </w:p>
        </w:tc>
        <w:tc>
          <w:tcPr>
            <w:tcW w:w="720" w:type="dxa"/>
            <w:tcBorders>
              <w:top w:val="single" w:sz="6" w:space="0" w:color="AEAEAE"/>
              <w:left w:val="single" w:sz="6" w:space="0" w:color="E0E0E0"/>
              <w:bottom w:val="single" w:sz="6" w:space="0" w:color="AEAEAE"/>
              <w:right w:val="single" w:sz="6" w:space="0" w:color="E0E0E0"/>
            </w:tcBorders>
            <w:shd w:val="clear" w:color="auto" w:fill="F9F9FB"/>
          </w:tcPr>
          <w:p w14:paraId="000004F7" w14:textId="77777777" w:rsidR="00C14C0B" w:rsidRPr="00EB42BE" w:rsidRDefault="00DF6B49">
            <w:pPr>
              <w:ind w:left="60" w:right="60"/>
              <w:jc w:val="center"/>
              <w:rPr>
                <w:rFonts w:ascii="Arial" w:eastAsia="Arial" w:hAnsi="Arial" w:cs="Arial"/>
              </w:rPr>
            </w:pPr>
            <w:r w:rsidRPr="00EB42BE">
              <w:rPr>
                <w:rFonts w:ascii="Arial" w:eastAsia="Arial" w:hAnsi="Arial" w:cs="Arial"/>
              </w:rPr>
              <w:t>3.12</w:t>
            </w:r>
          </w:p>
        </w:tc>
      </w:tr>
      <w:tr w:rsidR="00C14C0B" w:rsidRPr="00EB42BE" w14:paraId="6E694461" w14:textId="77777777" w:rsidTr="009F2FF3">
        <w:trPr>
          <w:trHeight w:val="480"/>
          <w:jc w:val="center"/>
        </w:trPr>
        <w:tc>
          <w:tcPr>
            <w:tcW w:w="5215" w:type="dxa"/>
            <w:vMerge w:val="restart"/>
            <w:tcBorders>
              <w:top w:val="single" w:sz="6" w:space="0" w:color="AEAEAE"/>
              <w:bottom w:val="single" w:sz="6" w:space="0" w:color="AEAEAE"/>
            </w:tcBorders>
            <w:shd w:val="clear" w:color="auto" w:fill="E0E0E0"/>
          </w:tcPr>
          <w:p w14:paraId="000004F8" w14:textId="77777777" w:rsidR="00C14C0B" w:rsidRPr="00EB42BE" w:rsidRDefault="00DF6B49">
            <w:pPr>
              <w:ind w:left="60" w:right="60"/>
              <w:jc w:val="center"/>
              <w:rPr>
                <w:rFonts w:ascii="Arial" w:eastAsia="Arial" w:hAnsi="Arial" w:cs="Arial"/>
              </w:rPr>
            </w:pPr>
            <w:r w:rsidRPr="00EB42BE">
              <w:rPr>
                <w:rFonts w:ascii="Arial" w:eastAsia="Arial" w:hAnsi="Arial" w:cs="Arial"/>
              </w:rPr>
              <w:t>Performance (Target): Has Excellent Customer Service</w:t>
            </w:r>
          </w:p>
        </w:tc>
        <w:tc>
          <w:tcPr>
            <w:tcW w:w="1440" w:type="dxa"/>
            <w:tcBorders>
              <w:top w:val="single" w:sz="6" w:space="0" w:color="AEAEAE"/>
              <w:bottom w:val="single" w:sz="6" w:space="0" w:color="AEAEAE"/>
            </w:tcBorders>
            <w:shd w:val="clear" w:color="auto" w:fill="E0E0E0"/>
          </w:tcPr>
          <w:p w14:paraId="000004F9" w14:textId="77777777" w:rsidR="00C14C0B" w:rsidRPr="00EB42BE" w:rsidRDefault="00DF6B49">
            <w:pPr>
              <w:ind w:left="60" w:right="60"/>
              <w:jc w:val="center"/>
              <w:rPr>
                <w:rFonts w:ascii="Arial" w:eastAsia="Arial" w:hAnsi="Arial" w:cs="Arial"/>
              </w:rPr>
            </w:pPr>
            <w:r w:rsidRPr="00EB42BE">
              <w:rPr>
                <w:rFonts w:ascii="Arial" w:eastAsia="Arial" w:hAnsi="Arial" w:cs="Arial"/>
              </w:rPr>
              <w:t>Male</w:t>
            </w:r>
          </w:p>
        </w:tc>
        <w:tc>
          <w:tcPr>
            <w:tcW w:w="540" w:type="dxa"/>
            <w:tcBorders>
              <w:top w:val="single" w:sz="6" w:space="0" w:color="AEAEAE"/>
              <w:bottom w:val="single" w:sz="6" w:space="0" w:color="AEAEAE"/>
              <w:right w:val="single" w:sz="6" w:space="0" w:color="E0E0E0"/>
            </w:tcBorders>
            <w:shd w:val="clear" w:color="auto" w:fill="F9F9FB"/>
          </w:tcPr>
          <w:p w14:paraId="000004FA" w14:textId="77777777" w:rsidR="00C14C0B" w:rsidRPr="00EB42BE" w:rsidRDefault="00DF6B49">
            <w:pPr>
              <w:ind w:left="60" w:right="60"/>
              <w:jc w:val="center"/>
              <w:rPr>
                <w:rFonts w:ascii="Arial" w:eastAsia="Arial" w:hAnsi="Arial" w:cs="Arial"/>
              </w:rPr>
            </w:pPr>
            <w:r w:rsidRPr="00EB42BE">
              <w:rPr>
                <w:rFonts w:ascii="Arial" w:eastAsia="Arial" w:hAnsi="Arial" w:cs="Arial"/>
              </w:rPr>
              <w:t>132</w:t>
            </w:r>
          </w:p>
        </w:tc>
        <w:tc>
          <w:tcPr>
            <w:tcW w:w="720" w:type="dxa"/>
            <w:tcBorders>
              <w:top w:val="single" w:sz="6" w:space="0" w:color="AEAEAE"/>
              <w:left w:val="single" w:sz="6" w:space="0" w:color="E0E0E0"/>
              <w:bottom w:val="single" w:sz="6" w:space="0" w:color="AEAEAE"/>
              <w:right w:val="single" w:sz="6" w:space="0" w:color="E0E0E0"/>
            </w:tcBorders>
            <w:shd w:val="clear" w:color="auto" w:fill="F9F9FB"/>
          </w:tcPr>
          <w:p w14:paraId="000004FB" w14:textId="77777777" w:rsidR="00C14C0B" w:rsidRPr="00EB42BE" w:rsidRDefault="00DF6B49">
            <w:pPr>
              <w:ind w:left="60" w:right="60"/>
              <w:jc w:val="center"/>
              <w:rPr>
                <w:rFonts w:ascii="Arial" w:eastAsia="Arial" w:hAnsi="Arial" w:cs="Arial"/>
              </w:rPr>
            </w:pPr>
            <w:r w:rsidRPr="00EB42BE">
              <w:rPr>
                <w:rFonts w:ascii="Arial" w:eastAsia="Arial" w:hAnsi="Arial" w:cs="Arial"/>
              </w:rPr>
              <w:t>3.70</w:t>
            </w:r>
          </w:p>
        </w:tc>
      </w:tr>
      <w:tr w:rsidR="00C14C0B" w:rsidRPr="00EB42BE" w14:paraId="577139FC" w14:textId="77777777" w:rsidTr="009F2FF3">
        <w:trPr>
          <w:trHeight w:val="495"/>
          <w:jc w:val="center"/>
        </w:trPr>
        <w:tc>
          <w:tcPr>
            <w:tcW w:w="5215" w:type="dxa"/>
            <w:vMerge/>
            <w:tcBorders>
              <w:top w:val="single" w:sz="6" w:space="0" w:color="AEAEAE"/>
              <w:bottom w:val="single" w:sz="6" w:space="0" w:color="AEAEAE"/>
            </w:tcBorders>
            <w:shd w:val="clear" w:color="auto" w:fill="E0E0E0"/>
          </w:tcPr>
          <w:p w14:paraId="000004FC"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440" w:type="dxa"/>
            <w:tcBorders>
              <w:top w:val="single" w:sz="6" w:space="0" w:color="AEAEAE"/>
              <w:bottom w:val="single" w:sz="6" w:space="0" w:color="AEAEAE"/>
            </w:tcBorders>
            <w:shd w:val="clear" w:color="auto" w:fill="E0E0E0"/>
          </w:tcPr>
          <w:p w14:paraId="000004FD" w14:textId="77777777" w:rsidR="00C14C0B" w:rsidRPr="00EB42BE" w:rsidRDefault="00DF6B49">
            <w:pPr>
              <w:ind w:left="60" w:right="60"/>
              <w:jc w:val="center"/>
              <w:rPr>
                <w:rFonts w:ascii="Arial" w:eastAsia="Arial" w:hAnsi="Arial" w:cs="Arial"/>
              </w:rPr>
            </w:pPr>
            <w:r w:rsidRPr="00EB42BE">
              <w:rPr>
                <w:rFonts w:ascii="Arial" w:eastAsia="Arial" w:hAnsi="Arial" w:cs="Arial"/>
              </w:rPr>
              <w:t>Female</w:t>
            </w:r>
          </w:p>
        </w:tc>
        <w:tc>
          <w:tcPr>
            <w:tcW w:w="540" w:type="dxa"/>
            <w:tcBorders>
              <w:top w:val="single" w:sz="6" w:space="0" w:color="AEAEAE"/>
              <w:bottom w:val="single" w:sz="6" w:space="0" w:color="AEAEAE"/>
              <w:right w:val="single" w:sz="6" w:space="0" w:color="E0E0E0"/>
            </w:tcBorders>
            <w:shd w:val="clear" w:color="auto" w:fill="F9F9FB"/>
          </w:tcPr>
          <w:p w14:paraId="000004FE" w14:textId="77777777" w:rsidR="00C14C0B" w:rsidRPr="00EB42BE" w:rsidRDefault="00DF6B49">
            <w:pPr>
              <w:ind w:left="60" w:right="60"/>
              <w:jc w:val="center"/>
              <w:rPr>
                <w:rFonts w:ascii="Arial" w:eastAsia="Arial" w:hAnsi="Arial" w:cs="Arial"/>
              </w:rPr>
            </w:pPr>
            <w:r w:rsidRPr="00EB42BE">
              <w:rPr>
                <w:rFonts w:ascii="Arial" w:eastAsia="Arial" w:hAnsi="Arial" w:cs="Arial"/>
              </w:rPr>
              <w:t>239</w:t>
            </w:r>
          </w:p>
        </w:tc>
        <w:tc>
          <w:tcPr>
            <w:tcW w:w="720" w:type="dxa"/>
            <w:tcBorders>
              <w:top w:val="single" w:sz="6" w:space="0" w:color="AEAEAE"/>
              <w:left w:val="single" w:sz="6" w:space="0" w:color="E0E0E0"/>
              <w:bottom w:val="single" w:sz="6" w:space="0" w:color="AEAEAE"/>
              <w:right w:val="single" w:sz="6" w:space="0" w:color="E0E0E0"/>
            </w:tcBorders>
            <w:shd w:val="clear" w:color="auto" w:fill="F9F9FB"/>
          </w:tcPr>
          <w:p w14:paraId="000004FF" w14:textId="77777777" w:rsidR="00C14C0B" w:rsidRPr="00EB42BE" w:rsidRDefault="00DF6B49">
            <w:pPr>
              <w:ind w:left="60" w:right="60"/>
              <w:jc w:val="center"/>
              <w:rPr>
                <w:rFonts w:ascii="Arial" w:eastAsia="Arial" w:hAnsi="Arial" w:cs="Arial"/>
              </w:rPr>
            </w:pPr>
            <w:r w:rsidRPr="00EB42BE">
              <w:rPr>
                <w:rFonts w:ascii="Arial" w:eastAsia="Arial" w:hAnsi="Arial" w:cs="Arial"/>
              </w:rPr>
              <w:t>3.90</w:t>
            </w:r>
          </w:p>
        </w:tc>
      </w:tr>
      <w:tr w:rsidR="00C14C0B" w:rsidRPr="00EB42BE" w14:paraId="2DCA53BC" w14:textId="77777777" w:rsidTr="009F2FF3">
        <w:trPr>
          <w:trHeight w:val="480"/>
          <w:jc w:val="center"/>
        </w:trPr>
        <w:tc>
          <w:tcPr>
            <w:tcW w:w="5215" w:type="dxa"/>
            <w:vMerge w:val="restart"/>
            <w:tcBorders>
              <w:top w:val="single" w:sz="6" w:space="0" w:color="AEAEAE"/>
              <w:bottom w:val="single" w:sz="6" w:space="0" w:color="AEAEAE"/>
            </w:tcBorders>
            <w:shd w:val="clear" w:color="auto" w:fill="E0E0E0"/>
          </w:tcPr>
          <w:p w14:paraId="00000500" w14:textId="77777777" w:rsidR="00C14C0B" w:rsidRPr="00EB42BE" w:rsidRDefault="00DF6B49">
            <w:pPr>
              <w:ind w:left="60" w:right="60"/>
              <w:jc w:val="center"/>
              <w:rPr>
                <w:rFonts w:ascii="Arial" w:eastAsia="Arial" w:hAnsi="Arial" w:cs="Arial"/>
              </w:rPr>
            </w:pPr>
            <w:r w:rsidRPr="00EB42BE">
              <w:rPr>
                <w:rFonts w:ascii="Arial" w:eastAsia="Arial" w:hAnsi="Arial" w:cs="Arial"/>
              </w:rPr>
              <w:t>Performance (Target): Has High Product Quality</w:t>
            </w:r>
          </w:p>
        </w:tc>
        <w:tc>
          <w:tcPr>
            <w:tcW w:w="1440" w:type="dxa"/>
            <w:tcBorders>
              <w:top w:val="single" w:sz="6" w:space="0" w:color="AEAEAE"/>
              <w:bottom w:val="single" w:sz="6" w:space="0" w:color="AEAEAE"/>
            </w:tcBorders>
            <w:shd w:val="clear" w:color="auto" w:fill="E0E0E0"/>
          </w:tcPr>
          <w:p w14:paraId="00000501" w14:textId="77777777" w:rsidR="00C14C0B" w:rsidRPr="00EB42BE" w:rsidRDefault="00DF6B49">
            <w:pPr>
              <w:ind w:left="60" w:right="60"/>
              <w:jc w:val="center"/>
              <w:rPr>
                <w:rFonts w:ascii="Arial" w:eastAsia="Arial" w:hAnsi="Arial" w:cs="Arial"/>
              </w:rPr>
            </w:pPr>
            <w:r w:rsidRPr="00EB42BE">
              <w:rPr>
                <w:rFonts w:ascii="Arial" w:eastAsia="Arial" w:hAnsi="Arial" w:cs="Arial"/>
              </w:rPr>
              <w:t>Male</w:t>
            </w:r>
          </w:p>
        </w:tc>
        <w:tc>
          <w:tcPr>
            <w:tcW w:w="540" w:type="dxa"/>
            <w:tcBorders>
              <w:top w:val="single" w:sz="6" w:space="0" w:color="AEAEAE"/>
              <w:bottom w:val="single" w:sz="6" w:space="0" w:color="AEAEAE"/>
              <w:right w:val="single" w:sz="6" w:space="0" w:color="E0E0E0"/>
            </w:tcBorders>
            <w:shd w:val="clear" w:color="auto" w:fill="F9F9FB"/>
          </w:tcPr>
          <w:p w14:paraId="00000502" w14:textId="77777777" w:rsidR="00C14C0B" w:rsidRPr="00EB42BE" w:rsidRDefault="00DF6B49">
            <w:pPr>
              <w:ind w:left="60" w:right="60"/>
              <w:jc w:val="center"/>
              <w:rPr>
                <w:rFonts w:ascii="Arial" w:eastAsia="Arial" w:hAnsi="Arial" w:cs="Arial"/>
              </w:rPr>
            </w:pPr>
            <w:r w:rsidRPr="00EB42BE">
              <w:rPr>
                <w:rFonts w:ascii="Arial" w:eastAsia="Arial" w:hAnsi="Arial" w:cs="Arial"/>
              </w:rPr>
              <w:t>132</w:t>
            </w:r>
          </w:p>
        </w:tc>
        <w:tc>
          <w:tcPr>
            <w:tcW w:w="720" w:type="dxa"/>
            <w:tcBorders>
              <w:top w:val="single" w:sz="6" w:space="0" w:color="AEAEAE"/>
              <w:left w:val="single" w:sz="6" w:space="0" w:color="E0E0E0"/>
              <w:bottom w:val="single" w:sz="6" w:space="0" w:color="AEAEAE"/>
              <w:right w:val="single" w:sz="6" w:space="0" w:color="E0E0E0"/>
            </w:tcBorders>
            <w:shd w:val="clear" w:color="auto" w:fill="F9F9FB"/>
          </w:tcPr>
          <w:p w14:paraId="00000503" w14:textId="77777777" w:rsidR="00C14C0B" w:rsidRPr="00EB42BE" w:rsidRDefault="00DF6B49">
            <w:pPr>
              <w:ind w:left="60" w:right="60"/>
              <w:jc w:val="center"/>
              <w:rPr>
                <w:rFonts w:ascii="Arial" w:eastAsia="Arial" w:hAnsi="Arial" w:cs="Arial"/>
              </w:rPr>
            </w:pPr>
            <w:r w:rsidRPr="00EB42BE">
              <w:rPr>
                <w:rFonts w:ascii="Arial" w:eastAsia="Arial" w:hAnsi="Arial" w:cs="Arial"/>
              </w:rPr>
              <w:t>3.75</w:t>
            </w:r>
          </w:p>
        </w:tc>
      </w:tr>
      <w:tr w:rsidR="00C14C0B" w:rsidRPr="00EB42BE" w14:paraId="45FB2F4F" w14:textId="77777777" w:rsidTr="009F2FF3">
        <w:trPr>
          <w:trHeight w:val="495"/>
          <w:jc w:val="center"/>
        </w:trPr>
        <w:tc>
          <w:tcPr>
            <w:tcW w:w="5215" w:type="dxa"/>
            <w:vMerge/>
            <w:tcBorders>
              <w:top w:val="single" w:sz="6" w:space="0" w:color="AEAEAE"/>
              <w:bottom w:val="single" w:sz="6" w:space="0" w:color="AEAEAE"/>
            </w:tcBorders>
            <w:shd w:val="clear" w:color="auto" w:fill="E0E0E0"/>
          </w:tcPr>
          <w:p w14:paraId="00000504"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440" w:type="dxa"/>
            <w:tcBorders>
              <w:top w:val="single" w:sz="6" w:space="0" w:color="AEAEAE"/>
              <w:bottom w:val="single" w:sz="6" w:space="0" w:color="AEAEAE"/>
            </w:tcBorders>
            <w:shd w:val="clear" w:color="auto" w:fill="E0E0E0"/>
          </w:tcPr>
          <w:p w14:paraId="00000505" w14:textId="77777777" w:rsidR="00C14C0B" w:rsidRPr="00EB42BE" w:rsidRDefault="00DF6B49">
            <w:pPr>
              <w:ind w:left="60" w:right="60"/>
              <w:jc w:val="center"/>
              <w:rPr>
                <w:rFonts w:ascii="Arial" w:eastAsia="Arial" w:hAnsi="Arial" w:cs="Arial"/>
              </w:rPr>
            </w:pPr>
            <w:r w:rsidRPr="00EB42BE">
              <w:rPr>
                <w:rFonts w:ascii="Arial" w:eastAsia="Arial" w:hAnsi="Arial" w:cs="Arial"/>
              </w:rPr>
              <w:t>Female</w:t>
            </w:r>
          </w:p>
        </w:tc>
        <w:tc>
          <w:tcPr>
            <w:tcW w:w="540" w:type="dxa"/>
            <w:tcBorders>
              <w:top w:val="single" w:sz="6" w:space="0" w:color="AEAEAE"/>
              <w:bottom w:val="single" w:sz="6" w:space="0" w:color="AEAEAE"/>
              <w:right w:val="single" w:sz="6" w:space="0" w:color="E0E0E0"/>
            </w:tcBorders>
            <w:shd w:val="clear" w:color="auto" w:fill="F9F9FB"/>
          </w:tcPr>
          <w:p w14:paraId="00000506" w14:textId="77777777" w:rsidR="00C14C0B" w:rsidRPr="00EB42BE" w:rsidRDefault="00DF6B49">
            <w:pPr>
              <w:ind w:left="60" w:right="60"/>
              <w:jc w:val="center"/>
              <w:rPr>
                <w:rFonts w:ascii="Arial" w:eastAsia="Arial" w:hAnsi="Arial" w:cs="Arial"/>
              </w:rPr>
            </w:pPr>
            <w:r w:rsidRPr="00EB42BE">
              <w:rPr>
                <w:rFonts w:ascii="Arial" w:eastAsia="Arial" w:hAnsi="Arial" w:cs="Arial"/>
              </w:rPr>
              <w:t>241</w:t>
            </w:r>
          </w:p>
        </w:tc>
        <w:tc>
          <w:tcPr>
            <w:tcW w:w="720" w:type="dxa"/>
            <w:tcBorders>
              <w:top w:val="single" w:sz="6" w:space="0" w:color="AEAEAE"/>
              <w:left w:val="single" w:sz="6" w:space="0" w:color="E0E0E0"/>
              <w:bottom w:val="single" w:sz="6" w:space="0" w:color="AEAEAE"/>
              <w:right w:val="single" w:sz="6" w:space="0" w:color="E0E0E0"/>
            </w:tcBorders>
            <w:shd w:val="clear" w:color="auto" w:fill="F9F9FB"/>
          </w:tcPr>
          <w:p w14:paraId="00000507" w14:textId="77777777" w:rsidR="00C14C0B" w:rsidRPr="00EB42BE" w:rsidRDefault="00DF6B49">
            <w:pPr>
              <w:ind w:left="60" w:right="60"/>
              <w:jc w:val="center"/>
              <w:rPr>
                <w:rFonts w:ascii="Arial" w:eastAsia="Arial" w:hAnsi="Arial" w:cs="Arial"/>
              </w:rPr>
            </w:pPr>
            <w:r w:rsidRPr="00EB42BE">
              <w:rPr>
                <w:rFonts w:ascii="Arial" w:eastAsia="Arial" w:hAnsi="Arial" w:cs="Arial"/>
              </w:rPr>
              <w:t>4.00</w:t>
            </w:r>
          </w:p>
        </w:tc>
      </w:tr>
      <w:tr w:rsidR="00C14C0B" w:rsidRPr="00EB42BE" w14:paraId="5052C5A3" w14:textId="77777777" w:rsidTr="009F2FF3">
        <w:trPr>
          <w:trHeight w:val="480"/>
          <w:jc w:val="center"/>
        </w:trPr>
        <w:tc>
          <w:tcPr>
            <w:tcW w:w="5215" w:type="dxa"/>
            <w:vMerge w:val="restart"/>
            <w:tcBorders>
              <w:top w:val="single" w:sz="6" w:space="0" w:color="AEAEAE"/>
              <w:bottom w:val="single" w:sz="6" w:space="0" w:color="AEAEAE"/>
            </w:tcBorders>
            <w:shd w:val="clear" w:color="auto" w:fill="E0E0E0"/>
          </w:tcPr>
          <w:p w14:paraId="00000508" w14:textId="77777777" w:rsidR="00C14C0B" w:rsidRPr="00EB42BE" w:rsidRDefault="00DF6B49">
            <w:pPr>
              <w:ind w:left="60" w:right="60"/>
              <w:jc w:val="center"/>
              <w:rPr>
                <w:rFonts w:ascii="Arial" w:eastAsia="Arial" w:hAnsi="Arial" w:cs="Arial"/>
              </w:rPr>
            </w:pPr>
            <w:r w:rsidRPr="00EB42BE">
              <w:rPr>
                <w:rFonts w:ascii="Arial" w:eastAsia="Arial" w:hAnsi="Arial" w:cs="Arial"/>
              </w:rPr>
              <w:t>Performance (Target): Has a flexible return policy</w:t>
            </w:r>
          </w:p>
        </w:tc>
        <w:tc>
          <w:tcPr>
            <w:tcW w:w="1440" w:type="dxa"/>
            <w:tcBorders>
              <w:top w:val="single" w:sz="6" w:space="0" w:color="AEAEAE"/>
              <w:bottom w:val="single" w:sz="6" w:space="0" w:color="AEAEAE"/>
            </w:tcBorders>
            <w:shd w:val="clear" w:color="auto" w:fill="E0E0E0"/>
          </w:tcPr>
          <w:p w14:paraId="00000509" w14:textId="77777777" w:rsidR="00C14C0B" w:rsidRPr="00EB42BE" w:rsidRDefault="00DF6B49">
            <w:pPr>
              <w:ind w:left="60" w:right="60"/>
              <w:jc w:val="center"/>
              <w:rPr>
                <w:rFonts w:ascii="Arial" w:eastAsia="Arial" w:hAnsi="Arial" w:cs="Arial"/>
              </w:rPr>
            </w:pPr>
            <w:r w:rsidRPr="00EB42BE">
              <w:rPr>
                <w:rFonts w:ascii="Arial" w:eastAsia="Arial" w:hAnsi="Arial" w:cs="Arial"/>
              </w:rPr>
              <w:t>Male</w:t>
            </w:r>
          </w:p>
        </w:tc>
        <w:tc>
          <w:tcPr>
            <w:tcW w:w="540" w:type="dxa"/>
            <w:tcBorders>
              <w:top w:val="single" w:sz="6" w:space="0" w:color="AEAEAE"/>
              <w:bottom w:val="single" w:sz="6" w:space="0" w:color="AEAEAE"/>
              <w:right w:val="single" w:sz="6" w:space="0" w:color="E0E0E0"/>
            </w:tcBorders>
            <w:shd w:val="clear" w:color="auto" w:fill="F9F9FB"/>
          </w:tcPr>
          <w:p w14:paraId="0000050A" w14:textId="77777777" w:rsidR="00C14C0B" w:rsidRPr="00EB42BE" w:rsidRDefault="00DF6B49">
            <w:pPr>
              <w:ind w:left="60" w:right="60"/>
              <w:jc w:val="center"/>
              <w:rPr>
                <w:rFonts w:ascii="Arial" w:eastAsia="Arial" w:hAnsi="Arial" w:cs="Arial"/>
              </w:rPr>
            </w:pPr>
            <w:r w:rsidRPr="00EB42BE">
              <w:rPr>
                <w:rFonts w:ascii="Arial" w:eastAsia="Arial" w:hAnsi="Arial" w:cs="Arial"/>
              </w:rPr>
              <w:t>132</w:t>
            </w:r>
          </w:p>
        </w:tc>
        <w:tc>
          <w:tcPr>
            <w:tcW w:w="720" w:type="dxa"/>
            <w:tcBorders>
              <w:top w:val="single" w:sz="6" w:space="0" w:color="AEAEAE"/>
              <w:left w:val="single" w:sz="6" w:space="0" w:color="E0E0E0"/>
              <w:bottom w:val="single" w:sz="6" w:space="0" w:color="AEAEAE"/>
              <w:right w:val="single" w:sz="6" w:space="0" w:color="E0E0E0"/>
            </w:tcBorders>
            <w:shd w:val="clear" w:color="auto" w:fill="F9F9FB"/>
          </w:tcPr>
          <w:p w14:paraId="0000050B" w14:textId="77777777" w:rsidR="00C14C0B" w:rsidRPr="00EB42BE" w:rsidRDefault="00DF6B49">
            <w:pPr>
              <w:ind w:left="60" w:right="60"/>
              <w:jc w:val="center"/>
              <w:rPr>
                <w:rFonts w:ascii="Arial" w:eastAsia="Arial" w:hAnsi="Arial" w:cs="Arial"/>
              </w:rPr>
            </w:pPr>
            <w:r w:rsidRPr="00EB42BE">
              <w:rPr>
                <w:rFonts w:ascii="Arial" w:eastAsia="Arial" w:hAnsi="Arial" w:cs="Arial"/>
              </w:rPr>
              <w:t>3.63</w:t>
            </w:r>
          </w:p>
        </w:tc>
      </w:tr>
      <w:tr w:rsidR="00C14C0B" w:rsidRPr="00EB42BE" w14:paraId="1274D330" w14:textId="77777777" w:rsidTr="009F2FF3">
        <w:trPr>
          <w:trHeight w:val="495"/>
          <w:jc w:val="center"/>
        </w:trPr>
        <w:tc>
          <w:tcPr>
            <w:tcW w:w="5215" w:type="dxa"/>
            <w:vMerge/>
            <w:tcBorders>
              <w:top w:val="single" w:sz="6" w:space="0" w:color="AEAEAE"/>
              <w:bottom w:val="single" w:sz="6" w:space="0" w:color="AEAEAE"/>
            </w:tcBorders>
            <w:shd w:val="clear" w:color="auto" w:fill="E0E0E0"/>
          </w:tcPr>
          <w:p w14:paraId="0000050C"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440" w:type="dxa"/>
            <w:tcBorders>
              <w:top w:val="single" w:sz="6" w:space="0" w:color="AEAEAE"/>
              <w:bottom w:val="single" w:sz="6" w:space="0" w:color="AEAEAE"/>
            </w:tcBorders>
            <w:shd w:val="clear" w:color="auto" w:fill="E0E0E0"/>
          </w:tcPr>
          <w:p w14:paraId="0000050D" w14:textId="77777777" w:rsidR="00C14C0B" w:rsidRPr="00EB42BE" w:rsidRDefault="00DF6B49">
            <w:pPr>
              <w:ind w:left="60" w:right="60"/>
              <w:jc w:val="center"/>
              <w:rPr>
                <w:rFonts w:ascii="Arial" w:eastAsia="Arial" w:hAnsi="Arial" w:cs="Arial"/>
              </w:rPr>
            </w:pPr>
            <w:r w:rsidRPr="00EB42BE">
              <w:rPr>
                <w:rFonts w:ascii="Arial" w:eastAsia="Arial" w:hAnsi="Arial" w:cs="Arial"/>
              </w:rPr>
              <w:t>Female</w:t>
            </w:r>
          </w:p>
        </w:tc>
        <w:tc>
          <w:tcPr>
            <w:tcW w:w="540" w:type="dxa"/>
            <w:tcBorders>
              <w:top w:val="single" w:sz="6" w:space="0" w:color="AEAEAE"/>
              <w:bottom w:val="single" w:sz="6" w:space="0" w:color="AEAEAE"/>
              <w:right w:val="single" w:sz="6" w:space="0" w:color="E0E0E0"/>
            </w:tcBorders>
            <w:shd w:val="clear" w:color="auto" w:fill="F9F9FB"/>
          </w:tcPr>
          <w:p w14:paraId="0000050E" w14:textId="77777777" w:rsidR="00C14C0B" w:rsidRPr="00EB42BE" w:rsidRDefault="00DF6B49">
            <w:pPr>
              <w:ind w:left="60" w:right="60"/>
              <w:jc w:val="center"/>
              <w:rPr>
                <w:rFonts w:ascii="Arial" w:eastAsia="Arial" w:hAnsi="Arial" w:cs="Arial"/>
              </w:rPr>
            </w:pPr>
            <w:r w:rsidRPr="00EB42BE">
              <w:rPr>
                <w:rFonts w:ascii="Arial" w:eastAsia="Arial" w:hAnsi="Arial" w:cs="Arial"/>
              </w:rPr>
              <w:t>239</w:t>
            </w:r>
          </w:p>
        </w:tc>
        <w:tc>
          <w:tcPr>
            <w:tcW w:w="720" w:type="dxa"/>
            <w:tcBorders>
              <w:top w:val="single" w:sz="6" w:space="0" w:color="AEAEAE"/>
              <w:left w:val="single" w:sz="6" w:space="0" w:color="E0E0E0"/>
              <w:bottom w:val="single" w:sz="6" w:space="0" w:color="AEAEAE"/>
              <w:right w:val="single" w:sz="6" w:space="0" w:color="E0E0E0"/>
            </w:tcBorders>
            <w:shd w:val="clear" w:color="auto" w:fill="F9F9FB"/>
          </w:tcPr>
          <w:p w14:paraId="0000050F" w14:textId="77777777" w:rsidR="00C14C0B" w:rsidRPr="00EB42BE" w:rsidRDefault="00DF6B49">
            <w:pPr>
              <w:ind w:left="60" w:right="60"/>
              <w:jc w:val="center"/>
              <w:rPr>
                <w:rFonts w:ascii="Arial" w:eastAsia="Arial" w:hAnsi="Arial" w:cs="Arial"/>
              </w:rPr>
            </w:pPr>
            <w:r w:rsidRPr="00EB42BE">
              <w:rPr>
                <w:rFonts w:ascii="Arial" w:eastAsia="Arial" w:hAnsi="Arial" w:cs="Arial"/>
              </w:rPr>
              <w:t>3.85</w:t>
            </w:r>
          </w:p>
        </w:tc>
      </w:tr>
      <w:tr w:rsidR="00C14C0B" w:rsidRPr="00EB42BE" w14:paraId="26D68B2A" w14:textId="77777777" w:rsidTr="009F2FF3">
        <w:trPr>
          <w:trHeight w:val="480"/>
          <w:jc w:val="center"/>
        </w:trPr>
        <w:tc>
          <w:tcPr>
            <w:tcW w:w="5215" w:type="dxa"/>
            <w:vMerge w:val="restart"/>
            <w:tcBorders>
              <w:top w:val="single" w:sz="6" w:space="0" w:color="AEAEAE"/>
              <w:bottom w:val="single" w:sz="6" w:space="0" w:color="AEAEAE"/>
            </w:tcBorders>
            <w:shd w:val="clear" w:color="auto" w:fill="E0E0E0"/>
          </w:tcPr>
          <w:p w14:paraId="00000510" w14:textId="77777777" w:rsidR="00C14C0B" w:rsidRPr="00EB42BE" w:rsidRDefault="00DF6B49">
            <w:pPr>
              <w:ind w:left="60" w:right="60"/>
              <w:jc w:val="center"/>
              <w:rPr>
                <w:rFonts w:ascii="Arial" w:eastAsia="Arial" w:hAnsi="Arial" w:cs="Arial"/>
              </w:rPr>
            </w:pPr>
            <w:r w:rsidRPr="00EB42BE">
              <w:rPr>
                <w:rFonts w:ascii="Arial" w:eastAsia="Arial" w:hAnsi="Arial" w:cs="Arial"/>
              </w:rPr>
              <w:t>Performance (Target): I am satisfied with the Overall Experience</w:t>
            </w:r>
          </w:p>
        </w:tc>
        <w:tc>
          <w:tcPr>
            <w:tcW w:w="1440" w:type="dxa"/>
            <w:tcBorders>
              <w:top w:val="single" w:sz="6" w:space="0" w:color="AEAEAE"/>
              <w:bottom w:val="single" w:sz="6" w:space="0" w:color="AEAEAE"/>
            </w:tcBorders>
            <w:shd w:val="clear" w:color="auto" w:fill="E0E0E0"/>
          </w:tcPr>
          <w:p w14:paraId="00000511" w14:textId="77777777" w:rsidR="00C14C0B" w:rsidRPr="00EB42BE" w:rsidRDefault="00DF6B49">
            <w:pPr>
              <w:ind w:left="60" w:right="60"/>
              <w:jc w:val="center"/>
              <w:rPr>
                <w:rFonts w:ascii="Arial" w:eastAsia="Arial" w:hAnsi="Arial" w:cs="Arial"/>
              </w:rPr>
            </w:pPr>
            <w:r w:rsidRPr="00EB42BE">
              <w:rPr>
                <w:rFonts w:ascii="Arial" w:eastAsia="Arial" w:hAnsi="Arial" w:cs="Arial"/>
              </w:rPr>
              <w:t>Male</w:t>
            </w:r>
          </w:p>
        </w:tc>
        <w:tc>
          <w:tcPr>
            <w:tcW w:w="540" w:type="dxa"/>
            <w:tcBorders>
              <w:top w:val="single" w:sz="6" w:space="0" w:color="AEAEAE"/>
              <w:bottom w:val="single" w:sz="6" w:space="0" w:color="AEAEAE"/>
              <w:right w:val="single" w:sz="6" w:space="0" w:color="E0E0E0"/>
            </w:tcBorders>
            <w:shd w:val="clear" w:color="auto" w:fill="F9F9FB"/>
          </w:tcPr>
          <w:p w14:paraId="00000512" w14:textId="77777777" w:rsidR="00C14C0B" w:rsidRPr="00EB42BE" w:rsidRDefault="00DF6B49">
            <w:pPr>
              <w:ind w:left="60" w:right="60"/>
              <w:jc w:val="center"/>
              <w:rPr>
                <w:rFonts w:ascii="Arial" w:eastAsia="Arial" w:hAnsi="Arial" w:cs="Arial"/>
              </w:rPr>
            </w:pPr>
            <w:r w:rsidRPr="00EB42BE">
              <w:rPr>
                <w:rFonts w:ascii="Arial" w:eastAsia="Arial" w:hAnsi="Arial" w:cs="Arial"/>
              </w:rPr>
              <w:t>132</w:t>
            </w:r>
          </w:p>
        </w:tc>
        <w:tc>
          <w:tcPr>
            <w:tcW w:w="720" w:type="dxa"/>
            <w:tcBorders>
              <w:top w:val="single" w:sz="6" w:space="0" w:color="AEAEAE"/>
              <w:left w:val="single" w:sz="6" w:space="0" w:color="E0E0E0"/>
              <w:bottom w:val="single" w:sz="6" w:space="0" w:color="AEAEAE"/>
              <w:right w:val="single" w:sz="6" w:space="0" w:color="E0E0E0"/>
            </w:tcBorders>
            <w:shd w:val="clear" w:color="auto" w:fill="F9F9FB"/>
          </w:tcPr>
          <w:p w14:paraId="00000513" w14:textId="77777777" w:rsidR="00C14C0B" w:rsidRPr="00EB42BE" w:rsidRDefault="00DF6B49">
            <w:pPr>
              <w:ind w:left="60" w:right="60"/>
              <w:jc w:val="center"/>
              <w:rPr>
                <w:rFonts w:ascii="Arial" w:eastAsia="Arial" w:hAnsi="Arial" w:cs="Arial"/>
              </w:rPr>
            </w:pPr>
            <w:r w:rsidRPr="00EB42BE">
              <w:rPr>
                <w:rFonts w:ascii="Arial" w:eastAsia="Arial" w:hAnsi="Arial" w:cs="Arial"/>
              </w:rPr>
              <w:t>3.74</w:t>
            </w:r>
          </w:p>
        </w:tc>
      </w:tr>
      <w:tr w:rsidR="00C14C0B" w:rsidRPr="00EB42BE" w14:paraId="0FA5A2FA" w14:textId="77777777" w:rsidTr="009F2FF3">
        <w:trPr>
          <w:trHeight w:val="495"/>
          <w:jc w:val="center"/>
        </w:trPr>
        <w:tc>
          <w:tcPr>
            <w:tcW w:w="5215" w:type="dxa"/>
            <w:vMerge/>
            <w:tcBorders>
              <w:top w:val="single" w:sz="6" w:space="0" w:color="AEAEAE"/>
              <w:bottom w:val="single" w:sz="6" w:space="0" w:color="AEAEAE"/>
            </w:tcBorders>
            <w:shd w:val="clear" w:color="auto" w:fill="E0E0E0"/>
          </w:tcPr>
          <w:p w14:paraId="00000514"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440" w:type="dxa"/>
            <w:tcBorders>
              <w:top w:val="single" w:sz="6" w:space="0" w:color="AEAEAE"/>
              <w:bottom w:val="single" w:sz="6" w:space="0" w:color="AEAEAE"/>
            </w:tcBorders>
            <w:shd w:val="clear" w:color="auto" w:fill="E0E0E0"/>
          </w:tcPr>
          <w:p w14:paraId="00000515" w14:textId="77777777" w:rsidR="00C14C0B" w:rsidRPr="00EB42BE" w:rsidRDefault="00DF6B49">
            <w:pPr>
              <w:ind w:left="60" w:right="60"/>
              <w:jc w:val="center"/>
              <w:rPr>
                <w:rFonts w:ascii="Arial" w:eastAsia="Arial" w:hAnsi="Arial" w:cs="Arial"/>
              </w:rPr>
            </w:pPr>
            <w:r w:rsidRPr="00EB42BE">
              <w:rPr>
                <w:rFonts w:ascii="Arial" w:eastAsia="Arial" w:hAnsi="Arial" w:cs="Arial"/>
              </w:rPr>
              <w:t>Female</w:t>
            </w:r>
          </w:p>
        </w:tc>
        <w:tc>
          <w:tcPr>
            <w:tcW w:w="540" w:type="dxa"/>
            <w:tcBorders>
              <w:top w:val="single" w:sz="6" w:space="0" w:color="AEAEAE"/>
              <w:bottom w:val="single" w:sz="6" w:space="0" w:color="AEAEAE"/>
              <w:right w:val="single" w:sz="6" w:space="0" w:color="E0E0E0"/>
            </w:tcBorders>
            <w:shd w:val="clear" w:color="auto" w:fill="F9F9FB"/>
          </w:tcPr>
          <w:p w14:paraId="00000516" w14:textId="77777777" w:rsidR="00C14C0B" w:rsidRPr="00EB42BE" w:rsidRDefault="00DF6B49">
            <w:pPr>
              <w:ind w:left="60" w:right="60"/>
              <w:jc w:val="center"/>
              <w:rPr>
                <w:rFonts w:ascii="Arial" w:eastAsia="Arial" w:hAnsi="Arial" w:cs="Arial"/>
              </w:rPr>
            </w:pPr>
            <w:r w:rsidRPr="00EB42BE">
              <w:rPr>
                <w:rFonts w:ascii="Arial" w:eastAsia="Arial" w:hAnsi="Arial" w:cs="Arial"/>
              </w:rPr>
              <w:t>240</w:t>
            </w:r>
          </w:p>
        </w:tc>
        <w:tc>
          <w:tcPr>
            <w:tcW w:w="720" w:type="dxa"/>
            <w:tcBorders>
              <w:top w:val="single" w:sz="6" w:space="0" w:color="AEAEAE"/>
              <w:left w:val="single" w:sz="6" w:space="0" w:color="E0E0E0"/>
              <w:bottom w:val="single" w:sz="6" w:space="0" w:color="AEAEAE"/>
              <w:right w:val="single" w:sz="6" w:space="0" w:color="E0E0E0"/>
            </w:tcBorders>
            <w:shd w:val="clear" w:color="auto" w:fill="F9F9FB"/>
          </w:tcPr>
          <w:p w14:paraId="00000517" w14:textId="77777777" w:rsidR="00C14C0B" w:rsidRPr="00EB42BE" w:rsidRDefault="00DF6B49">
            <w:pPr>
              <w:ind w:left="60" w:right="60"/>
              <w:jc w:val="center"/>
              <w:rPr>
                <w:rFonts w:ascii="Arial" w:eastAsia="Arial" w:hAnsi="Arial" w:cs="Arial"/>
              </w:rPr>
            </w:pPr>
            <w:r w:rsidRPr="00EB42BE">
              <w:rPr>
                <w:rFonts w:ascii="Arial" w:eastAsia="Arial" w:hAnsi="Arial" w:cs="Arial"/>
              </w:rPr>
              <w:t>4.10</w:t>
            </w:r>
          </w:p>
        </w:tc>
      </w:tr>
      <w:tr w:rsidR="00C14C0B" w:rsidRPr="00EB42BE" w14:paraId="606A06B1" w14:textId="77777777" w:rsidTr="009F2FF3">
        <w:trPr>
          <w:trHeight w:val="645"/>
          <w:jc w:val="center"/>
        </w:trPr>
        <w:tc>
          <w:tcPr>
            <w:tcW w:w="5215" w:type="dxa"/>
            <w:vMerge w:val="restart"/>
            <w:tcBorders>
              <w:top w:val="single" w:sz="6" w:space="0" w:color="AEAEAE"/>
              <w:bottom w:val="single" w:sz="6" w:space="0" w:color="152935"/>
            </w:tcBorders>
            <w:shd w:val="clear" w:color="auto" w:fill="E0E0E0"/>
          </w:tcPr>
          <w:p w14:paraId="00000518" w14:textId="77777777" w:rsidR="00C14C0B" w:rsidRPr="00EB42BE" w:rsidRDefault="00DF6B49">
            <w:pPr>
              <w:ind w:left="60" w:right="60"/>
              <w:jc w:val="center"/>
              <w:rPr>
                <w:rFonts w:ascii="Arial" w:eastAsia="Arial" w:hAnsi="Arial" w:cs="Arial"/>
              </w:rPr>
            </w:pPr>
            <w:r w:rsidRPr="00EB42BE">
              <w:rPr>
                <w:rFonts w:ascii="Arial" w:eastAsia="Arial" w:hAnsi="Arial" w:cs="Arial"/>
              </w:rPr>
              <w:t>Performance (Target): I am likely to recommend Target to family and friends.</w:t>
            </w:r>
          </w:p>
        </w:tc>
        <w:tc>
          <w:tcPr>
            <w:tcW w:w="1440" w:type="dxa"/>
            <w:tcBorders>
              <w:top w:val="single" w:sz="6" w:space="0" w:color="AEAEAE"/>
              <w:bottom w:val="single" w:sz="6" w:space="0" w:color="AEAEAE"/>
            </w:tcBorders>
            <w:shd w:val="clear" w:color="auto" w:fill="E0E0E0"/>
          </w:tcPr>
          <w:p w14:paraId="00000519" w14:textId="77777777" w:rsidR="00C14C0B" w:rsidRPr="00EB42BE" w:rsidRDefault="00DF6B49">
            <w:pPr>
              <w:ind w:left="60" w:right="60"/>
              <w:jc w:val="center"/>
              <w:rPr>
                <w:rFonts w:ascii="Arial" w:eastAsia="Arial" w:hAnsi="Arial" w:cs="Arial"/>
              </w:rPr>
            </w:pPr>
            <w:r w:rsidRPr="00EB42BE">
              <w:rPr>
                <w:rFonts w:ascii="Arial" w:eastAsia="Arial" w:hAnsi="Arial" w:cs="Arial"/>
              </w:rPr>
              <w:t>Male</w:t>
            </w:r>
          </w:p>
        </w:tc>
        <w:tc>
          <w:tcPr>
            <w:tcW w:w="540" w:type="dxa"/>
            <w:tcBorders>
              <w:top w:val="single" w:sz="6" w:space="0" w:color="AEAEAE"/>
              <w:bottom w:val="single" w:sz="6" w:space="0" w:color="AEAEAE"/>
              <w:right w:val="single" w:sz="6" w:space="0" w:color="E0E0E0"/>
            </w:tcBorders>
            <w:shd w:val="clear" w:color="auto" w:fill="F9F9FB"/>
          </w:tcPr>
          <w:p w14:paraId="0000051A" w14:textId="77777777" w:rsidR="00C14C0B" w:rsidRPr="00EB42BE" w:rsidRDefault="00DF6B49">
            <w:pPr>
              <w:ind w:left="60" w:right="60"/>
              <w:jc w:val="center"/>
              <w:rPr>
                <w:rFonts w:ascii="Arial" w:eastAsia="Arial" w:hAnsi="Arial" w:cs="Arial"/>
              </w:rPr>
            </w:pPr>
            <w:r w:rsidRPr="00EB42BE">
              <w:rPr>
                <w:rFonts w:ascii="Arial" w:eastAsia="Arial" w:hAnsi="Arial" w:cs="Arial"/>
              </w:rPr>
              <w:t>132</w:t>
            </w:r>
          </w:p>
        </w:tc>
        <w:tc>
          <w:tcPr>
            <w:tcW w:w="720" w:type="dxa"/>
            <w:tcBorders>
              <w:top w:val="single" w:sz="6" w:space="0" w:color="AEAEAE"/>
              <w:left w:val="single" w:sz="6" w:space="0" w:color="E0E0E0"/>
              <w:bottom w:val="single" w:sz="6" w:space="0" w:color="AEAEAE"/>
              <w:right w:val="single" w:sz="6" w:space="0" w:color="E0E0E0"/>
            </w:tcBorders>
            <w:shd w:val="clear" w:color="auto" w:fill="F9F9FB"/>
          </w:tcPr>
          <w:p w14:paraId="0000051B" w14:textId="77777777" w:rsidR="00C14C0B" w:rsidRPr="00EB42BE" w:rsidRDefault="00DF6B49">
            <w:pPr>
              <w:ind w:left="60" w:right="60"/>
              <w:jc w:val="center"/>
              <w:rPr>
                <w:rFonts w:ascii="Arial" w:eastAsia="Arial" w:hAnsi="Arial" w:cs="Arial"/>
              </w:rPr>
            </w:pPr>
            <w:r w:rsidRPr="00EB42BE">
              <w:rPr>
                <w:rFonts w:ascii="Arial" w:eastAsia="Arial" w:hAnsi="Arial" w:cs="Arial"/>
              </w:rPr>
              <w:t>3.60</w:t>
            </w:r>
          </w:p>
        </w:tc>
      </w:tr>
      <w:tr w:rsidR="00C14C0B" w:rsidRPr="00EB42BE" w14:paraId="5E8FA524" w14:textId="77777777" w:rsidTr="009F2FF3">
        <w:trPr>
          <w:trHeight w:val="645"/>
          <w:jc w:val="center"/>
        </w:trPr>
        <w:tc>
          <w:tcPr>
            <w:tcW w:w="5215" w:type="dxa"/>
            <w:vMerge/>
            <w:tcBorders>
              <w:top w:val="single" w:sz="6" w:space="0" w:color="AEAEAE"/>
              <w:bottom w:val="single" w:sz="6" w:space="0" w:color="152935"/>
            </w:tcBorders>
            <w:shd w:val="clear" w:color="auto" w:fill="E0E0E0"/>
          </w:tcPr>
          <w:p w14:paraId="0000051C"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440" w:type="dxa"/>
            <w:tcBorders>
              <w:top w:val="single" w:sz="6" w:space="0" w:color="AEAEAE"/>
              <w:bottom w:val="single" w:sz="6" w:space="0" w:color="152935"/>
            </w:tcBorders>
            <w:shd w:val="clear" w:color="auto" w:fill="E0E0E0"/>
          </w:tcPr>
          <w:p w14:paraId="0000051D" w14:textId="77777777" w:rsidR="00C14C0B" w:rsidRPr="00EB42BE" w:rsidRDefault="00DF6B49">
            <w:pPr>
              <w:ind w:left="60" w:right="60"/>
              <w:jc w:val="center"/>
              <w:rPr>
                <w:rFonts w:ascii="Arial" w:eastAsia="Arial" w:hAnsi="Arial" w:cs="Arial"/>
              </w:rPr>
            </w:pPr>
            <w:r w:rsidRPr="00EB42BE">
              <w:rPr>
                <w:rFonts w:ascii="Arial" w:eastAsia="Arial" w:hAnsi="Arial" w:cs="Arial"/>
              </w:rPr>
              <w:t>Female</w:t>
            </w:r>
          </w:p>
        </w:tc>
        <w:tc>
          <w:tcPr>
            <w:tcW w:w="540" w:type="dxa"/>
            <w:tcBorders>
              <w:top w:val="single" w:sz="6" w:space="0" w:color="AEAEAE"/>
              <w:bottom w:val="single" w:sz="6" w:space="0" w:color="152935"/>
              <w:right w:val="single" w:sz="6" w:space="0" w:color="E0E0E0"/>
            </w:tcBorders>
            <w:shd w:val="clear" w:color="auto" w:fill="F9F9FB"/>
          </w:tcPr>
          <w:p w14:paraId="0000051E" w14:textId="77777777" w:rsidR="00C14C0B" w:rsidRPr="00EB42BE" w:rsidRDefault="00DF6B49">
            <w:pPr>
              <w:ind w:left="60" w:right="60"/>
              <w:jc w:val="center"/>
              <w:rPr>
                <w:rFonts w:ascii="Arial" w:eastAsia="Arial" w:hAnsi="Arial" w:cs="Arial"/>
              </w:rPr>
            </w:pPr>
            <w:r w:rsidRPr="00EB42BE">
              <w:rPr>
                <w:rFonts w:ascii="Arial" w:eastAsia="Arial" w:hAnsi="Arial" w:cs="Arial"/>
              </w:rPr>
              <w:t>240</w:t>
            </w:r>
          </w:p>
        </w:tc>
        <w:tc>
          <w:tcPr>
            <w:tcW w:w="720" w:type="dxa"/>
            <w:tcBorders>
              <w:top w:val="single" w:sz="6" w:space="0" w:color="AEAEAE"/>
              <w:left w:val="single" w:sz="6" w:space="0" w:color="E0E0E0"/>
              <w:bottom w:val="single" w:sz="6" w:space="0" w:color="152935"/>
              <w:right w:val="single" w:sz="6" w:space="0" w:color="E0E0E0"/>
            </w:tcBorders>
            <w:shd w:val="clear" w:color="auto" w:fill="F9F9FB"/>
          </w:tcPr>
          <w:p w14:paraId="0000051F" w14:textId="77777777" w:rsidR="00C14C0B" w:rsidRPr="00EB42BE" w:rsidRDefault="00DF6B49">
            <w:pPr>
              <w:ind w:left="60" w:right="60"/>
              <w:jc w:val="center"/>
              <w:rPr>
                <w:rFonts w:ascii="Arial" w:eastAsia="Arial" w:hAnsi="Arial" w:cs="Arial"/>
              </w:rPr>
            </w:pPr>
            <w:r w:rsidRPr="00EB42BE">
              <w:rPr>
                <w:rFonts w:ascii="Arial" w:eastAsia="Arial" w:hAnsi="Arial" w:cs="Arial"/>
              </w:rPr>
              <w:t>4.11</w:t>
            </w:r>
          </w:p>
        </w:tc>
      </w:tr>
    </w:tbl>
    <w:tbl>
      <w:tblPr>
        <w:tblStyle w:val="afff0"/>
        <w:tblW w:w="8933"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24"/>
        <w:gridCol w:w="1808"/>
        <w:gridCol w:w="813"/>
        <w:gridCol w:w="920"/>
        <w:gridCol w:w="968"/>
      </w:tblGrid>
      <w:tr w:rsidR="009F2FF3" w:rsidRPr="00EB42BE" w14:paraId="2DC603E6" w14:textId="77777777" w:rsidTr="00F4028B">
        <w:trPr>
          <w:trHeight w:val="449"/>
        </w:trPr>
        <w:tc>
          <w:tcPr>
            <w:tcW w:w="6232" w:type="dxa"/>
            <w:gridSpan w:val="2"/>
            <w:vMerge w:val="restart"/>
            <w:shd w:val="clear" w:color="auto" w:fill="FFFFFF"/>
            <w:vAlign w:val="bottom"/>
          </w:tcPr>
          <w:p w14:paraId="2361EF54" w14:textId="77777777" w:rsidR="009F2FF3" w:rsidRPr="00EB42BE" w:rsidRDefault="009F2FF3" w:rsidP="00FC55FA">
            <w:pPr>
              <w:widowControl w:val="0"/>
              <w:pBdr>
                <w:top w:val="nil"/>
                <w:left w:val="nil"/>
                <w:bottom w:val="nil"/>
                <w:right w:val="nil"/>
                <w:between w:val="nil"/>
              </w:pBdr>
              <w:spacing w:line="276" w:lineRule="auto"/>
              <w:rPr>
                <w:rFonts w:ascii="Arial" w:eastAsia="Arial" w:hAnsi="Arial" w:cs="Arial"/>
              </w:rPr>
            </w:pPr>
          </w:p>
        </w:tc>
        <w:tc>
          <w:tcPr>
            <w:tcW w:w="813" w:type="dxa"/>
            <w:vMerge w:val="restart"/>
            <w:tcBorders>
              <w:left w:val="single" w:sz="6" w:space="0" w:color="E0E0E0"/>
              <w:right w:val="single" w:sz="6" w:space="0" w:color="E0E0E0"/>
            </w:tcBorders>
            <w:shd w:val="clear" w:color="auto" w:fill="FFFFFF"/>
            <w:vAlign w:val="bottom"/>
          </w:tcPr>
          <w:p w14:paraId="7F272B86" w14:textId="77777777" w:rsidR="009F2FF3" w:rsidRPr="00EB42BE" w:rsidRDefault="009F2FF3" w:rsidP="00FC55FA">
            <w:pPr>
              <w:ind w:left="60" w:right="60"/>
              <w:jc w:val="center"/>
              <w:rPr>
                <w:rFonts w:ascii="Arial" w:eastAsia="Arial" w:hAnsi="Arial" w:cs="Arial"/>
              </w:rPr>
            </w:pPr>
            <w:r w:rsidRPr="00EB42BE">
              <w:rPr>
                <w:rFonts w:ascii="Arial" w:eastAsia="Arial" w:hAnsi="Arial" w:cs="Arial"/>
              </w:rPr>
              <w:t>t</w:t>
            </w:r>
          </w:p>
        </w:tc>
        <w:tc>
          <w:tcPr>
            <w:tcW w:w="1888" w:type="dxa"/>
            <w:gridSpan w:val="2"/>
            <w:tcBorders>
              <w:left w:val="single" w:sz="6" w:space="0" w:color="E0E0E0"/>
              <w:right w:val="single" w:sz="6" w:space="0" w:color="E0E0E0"/>
            </w:tcBorders>
            <w:shd w:val="clear" w:color="auto" w:fill="FFFFFF"/>
            <w:vAlign w:val="bottom"/>
          </w:tcPr>
          <w:p w14:paraId="1CBDB4DC" w14:textId="77777777" w:rsidR="009F2FF3" w:rsidRPr="00EB42BE" w:rsidRDefault="009F2FF3" w:rsidP="00FC55FA">
            <w:pPr>
              <w:ind w:left="60" w:right="60"/>
              <w:jc w:val="center"/>
              <w:rPr>
                <w:rFonts w:ascii="Arial" w:eastAsia="Arial" w:hAnsi="Arial" w:cs="Arial"/>
              </w:rPr>
            </w:pPr>
            <w:r w:rsidRPr="00EB42BE">
              <w:rPr>
                <w:rFonts w:ascii="Arial" w:eastAsia="Arial" w:hAnsi="Arial" w:cs="Arial"/>
              </w:rPr>
              <w:t>Significance</w:t>
            </w:r>
          </w:p>
        </w:tc>
      </w:tr>
      <w:tr w:rsidR="009F2FF3" w:rsidRPr="00EB42BE" w14:paraId="356940EE" w14:textId="77777777" w:rsidTr="00F4028B">
        <w:trPr>
          <w:trHeight w:val="671"/>
        </w:trPr>
        <w:tc>
          <w:tcPr>
            <w:tcW w:w="6232" w:type="dxa"/>
            <w:gridSpan w:val="2"/>
            <w:vMerge/>
            <w:shd w:val="clear" w:color="auto" w:fill="FFFFFF"/>
            <w:vAlign w:val="bottom"/>
          </w:tcPr>
          <w:p w14:paraId="209061A7" w14:textId="77777777" w:rsidR="009F2FF3" w:rsidRPr="00EB42BE" w:rsidRDefault="009F2FF3" w:rsidP="00FC55FA">
            <w:pPr>
              <w:widowControl w:val="0"/>
              <w:pBdr>
                <w:top w:val="nil"/>
                <w:left w:val="nil"/>
                <w:bottom w:val="nil"/>
                <w:right w:val="nil"/>
                <w:between w:val="nil"/>
              </w:pBdr>
              <w:spacing w:line="276" w:lineRule="auto"/>
              <w:rPr>
                <w:rFonts w:ascii="Arial" w:eastAsia="Arial" w:hAnsi="Arial" w:cs="Arial"/>
              </w:rPr>
            </w:pPr>
          </w:p>
        </w:tc>
        <w:tc>
          <w:tcPr>
            <w:tcW w:w="813" w:type="dxa"/>
            <w:vMerge/>
            <w:tcBorders>
              <w:left w:val="single" w:sz="6" w:space="0" w:color="E0E0E0"/>
              <w:right w:val="single" w:sz="6" w:space="0" w:color="E0E0E0"/>
            </w:tcBorders>
            <w:shd w:val="clear" w:color="auto" w:fill="FFFFFF"/>
            <w:vAlign w:val="bottom"/>
          </w:tcPr>
          <w:p w14:paraId="5DFF0800" w14:textId="77777777" w:rsidR="009F2FF3" w:rsidRPr="00EB42BE" w:rsidRDefault="009F2FF3" w:rsidP="00FC55FA">
            <w:pPr>
              <w:widowControl w:val="0"/>
              <w:pBdr>
                <w:top w:val="nil"/>
                <w:left w:val="nil"/>
                <w:bottom w:val="nil"/>
                <w:right w:val="nil"/>
                <w:between w:val="nil"/>
              </w:pBdr>
              <w:spacing w:line="276" w:lineRule="auto"/>
              <w:rPr>
                <w:rFonts w:ascii="Arial" w:eastAsia="Arial" w:hAnsi="Arial" w:cs="Arial"/>
              </w:rPr>
            </w:pPr>
          </w:p>
        </w:tc>
        <w:tc>
          <w:tcPr>
            <w:tcW w:w="920" w:type="dxa"/>
            <w:tcBorders>
              <w:left w:val="single" w:sz="6" w:space="0" w:color="E0E0E0"/>
              <w:bottom w:val="single" w:sz="6" w:space="0" w:color="152935"/>
              <w:right w:val="single" w:sz="6" w:space="0" w:color="E0E0E0"/>
            </w:tcBorders>
            <w:shd w:val="clear" w:color="auto" w:fill="FFFFFF"/>
            <w:vAlign w:val="bottom"/>
          </w:tcPr>
          <w:p w14:paraId="1BE2DB04" w14:textId="77777777" w:rsidR="009F2FF3" w:rsidRPr="00EB42BE" w:rsidRDefault="009F2FF3" w:rsidP="00FC55FA">
            <w:pPr>
              <w:ind w:left="60" w:right="60"/>
              <w:jc w:val="center"/>
              <w:rPr>
                <w:rFonts w:ascii="Arial" w:eastAsia="Arial" w:hAnsi="Arial" w:cs="Arial"/>
              </w:rPr>
            </w:pPr>
            <w:r w:rsidRPr="00EB42BE">
              <w:rPr>
                <w:rFonts w:ascii="Arial" w:eastAsia="Arial" w:hAnsi="Arial" w:cs="Arial"/>
              </w:rPr>
              <w:t>One-Sided p</w:t>
            </w:r>
          </w:p>
        </w:tc>
        <w:tc>
          <w:tcPr>
            <w:tcW w:w="968" w:type="dxa"/>
            <w:tcBorders>
              <w:left w:val="single" w:sz="6" w:space="0" w:color="E0E0E0"/>
              <w:bottom w:val="single" w:sz="6" w:space="0" w:color="152935"/>
              <w:right w:val="single" w:sz="6" w:space="0" w:color="E0E0E0"/>
            </w:tcBorders>
            <w:shd w:val="clear" w:color="auto" w:fill="FFFFFF"/>
            <w:vAlign w:val="bottom"/>
          </w:tcPr>
          <w:p w14:paraId="68F8FB52" w14:textId="77777777" w:rsidR="009F2FF3" w:rsidRPr="00EB42BE" w:rsidRDefault="009F2FF3" w:rsidP="00FC55FA">
            <w:pPr>
              <w:ind w:left="60" w:right="60"/>
              <w:jc w:val="center"/>
              <w:rPr>
                <w:rFonts w:ascii="Arial" w:eastAsia="Arial" w:hAnsi="Arial" w:cs="Arial"/>
              </w:rPr>
            </w:pPr>
            <w:r w:rsidRPr="00EB42BE">
              <w:rPr>
                <w:rFonts w:ascii="Arial" w:eastAsia="Arial" w:hAnsi="Arial" w:cs="Arial"/>
              </w:rPr>
              <w:t>Two-Sided p</w:t>
            </w:r>
          </w:p>
        </w:tc>
      </w:tr>
      <w:tr w:rsidR="009F2FF3" w:rsidRPr="00EB42BE" w14:paraId="46B392F4" w14:textId="77777777" w:rsidTr="00F4028B">
        <w:trPr>
          <w:trHeight w:val="425"/>
        </w:trPr>
        <w:tc>
          <w:tcPr>
            <w:tcW w:w="4424" w:type="dxa"/>
            <w:vMerge w:val="restart"/>
            <w:tcBorders>
              <w:top w:val="single" w:sz="6" w:space="0" w:color="152935"/>
              <w:bottom w:val="single" w:sz="6" w:space="0" w:color="152935"/>
            </w:tcBorders>
            <w:shd w:val="clear" w:color="auto" w:fill="E0E0E0"/>
          </w:tcPr>
          <w:p w14:paraId="21ECBC36" w14:textId="77777777" w:rsidR="009F2FF3" w:rsidRPr="00EB42BE" w:rsidRDefault="009F2FF3" w:rsidP="00FC55FA">
            <w:pPr>
              <w:ind w:left="60" w:right="60"/>
              <w:rPr>
                <w:rFonts w:ascii="Arial" w:eastAsia="Arial" w:hAnsi="Arial" w:cs="Arial"/>
              </w:rPr>
            </w:pPr>
            <w:r w:rsidRPr="00EB42BE">
              <w:rPr>
                <w:rFonts w:ascii="Arial" w:eastAsia="Arial" w:hAnsi="Arial" w:cs="Arial"/>
              </w:rPr>
              <w:t>Performance (Target): I am a regular customer at Target</w:t>
            </w:r>
          </w:p>
        </w:tc>
        <w:tc>
          <w:tcPr>
            <w:tcW w:w="1808" w:type="dxa"/>
            <w:tcBorders>
              <w:top w:val="single" w:sz="6" w:space="0" w:color="152935"/>
              <w:bottom w:val="single" w:sz="6" w:space="0" w:color="AEAEAE"/>
              <w:right w:val="single" w:sz="6" w:space="0" w:color="E0E0E0"/>
            </w:tcBorders>
            <w:shd w:val="clear" w:color="auto" w:fill="E0E0E0"/>
          </w:tcPr>
          <w:p w14:paraId="11FD1D9D"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assumed</w:t>
            </w:r>
          </w:p>
        </w:tc>
        <w:tc>
          <w:tcPr>
            <w:tcW w:w="813" w:type="dxa"/>
            <w:tcBorders>
              <w:top w:val="single" w:sz="6" w:space="0" w:color="152935"/>
              <w:left w:val="single" w:sz="6" w:space="0" w:color="E0E0E0"/>
              <w:bottom w:val="single" w:sz="6" w:space="0" w:color="AEAEAE"/>
              <w:right w:val="single" w:sz="6" w:space="0" w:color="E0E0E0"/>
            </w:tcBorders>
            <w:shd w:val="clear" w:color="auto" w:fill="F9F9FB"/>
          </w:tcPr>
          <w:p w14:paraId="3665DA24"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-5.722</w:t>
            </w:r>
          </w:p>
        </w:tc>
        <w:tc>
          <w:tcPr>
            <w:tcW w:w="920" w:type="dxa"/>
            <w:tcBorders>
              <w:top w:val="single" w:sz="6" w:space="0" w:color="152935"/>
              <w:left w:val="single" w:sz="6" w:space="0" w:color="E0E0E0"/>
              <w:bottom w:val="single" w:sz="6" w:space="0" w:color="AEAEAE"/>
              <w:right w:val="single" w:sz="6" w:space="0" w:color="E0E0E0"/>
            </w:tcBorders>
            <w:shd w:val="clear" w:color="auto" w:fill="F9F9FB"/>
          </w:tcPr>
          <w:p w14:paraId="7C6E6334"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&lt;.001</w:t>
            </w:r>
          </w:p>
        </w:tc>
        <w:tc>
          <w:tcPr>
            <w:tcW w:w="968" w:type="dxa"/>
            <w:tcBorders>
              <w:top w:val="single" w:sz="6" w:space="0" w:color="152935"/>
              <w:left w:val="single" w:sz="6" w:space="0" w:color="E0E0E0"/>
              <w:bottom w:val="single" w:sz="6" w:space="0" w:color="AEAEAE"/>
              <w:right w:val="single" w:sz="6" w:space="0" w:color="E0E0E0"/>
            </w:tcBorders>
            <w:shd w:val="clear" w:color="auto" w:fill="F9F9FB"/>
          </w:tcPr>
          <w:p w14:paraId="31E0B0B6"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&lt;.001</w:t>
            </w:r>
          </w:p>
        </w:tc>
      </w:tr>
      <w:tr w:rsidR="009F2FF3" w:rsidRPr="00EB42BE" w14:paraId="564EF1E5" w14:textId="77777777" w:rsidTr="00F4028B">
        <w:trPr>
          <w:trHeight w:val="354"/>
        </w:trPr>
        <w:tc>
          <w:tcPr>
            <w:tcW w:w="4424" w:type="dxa"/>
            <w:vMerge/>
            <w:tcBorders>
              <w:top w:val="single" w:sz="6" w:space="0" w:color="152935"/>
              <w:bottom w:val="single" w:sz="6" w:space="0" w:color="152935"/>
            </w:tcBorders>
            <w:shd w:val="clear" w:color="auto" w:fill="E0E0E0"/>
          </w:tcPr>
          <w:p w14:paraId="721980EA" w14:textId="77777777" w:rsidR="009F2FF3" w:rsidRPr="00EB42BE" w:rsidRDefault="009F2FF3" w:rsidP="00FC55FA">
            <w:pPr>
              <w:widowControl w:val="0"/>
              <w:pBdr>
                <w:top w:val="nil"/>
                <w:left w:val="nil"/>
                <w:bottom w:val="nil"/>
                <w:right w:val="nil"/>
                <w:between w:val="nil"/>
              </w:pBdr>
              <w:spacing w:line="276" w:lineRule="auto"/>
              <w:rPr>
                <w:rFonts w:ascii="Arial" w:eastAsia="Arial" w:hAnsi="Arial" w:cs="Arial"/>
              </w:rPr>
            </w:pPr>
          </w:p>
        </w:tc>
        <w:tc>
          <w:tcPr>
            <w:tcW w:w="1808" w:type="dxa"/>
            <w:tcBorders>
              <w:top w:val="single" w:sz="6" w:space="0" w:color="AEAEAE"/>
              <w:bottom w:val="single" w:sz="6" w:space="0" w:color="AEAEAE"/>
              <w:right w:val="single" w:sz="6" w:space="0" w:color="E0E0E0"/>
            </w:tcBorders>
            <w:shd w:val="clear" w:color="auto" w:fill="E0E0E0"/>
          </w:tcPr>
          <w:p w14:paraId="57738EE3"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not assumed</w:t>
            </w:r>
          </w:p>
        </w:tc>
        <w:tc>
          <w:tcPr>
            <w:tcW w:w="813" w:type="dxa"/>
            <w:tcBorders>
              <w:top w:val="single" w:sz="6" w:space="0" w:color="AEAEAE"/>
              <w:left w:val="single" w:sz="6" w:space="0" w:color="E0E0E0"/>
              <w:bottom w:val="single" w:sz="6" w:space="0" w:color="AEAEAE"/>
              <w:right w:val="single" w:sz="6" w:space="0" w:color="E0E0E0"/>
            </w:tcBorders>
            <w:shd w:val="clear" w:color="auto" w:fill="F9F9FB"/>
          </w:tcPr>
          <w:p w14:paraId="073D7A4D"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-5.837</w:t>
            </w:r>
          </w:p>
        </w:tc>
        <w:tc>
          <w:tcPr>
            <w:tcW w:w="920" w:type="dxa"/>
            <w:tcBorders>
              <w:top w:val="single" w:sz="6" w:space="0" w:color="AEAEAE"/>
              <w:left w:val="single" w:sz="6" w:space="0" w:color="E0E0E0"/>
              <w:bottom w:val="single" w:sz="6" w:space="0" w:color="AEAEAE"/>
              <w:right w:val="single" w:sz="6" w:space="0" w:color="E0E0E0"/>
            </w:tcBorders>
            <w:shd w:val="clear" w:color="auto" w:fill="F9F9FB"/>
          </w:tcPr>
          <w:p w14:paraId="5C899BA9"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&lt;.001</w:t>
            </w:r>
          </w:p>
        </w:tc>
        <w:tc>
          <w:tcPr>
            <w:tcW w:w="968" w:type="dxa"/>
            <w:tcBorders>
              <w:top w:val="single" w:sz="6" w:space="0" w:color="AEAEAE"/>
              <w:left w:val="single" w:sz="6" w:space="0" w:color="E0E0E0"/>
              <w:bottom w:val="single" w:sz="6" w:space="0" w:color="AEAEAE"/>
              <w:right w:val="single" w:sz="6" w:space="0" w:color="E0E0E0"/>
            </w:tcBorders>
            <w:shd w:val="clear" w:color="auto" w:fill="F9F9FB"/>
          </w:tcPr>
          <w:p w14:paraId="26258B5F"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&lt;.001</w:t>
            </w:r>
          </w:p>
        </w:tc>
      </w:tr>
      <w:tr w:rsidR="009F2FF3" w:rsidRPr="00EB42BE" w14:paraId="3EA56E4E" w14:textId="77777777" w:rsidTr="00F4028B">
        <w:trPr>
          <w:trHeight w:val="461"/>
        </w:trPr>
        <w:tc>
          <w:tcPr>
            <w:tcW w:w="4424" w:type="dxa"/>
            <w:vMerge w:val="restart"/>
            <w:tcBorders>
              <w:top w:val="single" w:sz="6" w:space="0" w:color="AEAEAE"/>
              <w:bottom w:val="single" w:sz="6" w:space="0" w:color="AEAEAE"/>
            </w:tcBorders>
            <w:shd w:val="clear" w:color="auto" w:fill="E0E0E0"/>
          </w:tcPr>
          <w:p w14:paraId="2DA2D1BB" w14:textId="77777777" w:rsidR="009F2FF3" w:rsidRPr="00EB42BE" w:rsidRDefault="009F2FF3" w:rsidP="00FC55FA">
            <w:pPr>
              <w:ind w:left="60" w:right="60"/>
              <w:rPr>
                <w:rFonts w:ascii="Arial" w:eastAsia="Arial" w:hAnsi="Arial" w:cs="Arial"/>
              </w:rPr>
            </w:pPr>
            <w:r w:rsidRPr="00EB42BE">
              <w:rPr>
                <w:rFonts w:ascii="Arial" w:eastAsia="Arial" w:hAnsi="Arial" w:cs="Arial"/>
              </w:rPr>
              <w:t xml:space="preserve"> Performance (Target): I like the fast self–checkout option at Target</w:t>
            </w:r>
          </w:p>
        </w:tc>
        <w:tc>
          <w:tcPr>
            <w:tcW w:w="1808" w:type="dxa"/>
            <w:tcBorders>
              <w:top w:val="single" w:sz="6" w:space="0" w:color="AEAEAE"/>
              <w:bottom w:val="single" w:sz="6" w:space="0" w:color="AEAEAE"/>
              <w:right w:val="single" w:sz="6" w:space="0" w:color="E0E0E0"/>
            </w:tcBorders>
            <w:shd w:val="clear" w:color="auto" w:fill="E0E0E0"/>
          </w:tcPr>
          <w:p w14:paraId="5A54D038"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assumed</w:t>
            </w:r>
          </w:p>
        </w:tc>
        <w:tc>
          <w:tcPr>
            <w:tcW w:w="813" w:type="dxa"/>
            <w:tcBorders>
              <w:top w:val="single" w:sz="6" w:space="0" w:color="AEAEAE"/>
              <w:left w:val="single" w:sz="6" w:space="0" w:color="E0E0E0"/>
              <w:bottom w:val="single" w:sz="6" w:space="0" w:color="AEAEAE"/>
              <w:right w:val="single" w:sz="6" w:space="0" w:color="E0E0E0"/>
            </w:tcBorders>
            <w:shd w:val="clear" w:color="auto" w:fill="F9F9FB"/>
          </w:tcPr>
          <w:p w14:paraId="02C4D3A8"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-3.038</w:t>
            </w:r>
          </w:p>
        </w:tc>
        <w:tc>
          <w:tcPr>
            <w:tcW w:w="920" w:type="dxa"/>
            <w:tcBorders>
              <w:top w:val="single" w:sz="6" w:space="0" w:color="AEAEAE"/>
              <w:left w:val="single" w:sz="6" w:space="0" w:color="E0E0E0"/>
              <w:bottom w:val="single" w:sz="6" w:space="0" w:color="AEAEAE"/>
              <w:right w:val="single" w:sz="6" w:space="0" w:color="E0E0E0"/>
            </w:tcBorders>
            <w:shd w:val="clear" w:color="auto" w:fill="F9F9FB"/>
          </w:tcPr>
          <w:p w14:paraId="53F8894E"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.001</w:t>
            </w:r>
          </w:p>
        </w:tc>
        <w:tc>
          <w:tcPr>
            <w:tcW w:w="968" w:type="dxa"/>
            <w:tcBorders>
              <w:top w:val="single" w:sz="6" w:space="0" w:color="AEAEAE"/>
              <w:left w:val="single" w:sz="6" w:space="0" w:color="E0E0E0"/>
              <w:bottom w:val="single" w:sz="6" w:space="0" w:color="AEAEAE"/>
              <w:right w:val="single" w:sz="6" w:space="0" w:color="E0E0E0"/>
            </w:tcBorders>
            <w:shd w:val="clear" w:color="auto" w:fill="F9F9FB"/>
          </w:tcPr>
          <w:p w14:paraId="00B854CD"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.003</w:t>
            </w:r>
          </w:p>
        </w:tc>
      </w:tr>
      <w:tr w:rsidR="009F2FF3" w:rsidRPr="00EB42BE" w14:paraId="1D9007E3" w14:textId="77777777" w:rsidTr="00F4028B">
        <w:trPr>
          <w:trHeight w:val="397"/>
        </w:trPr>
        <w:tc>
          <w:tcPr>
            <w:tcW w:w="4424" w:type="dxa"/>
            <w:vMerge/>
            <w:tcBorders>
              <w:top w:val="single" w:sz="6" w:space="0" w:color="AEAEAE"/>
              <w:bottom w:val="single" w:sz="6" w:space="0" w:color="AEAEAE"/>
            </w:tcBorders>
            <w:shd w:val="clear" w:color="auto" w:fill="E0E0E0"/>
          </w:tcPr>
          <w:p w14:paraId="6B857695" w14:textId="77777777" w:rsidR="009F2FF3" w:rsidRPr="00EB42BE" w:rsidRDefault="009F2FF3" w:rsidP="00FC55FA">
            <w:pPr>
              <w:widowControl w:val="0"/>
              <w:pBdr>
                <w:top w:val="nil"/>
                <w:left w:val="nil"/>
                <w:bottom w:val="nil"/>
                <w:right w:val="nil"/>
                <w:between w:val="nil"/>
              </w:pBdr>
              <w:spacing w:line="276" w:lineRule="auto"/>
              <w:rPr>
                <w:rFonts w:ascii="Arial" w:eastAsia="Arial" w:hAnsi="Arial" w:cs="Arial"/>
              </w:rPr>
            </w:pPr>
          </w:p>
        </w:tc>
        <w:tc>
          <w:tcPr>
            <w:tcW w:w="1808" w:type="dxa"/>
            <w:tcBorders>
              <w:top w:val="single" w:sz="6" w:space="0" w:color="AEAEAE"/>
              <w:bottom w:val="single" w:sz="6" w:space="0" w:color="AEAEAE"/>
              <w:right w:val="single" w:sz="6" w:space="0" w:color="E0E0E0"/>
            </w:tcBorders>
            <w:shd w:val="clear" w:color="auto" w:fill="E0E0E0"/>
          </w:tcPr>
          <w:p w14:paraId="7A232092"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not assumed</w:t>
            </w:r>
          </w:p>
        </w:tc>
        <w:tc>
          <w:tcPr>
            <w:tcW w:w="813" w:type="dxa"/>
            <w:tcBorders>
              <w:top w:val="single" w:sz="6" w:space="0" w:color="AEAEAE"/>
              <w:left w:val="single" w:sz="6" w:space="0" w:color="E0E0E0"/>
              <w:bottom w:val="single" w:sz="6" w:space="0" w:color="AEAEAE"/>
              <w:right w:val="single" w:sz="6" w:space="0" w:color="E0E0E0"/>
            </w:tcBorders>
            <w:shd w:val="clear" w:color="auto" w:fill="F9F9FB"/>
          </w:tcPr>
          <w:p w14:paraId="30A5775A"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-3.076</w:t>
            </w:r>
          </w:p>
        </w:tc>
        <w:tc>
          <w:tcPr>
            <w:tcW w:w="920" w:type="dxa"/>
            <w:tcBorders>
              <w:top w:val="single" w:sz="6" w:space="0" w:color="AEAEAE"/>
              <w:left w:val="single" w:sz="6" w:space="0" w:color="E0E0E0"/>
              <w:bottom w:val="single" w:sz="6" w:space="0" w:color="AEAEAE"/>
              <w:right w:val="single" w:sz="6" w:space="0" w:color="E0E0E0"/>
            </w:tcBorders>
            <w:shd w:val="clear" w:color="auto" w:fill="F9F9FB"/>
          </w:tcPr>
          <w:p w14:paraId="56E08A57"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.001</w:t>
            </w:r>
          </w:p>
        </w:tc>
        <w:tc>
          <w:tcPr>
            <w:tcW w:w="968" w:type="dxa"/>
            <w:tcBorders>
              <w:top w:val="single" w:sz="6" w:space="0" w:color="AEAEAE"/>
              <w:left w:val="single" w:sz="6" w:space="0" w:color="E0E0E0"/>
              <w:bottom w:val="single" w:sz="6" w:space="0" w:color="AEAEAE"/>
              <w:right w:val="single" w:sz="6" w:space="0" w:color="E0E0E0"/>
            </w:tcBorders>
            <w:shd w:val="clear" w:color="auto" w:fill="F9F9FB"/>
          </w:tcPr>
          <w:p w14:paraId="7F2812DA"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.002</w:t>
            </w:r>
          </w:p>
        </w:tc>
      </w:tr>
      <w:tr w:rsidR="009F2FF3" w:rsidRPr="00EB42BE" w14:paraId="190A535D" w14:textId="77777777" w:rsidTr="00F4028B">
        <w:trPr>
          <w:trHeight w:val="382"/>
        </w:trPr>
        <w:tc>
          <w:tcPr>
            <w:tcW w:w="4424" w:type="dxa"/>
            <w:vMerge w:val="restart"/>
            <w:tcBorders>
              <w:top w:val="single" w:sz="6" w:space="0" w:color="AEAEAE"/>
              <w:bottom w:val="single" w:sz="6" w:space="0" w:color="AEAEAE"/>
            </w:tcBorders>
            <w:shd w:val="clear" w:color="auto" w:fill="E0E0E0"/>
          </w:tcPr>
          <w:p w14:paraId="398B5AFE" w14:textId="77777777" w:rsidR="009F2FF3" w:rsidRPr="00EB42BE" w:rsidRDefault="009F2FF3" w:rsidP="00FC55FA">
            <w:pPr>
              <w:ind w:left="60" w:right="60"/>
              <w:rPr>
                <w:rFonts w:ascii="Arial" w:eastAsia="Arial" w:hAnsi="Arial" w:cs="Arial"/>
              </w:rPr>
            </w:pPr>
            <w:r w:rsidRPr="00EB42BE">
              <w:rPr>
                <w:rFonts w:ascii="Arial" w:eastAsia="Arial" w:hAnsi="Arial" w:cs="Arial"/>
              </w:rPr>
              <w:t>Performance (Target): Offers a variety of product options</w:t>
            </w:r>
          </w:p>
        </w:tc>
        <w:tc>
          <w:tcPr>
            <w:tcW w:w="1808" w:type="dxa"/>
            <w:tcBorders>
              <w:top w:val="single" w:sz="6" w:space="0" w:color="AEAEAE"/>
              <w:bottom w:val="single" w:sz="6" w:space="0" w:color="AEAEAE"/>
              <w:right w:val="single" w:sz="6" w:space="0" w:color="E0E0E0"/>
            </w:tcBorders>
            <w:shd w:val="clear" w:color="auto" w:fill="E0E0E0"/>
          </w:tcPr>
          <w:p w14:paraId="322E9FB6"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assumed</w:t>
            </w:r>
          </w:p>
        </w:tc>
        <w:tc>
          <w:tcPr>
            <w:tcW w:w="813" w:type="dxa"/>
            <w:tcBorders>
              <w:top w:val="single" w:sz="6" w:space="0" w:color="AEAEAE"/>
              <w:left w:val="single" w:sz="6" w:space="0" w:color="E0E0E0"/>
              <w:bottom w:val="single" w:sz="6" w:space="0" w:color="AEAEAE"/>
              <w:right w:val="single" w:sz="6" w:space="0" w:color="E0E0E0"/>
            </w:tcBorders>
            <w:shd w:val="clear" w:color="auto" w:fill="F9F9FB"/>
          </w:tcPr>
          <w:p w14:paraId="41B1D000"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-3.117</w:t>
            </w:r>
          </w:p>
        </w:tc>
        <w:tc>
          <w:tcPr>
            <w:tcW w:w="920" w:type="dxa"/>
            <w:tcBorders>
              <w:top w:val="single" w:sz="6" w:space="0" w:color="AEAEAE"/>
              <w:left w:val="single" w:sz="6" w:space="0" w:color="E0E0E0"/>
              <w:bottom w:val="single" w:sz="6" w:space="0" w:color="AEAEAE"/>
              <w:right w:val="single" w:sz="6" w:space="0" w:color="E0E0E0"/>
            </w:tcBorders>
            <w:shd w:val="clear" w:color="auto" w:fill="F9F9FB"/>
          </w:tcPr>
          <w:p w14:paraId="5D856365"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&lt;.001</w:t>
            </w:r>
          </w:p>
        </w:tc>
        <w:tc>
          <w:tcPr>
            <w:tcW w:w="968" w:type="dxa"/>
            <w:tcBorders>
              <w:top w:val="single" w:sz="6" w:space="0" w:color="AEAEAE"/>
              <w:left w:val="single" w:sz="6" w:space="0" w:color="E0E0E0"/>
              <w:bottom w:val="single" w:sz="6" w:space="0" w:color="AEAEAE"/>
              <w:right w:val="single" w:sz="6" w:space="0" w:color="E0E0E0"/>
            </w:tcBorders>
            <w:shd w:val="clear" w:color="auto" w:fill="F9F9FB"/>
          </w:tcPr>
          <w:p w14:paraId="6142F9E6"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.002</w:t>
            </w:r>
          </w:p>
        </w:tc>
      </w:tr>
      <w:tr w:rsidR="009F2FF3" w:rsidRPr="00EB42BE" w14:paraId="393AE27E" w14:textId="77777777" w:rsidTr="00F4028B">
        <w:trPr>
          <w:trHeight w:val="446"/>
        </w:trPr>
        <w:tc>
          <w:tcPr>
            <w:tcW w:w="4424" w:type="dxa"/>
            <w:vMerge/>
            <w:tcBorders>
              <w:top w:val="single" w:sz="6" w:space="0" w:color="AEAEAE"/>
              <w:bottom w:val="single" w:sz="6" w:space="0" w:color="AEAEAE"/>
            </w:tcBorders>
            <w:shd w:val="clear" w:color="auto" w:fill="E0E0E0"/>
          </w:tcPr>
          <w:p w14:paraId="3C2CDE7E" w14:textId="77777777" w:rsidR="009F2FF3" w:rsidRPr="00EB42BE" w:rsidRDefault="009F2FF3" w:rsidP="00FC55FA">
            <w:pPr>
              <w:widowControl w:val="0"/>
              <w:pBdr>
                <w:top w:val="nil"/>
                <w:left w:val="nil"/>
                <w:bottom w:val="nil"/>
                <w:right w:val="nil"/>
                <w:between w:val="nil"/>
              </w:pBdr>
              <w:spacing w:line="276" w:lineRule="auto"/>
              <w:rPr>
                <w:rFonts w:ascii="Arial" w:eastAsia="Arial" w:hAnsi="Arial" w:cs="Arial"/>
              </w:rPr>
            </w:pPr>
          </w:p>
        </w:tc>
        <w:tc>
          <w:tcPr>
            <w:tcW w:w="1808" w:type="dxa"/>
            <w:tcBorders>
              <w:top w:val="single" w:sz="6" w:space="0" w:color="AEAEAE"/>
              <w:bottom w:val="single" w:sz="6" w:space="0" w:color="AEAEAE"/>
              <w:right w:val="single" w:sz="6" w:space="0" w:color="E0E0E0"/>
            </w:tcBorders>
            <w:shd w:val="clear" w:color="auto" w:fill="E0E0E0"/>
          </w:tcPr>
          <w:p w14:paraId="20605B19"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not assumed</w:t>
            </w:r>
          </w:p>
        </w:tc>
        <w:tc>
          <w:tcPr>
            <w:tcW w:w="813" w:type="dxa"/>
            <w:tcBorders>
              <w:top w:val="single" w:sz="6" w:space="0" w:color="AEAEAE"/>
              <w:left w:val="single" w:sz="6" w:space="0" w:color="E0E0E0"/>
              <w:bottom w:val="single" w:sz="6" w:space="0" w:color="AEAEAE"/>
              <w:right w:val="single" w:sz="6" w:space="0" w:color="E0E0E0"/>
            </w:tcBorders>
            <w:shd w:val="clear" w:color="auto" w:fill="F9F9FB"/>
          </w:tcPr>
          <w:p w14:paraId="2B9380F6"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-3.211</w:t>
            </w:r>
          </w:p>
        </w:tc>
        <w:tc>
          <w:tcPr>
            <w:tcW w:w="920" w:type="dxa"/>
            <w:tcBorders>
              <w:top w:val="single" w:sz="6" w:space="0" w:color="AEAEAE"/>
              <w:left w:val="single" w:sz="6" w:space="0" w:color="E0E0E0"/>
              <w:bottom w:val="single" w:sz="6" w:space="0" w:color="AEAEAE"/>
              <w:right w:val="single" w:sz="6" w:space="0" w:color="E0E0E0"/>
            </w:tcBorders>
            <w:shd w:val="clear" w:color="auto" w:fill="F9F9FB"/>
          </w:tcPr>
          <w:p w14:paraId="54C71DA8"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&lt;.001</w:t>
            </w:r>
          </w:p>
        </w:tc>
        <w:tc>
          <w:tcPr>
            <w:tcW w:w="968" w:type="dxa"/>
            <w:tcBorders>
              <w:top w:val="single" w:sz="6" w:space="0" w:color="AEAEAE"/>
              <w:left w:val="single" w:sz="6" w:space="0" w:color="E0E0E0"/>
              <w:bottom w:val="single" w:sz="6" w:space="0" w:color="AEAEAE"/>
              <w:right w:val="single" w:sz="6" w:space="0" w:color="E0E0E0"/>
            </w:tcBorders>
            <w:shd w:val="clear" w:color="auto" w:fill="F9F9FB"/>
          </w:tcPr>
          <w:p w14:paraId="75C98A06"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.001</w:t>
            </w:r>
          </w:p>
        </w:tc>
      </w:tr>
      <w:tr w:rsidR="009F2FF3" w:rsidRPr="00EB42BE" w14:paraId="2ED2AF8F" w14:textId="77777777" w:rsidTr="00F4028B">
        <w:trPr>
          <w:trHeight w:val="389"/>
        </w:trPr>
        <w:tc>
          <w:tcPr>
            <w:tcW w:w="4424" w:type="dxa"/>
            <w:vMerge w:val="restart"/>
            <w:tcBorders>
              <w:top w:val="single" w:sz="6" w:space="0" w:color="AEAEAE"/>
              <w:bottom w:val="single" w:sz="6" w:space="0" w:color="AEAEAE"/>
            </w:tcBorders>
            <w:shd w:val="clear" w:color="auto" w:fill="E0E0E0"/>
          </w:tcPr>
          <w:p w14:paraId="230FD324" w14:textId="77777777" w:rsidR="009F2FF3" w:rsidRPr="00EB42BE" w:rsidRDefault="009F2FF3" w:rsidP="00FC55FA">
            <w:pPr>
              <w:ind w:left="60" w:right="60"/>
              <w:rPr>
                <w:rFonts w:ascii="Arial" w:eastAsia="Arial" w:hAnsi="Arial" w:cs="Arial"/>
              </w:rPr>
            </w:pPr>
            <w:r w:rsidRPr="00EB42BE">
              <w:rPr>
                <w:rFonts w:ascii="Arial" w:eastAsia="Arial" w:hAnsi="Arial" w:cs="Arial"/>
              </w:rPr>
              <w:t>Performance (Target): Has more convenient locations for me</w:t>
            </w:r>
          </w:p>
        </w:tc>
        <w:tc>
          <w:tcPr>
            <w:tcW w:w="1808" w:type="dxa"/>
            <w:tcBorders>
              <w:top w:val="single" w:sz="6" w:space="0" w:color="AEAEAE"/>
              <w:bottom w:val="single" w:sz="6" w:space="0" w:color="AEAEAE"/>
              <w:right w:val="single" w:sz="6" w:space="0" w:color="E0E0E0"/>
            </w:tcBorders>
            <w:shd w:val="clear" w:color="auto" w:fill="E0E0E0"/>
          </w:tcPr>
          <w:p w14:paraId="3123DDFA"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assumed</w:t>
            </w:r>
          </w:p>
        </w:tc>
        <w:tc>
          <w:tcPr>
            <w:tcW w:w="813" w:type="dxa"/>
            <w:tcBorders>
              <w:top w:val="single" w:sz="6" w:space="0" w:color="AEAEAE"/>
              <w:left w:val="single" w:sz="6" w:space="0" w:color="E0E0E0"/>
              <w:bottom w:val="single" w:sz="6" w:space="0" w:color="AEAEAE"/>
              <w:right w:val="single" w:sz="6" w:space="0" w:color="E0E0E0"/>
            </w:tcBorders>
            <w:shd w:val="clear" w:color="auto" w:fill="F9F9FB"/>
          </w:tcPr>
          <w:p w14:paraId="480787C0"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-2.118</w:t>
            </w:r>
          </w:p>
        </w:tc>
        <w:tc>
          <w:tcPr>
            <w:tcW w:w="920" w:type="dxa"/>
            <w:tcBorders>
              <w:top w:val="single" w:sz="6" w:space="0" w:color="AEAEAE"/>
              <w:left w:val="single" w:sz="6" w:space="0" w:color="E0E0E0"/>
              <w:bottom w:val="single" w:sz="6" w:space="0" w:color="AEAEAE"/>
              <w:right w:val="single" w:sz="6" w:space="0" w:color="E0E0E0"/>
            </w:tcBorders>
            <w:shd w:val="clear" w:color="auto" w:fill="F9F9FB"/>
          </w:tcPr>
          <w:p w14:paraId="63EFB8F9"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.017</w:t>
            </w:r>
          </w:p>
        </w:tc>
        <w:tc>
          <w:tcPr>
            <w:tcW w:w="968" w:type="dxa"/>
            <w:tcBorders>
              <w:top w:val="single" w:sz="6" w:space="0" w:color="AEAEAE"/>
              <w:left w:val="single" w:sz="6" w:space="0" w:color="E0E0E0"/>
              <w:bottom w:val="single" w:sz="6" w:space="0" w:color="AEAEAE"/>
              <w:right w:val="single" w:sz="6" w:space="0" w:color="E0E0E0"/>
            </w:tcBorders>
            <w:shd w:val="clear" w:color="auto" w:fill="F9F9FB"/>
          </w:tcPr>
          <w:p w14:paraId="7E981BB1"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.035</w:t>
            </w:r>
          </w:p>
        </w:tc>
      </w:tr>
      <w:tr w:rsidR="009F2FF3" w:rsidRPr="00EB42BE" w14:paraId="335E6FC4" w14:textId="77777777" w:rsidTr="00F4028B">
        <w:trPr>
          <w:trHeight w:val="454"/>
        </w:trPr>
        <w:tc>
          <w:tcPr>
            <w:tcW w:w="4424" w:type="dxa"/>
            <w:vMerge/>
            <w:tcBorders>
              <w:top w:val="single" w:sz="6" w:space="0" w:color="AEAEAE"/>
              <w:bottom w:val="single" w:sz="6" w:space="0" w:color="AEAEAE"/>
            </w:tcBorders>
            <w:shd w:val="clear" w:color="auto" w:fill="E0E0E0"/>
          </w:tcPr>
          <w:p w14:paraId="63A5BBB1" w14:textId="77777777" w:rsidR="009F2FF3" w:rsidRPr="00EB42BE" w:rsidRDefault="009F2FF3" w:rsidP="00FC55FA">
            <w:pPr>
              <w:widowControl w:val="0"/>
              <w:pBdr>
                <w:top w:val="nil"/>
                <w:left w:val="nil"/>
                <w:bottom w:val="nil"/>
                <w:right w:val="nil"/>
                <w:between w:val="nil"/>
              </w:pBdr>
              <w:spacing w:line="276" w:lineRule="auto"/>
              <w:rPr>
                <w:rFonts w:ascii="Arial" w:eastAsia="Arial" w:hAnsi="Arial" w:cs="Arial"/>
              </w:rPr>
            </w:pPr>
          </w:p>
        </w:tc>
        <w:tc>
          <w:tcPr>
            <w:tcW w:w="1808" w:type="dxa"/>
            <w:tcBorders>
              <w:top w:val="single" w:sz="6" w:space="0" w:color="AEAEAE"/>
              <w:bottom w:val="single" w:sz="6" w:space="0" w:color="AEAEAE"/>
              <w:right w:val="single" w:sz="6" w:space="0" w:color="E0E0E0"/>
            </w:tcBorders>
            <w:shd w:val="clear" w:color="auto" w:fill="E0E0E0"/>
          </w:tcPr>
          <w:p w14:paraId="681E5EB9"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not assumed</w:t>
            </w:r>
          </w:p>
        </w:tc>
        <w:tc>
          <w:tcPr>
            <w:tcW w:w="813" w:type="dxa"/>
            <w:tcBorders>
              <w:top w:val="single" w:sz="6" w:space="0" w:color="AEAEAE"/>
              <w:left w:val="single" w:sz="6" w:space="0" w:color="E0E0E0"/>
              <w:bottom w:val="single" w:sz="6" w:space="0" w:color="AEAEAE"/>
              <w:right w:val="single" w:sz="6" w:space="0" w:color="E0E0E0"/>
            </w:tcBorders>
            <w:shd w:val="clear" w:color="auto" w:fill="F9F9FB"/>
          </w:tcPr>
          <w:p w14:paraId="7024CED9"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-2.140</w:t>
            </w:r>
          </w:p>
        </w:tc>
        <w:tc>
          <w:tcPr>
            <w:tcW w:w="920" w:type="dxa"/>
            <w:tcBorders>
              <w:top w:val="single" w:sz="6" w:space="0" w:color="AEAEAE"/>
              <w:left w:val="single" w:sz="6" w:space="0" w:color="E0E0E0"/>
              <w:bottom w:val="single" w:sz="6" w:space="0" w:color="AEAEAE"/>
              <w:right w:val="single" w:sz="6" w:space="0" w:color="E0E0E0"/>
            </w:tcBorders>
            <w:shd w:val="clear" w:color="auto" w:fill="F9F9FB"/>
          </w:tcPr>
          <w:p w14:paraId="4F204D66"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.017</w:t>
            </w:r>
          </w:p>
        </w:tc>
        <w:tc>
          <w:tcPr>
            <w:tcW w:w="968" w:type="dxa"/>
            <w:tcBorders>
              <w:top w:val="single" w:sz="6" w:space="0" w:color="AEAEAE"/>
              <w:left w:val="single" w:sz="6" w:space="0" w:color="E0E0E0"/>
              <w:bottom w:val="single" w:sz="6" w:space="0" w:color="AEAEAE"/>
              <w:right w:val="single" w:sz="6" w:space="0" w:color="E0E0E0"/>
            </w:tcBorders>
            <w:shd w:val="clear" w:color="auto" w:fill="F9F9FB"/>
          </w:tcPr>
          <w:p w14:paraId="2546118E"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.033</w:t>
            </w:r>
          </w:p>
        </w:tc>
      </w:tr>
      <w:tr w:rsidR="009F2FF3" w:rsidRPr="00EB42BE" w14:paraId="374B1BC7" w14:textId="77777777" w:rsidTr="00F4028B">
        <w:trPr>
          <w:trHeight w:val="397"/>
        </w:trPr>
        <w:tc>
          <w:tcPr>
            <w:tcW w:w="4424" w:type="dxa"/>
            <w:vMerge w:val="restart"/>
            <w:tcBorders>
              <w:top w:val="single" w:sz="6" w:space="0" w:color="AEAEAE"/>
              <w:bottom w:val="single" w:sz="6" w:space="0" w:color="AEAEAE"/>
            </w:tcBorders>
            <w:shd w:val="clear" w:color="auto" w:fill="E0E0E0"/>
          </w:tcPr>
          <w:p w14:paraId="48F27317" w14:textId="77777777" w:rsidR="009F2FF3" w:rsidRPr="00EB42BE" w:rsidRDefault="009F2FF3" w:rsidP="00FC55FA">
            <w:pPr>
              <w:ind w:left="60" w:right="60"/>
              <w:rPr>
                <w:rFonts w:ascii="Arial" w:eastAsia="Arial" w:hAnsi="Arial" w:cs="Arial"/>
              </w:rPr>
            </w:pPr>
            <w:r w:rsidRPr="00EB42BE">
              <w:rPr>
                <w:rFonts w:ascii="Arial" w:eastAsia="Arial" w:hAnsi="Arial" w:cs="Arial"/>
              </w:rPr>
              <w:t>Performance (Target): Offers products at Reasonable Prices</w:t>
            </w:r>
          </w:p>
        </w:tc>
        <w:tc>
          <w:tcPr>
            <w:tcW w:w="1808" w:type="dxa"/>
            <w:tcBorders>
              <w:top w:val="single" w:sz="6" w:space="0" w:color="AEAEAE"/>
              <w:bottom w:val="single" w:sz="6" w:space="0" w:color="AEAEAE"/>
              <w:right w:val="single" w:sz="6" w:space="0" w:color="E0E0E0"/>
            </w:tcBorders>
            <w:shd w:val="clear" w:color="auto" w:fill="E0E0E0"/>
          </w:tcPr>
          <w:p w14:paraId="18361EBC"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assumed</w:t>
            </w:r>
          </w:p>
        </w:tc>
        <w:tc>
          <w:tcPr>
            <w:tcW w:w="813" w:type="dxa"/>
            <w:tcBorders>
              <w:top w:val="single" w:sz="6" w:space="0" w:color="AEAEAE"/>
              <w:left w:val="single" w:sz="6" w:space="0" w:color="E0E0E0"/>
              <w:bottom w:val="single" w:sz="6" w:space="0" w:color="AEAEAE"/>
              <w:right w:val="single" w:sz="6" w:space="0" w:color="E0E0E0"/>
            </w:tcBorders>
            <w:shd w:val="clear" w:color="auto" w:fill="F9F9FB"/>
          </w:tcPr>
          <w:p w14:paraId="6F45E2EB"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-.761</w:t>
            </w:r>
          </w:p>
        </w:tc>
        <w:tc>
          <w:tcPr>
            <w:tcW w:w="920" w:type="dxa"/>
            <w:tcBorders>
              <w:top w:val="single" w:sz="6" w:space="0" w:color="AEAEAE"/>
              <w:left w:val="single" w:sz="6" w:space="0" w:color="E0E0E0"/>
              <w:bottom w:val="single" w:sz="6" w:space="0" w:color="AEAEAE"/>
              <w:right w:val="single" w:sz="6" w:space="0" w:color="E0E0E0"/>
            </w:tcBorders>
            <w:shd w:val="clear" w:color="auto" w:fill="F9F9FB"/>
          </w:tcPr>
          <w:p w14:paraId="671F3C4B"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.224</w:t>
            </w:r>
          </w:p>
        </w:tc>
        <w:tc>
          <w:tcPr>
            <w:tcW w:w="968" w:type="dxa"/>
            <w:tcBorders>
              <w:top w:val="single" w:sz="6" w:space="0" w:color="AEAEAE"/>
              <w:left w:val="single" w:sz="6" w:space="0" w:color="E0E0E0"/>
              <w:bottom w:val="single" w:sz="6" w:space="0" w:color="AEAEAE"/>
              <w:right w:val="single" w:sz="6" w:space="0" w:color="E0E0E0"/>
            </w:tcBorders>
            <w:shd w:val="clear" w:color="auto" w:fill="F9F9FB"/>
          </w:tcPr>
          <w:p w14:paraId="3458EAE1"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.447</w:t>
            </w:r>
          </w:p>
        </w:tc>
      </w:tr>
      <w:tr w:rsidR="009F2FF3" w:rsidRPr="00EB42BE" w14:paraId="7C5DC1BF" w14:textId="77777777" w:rsidTr="00F4028B">
        <w:trPr>
          <w:trHeight w:val="454"/>
        </w:trPr>
        <w:tc>
          <w:tcPr>
            <w:tcW w:w="4424" w:type="dxa"/>
            <w:vMerge/>
            <w:tcBorders>
              <w:top w:val="single" w:sz="6" w:space="0" w:color="AEAEAE"/>
              <w:bottom w:val="single" w:sz="6" w:space="0" w:color="AEAEAE"/>
            </w:tcBorders>
            <w:shd w:val="clear" w:color="auto" w:fill="E0E0E0"/>
          </w:tcPr>
          <w:p w14:paraId="5775701E" w14:textId="77777777" w:rsidR="009F2FF3" w:rsidRPr="00EB42BE" w:rsidRDefault="009F2FF3" w:rsidP="00FC55FA">
            <w:pPr>
              <w:widowControl w:val="0"/>
              <w:pBdr>
                <w:top w:val="nil"/>
                <w:left w:val="nil"/>
                <w:bottom w:val="nil"/>
                <w:right w:val="nil"/>
                <w:between w:val="nil"/>
              </w:pBdr>
              <w:spacing w:line="276" w:lineRule="auto"/>
              <w:rPr>
                <w:rFonts w:ascii="Arial" w:eastAsia="Arial" w:hAnsi="Arial" w:cs="Arial"/>
              </w:rPr>
            </w:pPr>
          </w:p>
        </w:tc>
        <w:tc>
          <w:tcPr>
            <w:tcW w:w="1808" w:type="dxa"/>
            <w:tcBorders>
              <w:top w:val="single" w:sz="6" w:space="0" w:color="AEAEAE"/>
              <w:bottom w:val="single" w:sz="6" w:space="0" w:color="AEAEAE"/>
              <w:right w:val="single" w:sz="6" w:space="0" w:color="E0E0E0"/>
            </w:tcBorders>
            <w:shd w:val="clear" w:color="auto" w:fill="E0E0E0"/>
          </w:tcPr>
          <w:p w14:paraId="4F5B0C09"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not assumed</w:t>
            </w:r>
          </w:p>
        </w:tc>
        <w:tc>
          <w:tcPr>
            <w:tcW w:w="813" w:type="dxa"/>
            <w:tcBorders>
              <w:top w:val="single" w:sz="6" w:space="0" w:color="AEAEAE"/>
              <w:left w:val="single" w:sz="6" w:space="0" w:color="E0E0E0"/>
              <w:bottom w:val="single" w:sz="6" w:space="0" w:color="AEAEAE"/>
              <w:right w:val="single" w:sz="6" w:space="0" w:color="E0E0E0"/>
            </w:tcBorders>
            <w:shd w:val="clear" w:color="auto" w:fill="F9F9FB"/>
          </w:tcPr>
          <w:p w14:paraId="72E986A4"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-.766</w:t>
            </w:r>
          </w:p>
        </w:tc>
        <w:tc>
          <w:tcPr>
            <w:tcW w:w="920" w:type="dxa"/>
            <w:tcBorders>
              <w:top w:val="single" w:sz="6" w:space="0" w:color="AEAEAE"/>
              <w:left w:val="single" w:sz="6" w:space="0" w:color="E0E0E0"/>
              <w:bottom w:val="single" w:sz="6" w:space="0" w:color="AEAEAE"/>
              <w:right w:val="single" w:sz="6" w:space="0" w:color="E0E0E0"/>
            </w:tcBorders>
            <w:shd w:val="clear" w:color="auto" w:fill="F9F9FB"/>
          </w:tcPr>
          <w:p w14:paraId="03DF2576"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.222</w:t>
            </w:r>
          </w:p>
        </w:tc>
        <w:tc>
          <w:tcPr>
            <w:tcW w:w="968" w:type="dxa"/>
            <w:tcBorders>
              <w:top w:val="single" w:sz="6" w:space="0" w:color="AEAEAE"/>
              <w:left w:val="single" w:sz="6" w:space="0" w:color="E0E0E0"/>
              <w:bottom w:val="single" w:sz="6" w:space="0" w:color="AEAEAE"/>
              <w:right w:val="single" w:sz="6" w:space="0" w:color="E0E0E0"/>
            </w:tcBorders>
            <w:shd w:val="clear" w:color="auto" w:fill="F9F9FB"/>
          </w:tcPr>
          <w:p w14:paraId="22ACD84A"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.444</w:t>
            </w:r>
          </w:p>
        </w:tc>
      </w:tr>
      <w:tr w:rsidR="009F2FF3" w:rsidRPr="00EB42BE" w14:paraId="383D03D6" w14:textId="77777777" w:rsidTr="00F4028B">
        <w:trPr>
          <w:trHeight w:val="397"/>
        </w:trPr>
        <w:tc>
          <w:tcPr>
            <w:tcW w:w="4424" w:type="dxa"/>
            <w:vMerge w:val="restart"/>
            <w:tcBorders>
              <w:top w:val="single" w:sz="6" w:space="0" w:color="AEAEAE"/>
              <w:bottom w:val="single" w:sz="6" w:space="0" w:color="AEAEAE"/>
            </w:tcBorders>
            <w:shd w:val="clear" w:color="auto" w:fill="E0E0E0"/>
          </w:tcPr>
          <w:p w14:paraId="33DEC9B4" w14:textId="77777777" w:rsidR="009F2FF3" w:rsidRPr="00EB42BE" w:rsidRDefault="009F2FF3" w:rsidP="00FC55FA">
            <w:pPr>
              <w:ind w:left="60" w:right="60"/>
              <w:rPr>
                <w:rFonts w:ascii="Arial" w:eastAsia="Arial" w:hAnsi="Arial" w:cs="Arial"/>
              </w:rPr>
            </w:pPr>
            <w:r w:rsidRPr="00EB42BE">
              <w:rPr>
                <w:rFonts w:ascii="Arial" w:eastAsia="Arial" w:hAnsi="Arial" w:cs="Arial"/>
              </w:rPr>
              <w:t>Performance (Target): Has Excellent Customer Service</w:t>
            </w:r>
          </w:p>
        </w:tc>
        <w:tc>
          <w:tcPr>
            <w:tcW w:w="1808" w:type="dxa"/>
            <w:tcBorders>
              <w:top w:val="single" w:sz="6" w:space="0" w:color="AEAEAE"/>
              <w:bottom w:val="single" w:sz="6" w:space="0" w:color="AEAEAE"/>
              <w:right w:val="single" w:sz="6" w:space="0" w:color="E0E0E0"/>
            </w:tcBorders>
            <w:shd w:val="clear" w:color="auto" w:fill="E0E0E0"/>
          </w:tcPr>
          <w:p w14:paraId="04ECC80D"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assumed</w:t>
            </w:r>
          </w:p>
        </w:tc>
        <w:tc>
          <w:tcPr>
            <w:tcW w:w="813" w:type="dxa"/>
            <w:tcBorders>
              <w:top w:val="single" w:sz="6" w:space="0" w:color="AEAEAE"/>
              <w:left w:val="single" w:sz="6" w:space="0" w:color="E0E0E0"/>
              <w:bottom w:val="single" w:sz="6" w:space="0" w:color="AEAEAE"/>
              <w:right w:val="single" w:sz="6" w:space="0" w:color="E0E0E0"/>
            </w:tcBorders>
            <w:shd w:val="clear" w:color="auto" w:fill="F9F9FB"/>
          </w:tcPr>
          <w:p w14:paraId="0AC33D0B"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-2.171</w:t>
            </w:r>
          </w:p>
        </w:tc>
        <w:tc>
          <w:tcPr>
            <w:tcW w:w="920" w:type="dxa"/>
            <w:tcBorders>
              <w:top w:val="single" w:sz="6" w:space="0" w:color="AEAEAE"/>
              <w:left w:val="single" w:sz="6" w:space="0" w:color="E0E0E0"/>
              <w:bottom w:val="single" w:sz="6" w:space="0" w:color="AEAEAE"/>
              <w:right w:val="single" w:sz="6" w:space="0" w:color="E0E0E0"/>
            </w:tcBorders>
            <w:shd w:val="clear" w:color="auto" w:fill="F9F9FB"/>
          </w:tcPr>
          <w:p w14:paraId="7F0989D0"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.015</w:t>
            </w:r>
          </w:p>
        </w:tc>
        <w:tc>
          <w:tcPr>
            <w:tcW w:w="968" w:type="dxa"/>
            <w:tcBorders>
              <w:top w:val="single" w:sz="6" w:space="0" w:color="AEAEAE"/>
              <w:left w:val="single" w:sz="6" w:space="0" w:color="E0E0E0"/>
              <w:bottom w:val="single" w:sz="6" w:space="0" w:color="AEAEAE"/>
              <w:right w:val="single" w:sz="6" w:space="0" w:color="E0E0E0"/>
            </w:tcBorders>
            <w:shd w:val="clear" w:color="auto" w:fill="F9F9FB"/>
          </w:tcPr>
          <w:p w14:paraId="2BF8E0F5"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.031</w:t>
            </w:r>
          </w:p>
        </w:tc>
      </w:tr>
      <w:tr w:rsidR="009F2FF3" w:rsidRPr="00EB42BE" w14:paraId="76E2BC10" w14:textId="77777777" w:rsidTr="00F4028B">
        <w:trPr>
          <w:trHeight w:val="389"/>
        </w:trPr>
        <w:tc>
          <w:tcPr>
            <w:tcW w:w="4424" w:type="dxa"/>
            <w:vMerge/>
            <w:tcBorders>
              <w:top w:val="single" w:sz="6" w:space="0" w:color="AEAEAE"/>
              <w:bottom w:val="single" w:sz="6" w:space="0" w:color="AEAEAE"/>
            </w:tcBorders>
            <w:shd w:val="clear" w:color="auto" w:fill="E0E0E0"/>
          </w:tcPr>
          <w:p w14:paraId="17C8F4A6" w14:textId="77777777" w:rsidR="009F2FF3" w:rsidRPr="00EB42BE" w:rsidRDefault="009F2FF3" w:rsidP="00FC55FA">
            <w:pPr>
              <w:widowControl w:val="0"/>
              <w:pBdr>
                <w:top w:val="nil"/>
                <w:left w:val="nil"/>
                <w:bottom w:val="nil"/>
                <w:right w:val="nil"/>
                <w:between w:val="nil"/>
              </w:pBdr>
              <w:spacing w:line="276" w:lineRule="auto"/>
              <w:rPr>
                <w:rFonts w:ascii="Arial" w:eastAsia="Arial" w:hAnsi="Arial" w:cs="Arial"/>
              </w:rPr>
            </w:pPr>
          </w:p>
        </w:tc>
        <w:tc>
          <w:tcPr>
            <w:tcW w:w="1808" w:type="dxa"/>
            <w:tcBorders>
              <w:top w:val="single" w:sz="6" w:space="0" w:color="AEAEAE"/>
              <w:bottom w:val="single" w:sz="6" w:space="0" w:color="AEAEAE"/>
              <w:right w:val="single" w:sz="6" w:space="0" w:color="E0E0E0"/>
            </w:tcBorders>
            <w:shd w:val="clear" w:color="auto" w:fill="E0E0E0"/>
          </w:tcPr>
          <w:p w14:paraId="135E37DC"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not assumed</w:t>
            </w:r>
          </w:p>
        </w:tc>
        <w:tc>
          <w:tcPr>
            <w:tcW w:w="813" w:type="dxa"/>
            <w:tcBorders>
              <w:top w:val="single" w:sz="6" w:space="0" w:color="AEAEAE"/>
              <w:left w:val="single" w:sz="6" w:space="0" w:color="E0E0E0"/>
              <w:bottom w:val="single" w:sz="6" w:space="0" w:color="AEAEAE"/>
              <w:right w:val="single" w:sz="6" w:space="0" w:color="E0E0E0"/>
            </w:tcBorders>
            <w:shd w:val="clear" w:color="auto" w:fill="F9F9FB"/>
          </w:tcPr>
          <w:p w14:paraId="2091A533"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-2.173</w:t>
            </w:r>
          </w:p>
        </w:tc>
        <w:tc>
          <w:tcPr>
            <w:tcW w:w="920" w:type="dxa"/>
            <w:tcBorders>
              <w:top w:val="single" w:sz="6" w:space="0" w:color="AEAEAE"/>
              <w:left w:val="single" w:sz="6" w:space="0" w:color="E0E0E0"/>
              <w:bottom w:val="single" w:sz="6" w:space="0" w:color="AEAEAE"/>
              <w:right w:val="single" w:sz="6" w:space="0" w:color="E0E0E0"/>
            </w:tcBorders>
            <w:shd w:val="clear" w:color="auto" w:fill="F9F9FB"/>
          </w:tcPr>
          <w:p w14:paraId="0E7B6ACD"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.015</w:t>
            </w:r>
          </w:p>
        </w:tc>
        <w:tc>
          <w:tcPr>
            <w:tcW w:w="968" w:type="dxa"/>
            <w:tcBorders>
              <w:top w:val="single" w:sz="6" w:space="0" w:color="AEAEAE"/>
              <w:left w:val="single" w:sz="6" w:space="0" w:color="E0E0E0"/>
              <w:bottom w:val="single" w:sz="6" w:space="0" w:color="AEAEAE"/>
              <w:right w:val="single" w:sz="6" w:space="0" w:color="E0E0E0"/>
            </w:tcBorders>
            <w:shd w:val="clear" w:color="auto" w:fill="F9F9FB"/>
          </w:tcPr>
          <w:p w14:paraId="2FBCE2B6"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.031</w:t>
            </w:r>
          </w:p>
        </w:tc>
      </w:tr>
      <w:tr w:rsidR="009F2FF3" w:rsidRPr="00EB42BE" w14:paraId="3CACB765" w14:textId="77777777" w:rsidTr="00F4028B">
        <w:trPr>
          <w:trHeight w:val="375"/>
        </w:trPr>
        <w:tc>
          <w:tcPr>
            <w:tcW w:w="4424" w:type="dxa"/>
            <w:vMerge w:val="restart"/>
            <w:tcBorders>
              <w:top w:val="single" w:sz="6" w:space="0" w:color="AEAEAE"/>
              <w:bottom w:val="single" w:sz="6" w:space="0" w:color="AEAEAE"/>
            </w:tcBorders>
            <w:shd w:val="clear" w:color="auto" w:fill="E0E0E0"/>
          </w:tcPr>
          <w:p w14:paraId="7355BB01" w14:textId="77777777" w:rsidR="009F2FF3" w:rsidRPr="00EB42BE" w:rsidRDefault="009F2FF3" w:rsidP="00FC55FA">
            <w:pPr>
              <w:ind w:left="60" w:right="60"/>
              <w:rPr>
                <w:rFonts w:ascii="Arial" w:eastAsia="Arial" w:hAnsi="Arial" w:cs="Arial"/>
              </w:rPr>
            </w:pPr>
            <w:r w:rsidRPr="00EB42BE">
              <w:rPr>
                <w:rFonts w:ascii="Arial" w:eastAsia="Arial" w:hAnsi="Arial" w:cs="Arial"/>
              </w:rPr>
              <w:t>Performance (Target): Has High Product Quality</w:t>
            </w:r>
          </w:p>
        </w:tc>
        <w:tc>
          <w:tcPr>
            <w:tcW w:w="1808" w:type="dxa"/>
            <w:tcBorders>
              <w:top w:val="single" w:sz="6" w:space="0" w:color="AEAEAE"/>
              <w:bottom w:val="single" w:sz="6" w:space="0" w:color="AEAEAE"/>
              <w:right w:val="single" w:sz="6" w:space="0" w:color="E0E0E0"/>
            </w:tcBorders>
            <w:shd w:val="clear" w:color="auto" w:fill="E0E0E0"/>
          </w:tcPr>
          <w:p w14:paraId="3AF405AE"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assumed</w:t>
            </w:r>
          </w:p>
        </w:tc>
        <w:tc>
          <w:tcPr>
            <w:tcW w:w="813" w:type="dxa"/>
            <w:tcBorders>
              <w:top w:val="single" w:sz="6" w:space="0" w:color="AEAEAE"/>
              <w:left w:val="single" w:sz="6" w:space="0" w:color="E0E0E0"/>
              <w:bottom w:val="single" w:sz="6" w:space="0" w:color="AEAEAE"/>
              <w:right w:val="single" w:sz="6" w:space="0" w:color="E0E0E0"/>
            </w:tcBorders>
            <w:shd w:val="clear" w:color="auto" w:fill="F9F9FB"/>
          </w:tcPr>
          <w:p w14:paraId="3E8AC8D7"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-2.861</w:t>
            </w:r>
          </w:p>
        </w:tc>
        <w:tc>
          <w:tcPr>
            <w:tcW w:w="920" w:type="dxa"/>
            <w:tcBorders>
              <w:top w:val="single" w:sz="6" w:space="0" w:color="AEAEAE"/>
              <w:left w:val="single" w:sz="6" w:space="0" w:color="E0E0E0"/>
              <w:bottom w:val="single" w:sz="6" w:space="0" w:color="AEAEAE"/>
              <w:right w:val="single" w:sz="6" w:space="0" w:color="E0E0E0"/>
            </w:tcBorders>
            <w:shd w:val="clear" w:color="auto" w:fill="F9F9FB"/>
          </w:tcPr>
          <w:p w14:paraId="6D47B7C5"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.002</w:t>
            </w:r>
          </w:p>
        </w:tc>
        <w:tc>
          <w:tcPr>
            <w:tcW w:w="968" w:type="dxa"/>
            <w:tcBorders>
              <w:top w:val="single" w:sz="6" w:space="0" w:color="AEAEAE"/>
              <w:left w:val="single" w:sz="6" w:space="0" w:color="E0E0E0"/>
              <w:bottom w:val="single" w:sz="6" w:space="0" w:color="AEAEAE"/>
              <w:right w:val="single" w:sz="6" w:space="0" w:color="E0E0E0"/>
            </w:tcBorders>
            <w:shd w:val="clear" w:color="auto" w:fill="F9F9FB"/>
          </w:tcPr>
          <w:p w14:paraId="7361EE55"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.004</w:t>
            </w:r>
          </w:p>
        </w:tc>
      </w:tr>
      <w:tr w:rsidR="009F2FF3" w:rsidRPr="00EB42BE" w14:paraId="1CDAC2A4" w14:textId="77777777" w:rsidTr="00F4028B">
        <w:trPr>
          <w:trHeight w:val="360"/>
        </w:trPr>
        <w:tc>
          <w:tcPr>
            <w:tcW w:w="4424" w:type="dxa"/>
            <w:vMerge/>
            <w:tcBorders>
              <w:top w:val="single" w:sz="6" w:space="0" w:color="AEAEAE"/>
              <w:bottom w:val="single" w:sz="6" w:space="0" w:color="AEAEAE"/>
            </w:tcBorders>
            <w:shd w:val="clear" w:color="auto" w:fill="E0E0E0"/>
          </w:tcPr>
          <w:p w14:paraId="49045F54" w14:textId="77777777" w:rsidR="009F2FF3" w:rsidRPr="00EB42BE" w:rsidRDefault="009F2FF3" w:rsidP="00FC55FA">
            <w:pPr>
              <w:widowControl w:val="0"/>
              <w:pBdr>
                <w:top w:val="nil"/>
                <w:left w:val="nil"/>
                <w:bottom w:val="nil"/>
                <w:right w:val="nil"/>
                <w:between w:val="nil"/>
              </w:pBdr>
              <w:spacing w:line="276" w:lineRule="auto"/>
              <w:rPr>
                <w:rFonts w:ascii="Arial" w:eastAsia="Arial" w:hAnsi="Arial" w:cs="Arial"/>
              </w:rPr>
            </w:pPr>
          </w:p>
        </w:tc>
        <w:tc>
          <w:tcPr>
            <w:tcW w:w="1808" w:type="dxa"/>
            <w:tcBorders>
              <w:top w:val="single" w:sz="6" w:space="0" w:color="AEAEAE"/>
              <w:bottom w:val="single" w:sz="6" w:space="0" w:color="AEAEAE"/>
              <w:right w:val="single" w:sz="6" w:space="0" w:color="E0E0E0"/>
            </w:tcBorders>
            <w:shd w:val="clear" w:color="auto" w:fill="E0E0E0"/>
          </w:tcPr>
          <w:p w14:paraId="47C9F7DA"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not assumed</w:t>
            </w:r>
          </w:p>
        </w:tc>
        <w:tc>
          <w:tcPr>
            <w:tcW w:w="813" w:type="dxa"/>
            <w:tcBorders>
              <w:top w:val="single" w:sz="6" w:space="0" w:color="AEAEAE"/>
              <w:left w:val="single" w:sz="6" w:space="0" w:color="E0E0E0"/>
              <w:bottom w:val="single" w:sz="6" w:space="0" w:color="AEAEAE"/>
              <w:right w:val="single" w:sz="6" w:space="0" w:color="E0E0E0"/>
            </w:tcBorders>
            <w:shd w:val="clear" w:color="auto" w:fill="F9F9FB"/>
          </w:tcPr>
          <w:p w14:paraId="2A3633F9"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-2.917</w:t>
            </w:r>
          </w:p>
        </w:tc>
        <w:tc>
          <w:tcPr>
            <w:tcW w:w="920" w:type="dxa"/>
            <w:tcBorders>
              <w:top w:val="single" w:sz="6" w:space="0" w:color="AEAEAE"/>
              <w:left w:val="single" w:sz="6" w:space="0" w:color="E0E0E0"/>
              <w:bottom w:val="single" w:sz="6" w:space="0" w:color="AEAEAE"/>
              <w:right w:val="single" w:sz="6" w:space="0" w:color="E0E0E0"/>
            </w:tcBorders>
            <w:shd w:val="clear" w:color="auto" w:fill="F9F9FB"/>
          </w:tcPr>
          <w:p w14:paraId="7C749FC2"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.002</w:t>
            </w:r>
          </w:p>
        </w:tc>
        <w:tc>
          <w:tcPr>
            <w:tcW w:w="968" w:type="dxa"/>
            <w:tcBorders>
              <w:top w:val="single" w:sz="6" w:space="0" w:color="AEAEAE"/>
              <w:left w:val="single" w:sz="6" w:space="0" w:color="E0E0E0"/>
              <w:bottom w:val="single" w:sz="6" w:space="0" w:color="AEAEAE"/>
              <w:right w:val="single" w:sz="6" w:space="0" w:color="E0E0E0"/>
            </w:tcBorders>
            <w:shd w:val="clear" w:color="auto" w:fill="F9F9FB"/>
          </w:tcPr>
          <w:p w14:paraId="2121E08C"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.004</w:t>
            </w:r>
          </w:p>
        </w:tc>
      </w:tr>
      <w:tr w:rsidR="009F2FF3" w:rsidRPr="00EB42BE" w14:paraId="70FBCB92" w14:textId="77777777" w:rsidTr="00F4028B">
        <w:trPr>
          <w:trHeight w:val="425"/>
        </w:trPr>
        <w:tc>
          <w:tcPr>
            <w:tcW w:w="4424" w:type="dxa"/>
            <w:vMerge w:val="restart"/>
            <w:tcBorders>
              <w:top w:val="single" w:sz="6" w:space="0" w:color="AEAEAE"/>
              <w:bottom w:val="single" w:sz="6" w:space="0" w:color="AEAEAE"/>
            </w:tcBorders>
            <w:shd w:val="clear" w:color="auto" w:fill="E0E0E0"/>
          </w:tcPr>
          <w:p w14:paraId="0F69C567" w14:textId="77777777" w:rsidR="009F2FF3" w:rsidRPr="00EB42BE" w:rsidRDefault="009F2FF3" w:rsidP="00FC55FA">
            <w:pPr>
              <w:ind w:left="60" w:right="60"/>
              <w:rPr>
                <w:rFonts w:ascii="Arial" w:eastAsia="Arial" w:hAnsi="Arial" w:cs="Arial"/>
              </w:rPr>
            </w:pPr>
            <w:r w:rsidRPr="00EB42BE">
              <w:rPr>
                <w:rFonts w:ascii="Arial" w:eastAsia="Arial" w:hAnsi="Arial" w:cs="Arial"/>
              </w:rPr>
              <w:t>Performance (Target): Has a flexible return policy</w:t>
            </w:r>
          </w:p>
        </w:tc>
        <w:tc>
          <w:tcPr>
            <w:tcW w:w="1808" w:type="dxa"/>
            <w:tcBorders>
              <w:top w:val="single" w:sz="6" w:space="0" w:color="AEAEAE"/>
              <w:bottom w:val="single" w:sz="6" w:space="0" w:color="AEAEAE"/>
              <w:right w:val="single" w:sz="6" w:space="0" w:color="E0E0E0"/>
            </w:tcBorders>
            <w:shd w:val="clear" w:color="auto" w:fill="E0E0E0"/>
          </w:tcPr>
          <w:p w14:paraId="67C6C041"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assumed</w:t>
            </w:r>
          </w:p>
        </w:tc>
        <w:tc>
          <w:tcPr>
            <w:tcW w:w="813" w:type="dxa"/>
            <w:tcBorders>
              <w:top w:val="single" w:sz="6" w:space="0" w:color="AEAEAE"/>
              <w:left w:val="single" w:sz="6" w:space="0" w:color="E0E0E0"/>
              <w:bottom w:val="single" w:sz="6" w:space="0" w:color="AEAEAE"/>
              <w:right w:val="single" w:sz="6" w:space="0" w:color="E0E0E0"/>
            </w:tcBorders>
            <w:shd w:val="clear" w:color="auto" w:fill="F9F9FB"/>
          </w:tcPr>
          <w:p w14:paraId="4ECA7486"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-2.556</w:t>
            </w:r>
          </w:p>
        </w:tc>
        <w:tc>
          <w:tcPr>
            <w:tcW w:w="920" w:type="dxa"/>
            <w:tcBorders>
              <w:top w:val="single" w:sz="6" w:space="0" w:color="AEAEAE"/>
              <w:left w:val="single" w:sz="6" w:space="0" w:color="E0E0E0"/>
              <w:bottom w:val="single" w:sz="6" w:space="0" w:color="AEAEAE"/>
              <w:right w:val="single" w:sz="6" w:space="0" w:color="E0E0E0"/>
            </w:tcBorders>
            <w:shd w:val="clear" w:color="auto" w:fill="F9F9FB"/>
          </w:tcPr>
          <w:p w14:paraId="47E51CA2"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.005</w:t>
            </w:r>
          </w:p>
        </w:tc>
        <w:tc>
          <w:tcPr>
            <w:tcW w:w="968" w:type="dxa"/>
            <w:tcBorders>
              <w:top w:val="single" w:sz="6" w:space="0" w:color="AEAEAE"/>
              <w:left w:val="single" w:sz="6" w:space="0" w:color="E0E0E0"/>
              <w:bottom w:val="single" w:sz="6" w:space="0" w:color="AEAEAE"/>
              <w:right w:val="single" w:sz="6" w:space="0" w:color="E0E0E0"/>
            </w:tcBorders>
            <w:shd w:val="clear" w:color="auto" w:fill="F9F9FB"/>
          </w:tcPr>
          <w:p w14:paraId="3B885888"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.011</w:t>
            </w:r>
          </w:p>
        </w:tc>
      </w:tr>
      <w:tr w:rsidR="009F2FF3" w:rsidRPr="00EB42BE" w14:paraId="4BB31547" w14:textId="77777777" w:rsidTr="00F4028B">
        <w:trPr>
          <w:trHeight w:val="397"/>
        </w:trPr>
        <w:tc>
          <w:tcPr>
            <w:tcW w:w="4424" w:type="dxa"/>
            <w:vMerge/>
            <w:tcBorders>
              <w:top w:val="single" w:sz="6" w:space="0" w:color="AEAEAE"/>
              <w:bottom w:val="single" w:sz="6" w:space="0" w:color="AEAEAE"/>
            </w:tcBorders>
            <w:shd w:val="clear" w:color="auto" w:fill="E0E0E0"/>
          </w:tcPr>
          <w:p w14:paraId="06BD832C" w14:textId="77777777" w:rsidR="009F2FF3" w:rsidRPr="00EB42BE" w:rsidRDefault="009F2FF3" w:rsidP="00FC55FA">
            <w:pPr>
              <w:widowControl w:val="0"/>
              <w:pBdr>
                <w:top w:val="nil"/>
                <w:left w:val="nil"/>
                <w:bottom w:val="nil"/>
                <w:right w:val="nil"/>
                <w:between w:val="nil"/>
              </w:pBdr>
              <w:spacing w:line="276" w:lineRule="auto"/>
              <w:rPr>
                <w:rFonts w:ascii="Arial" w:eastAsia="Arial" w:hAnsi="Arial" w:cs="Arial"/>
              </w:rPr>
            </w:pPr>
          </w:p>
        </w:tc>
        <w:tc>
          <w:tcPr>
            <w:tcW w:w="1808" w:type="dxa"/>
            <w:tcBorders>
              <w:top w:val="single" w:sz="6" w:space="0" w:color="AEAEAE"/>
              <w:bottom w:val="single" w:sz="6" w:space="0" w:color="AEAEAE"/>
              <w:right w:val="single" w:sz="6" w:space="0" w:color="E0E0E0"/>
            </w:tcBorders>
            <w:shd w:val="clear" w:color="auto" w:fill="E0E0E0"/>
          </w:tcPr>
          <w:p w14:paraId="2F5DEE73"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not assumed</w:t>
            </w:r>
          </w:p>
        </w:tc>
        <w:tc>
          <w:tcPr>
            <w:tcW w:w="813" w:type="dxa"/>
            <w:tcBorders>
              <w:top w:val="single" w:sz="6" w:space="0" w:color="AEAEAE"/>
              <w:left w:val="single" w:sz="6" w:space="0" w:color="E0E0E0"/>
              <w:bottom w:val="single" w:sz="6" w:space="0" w:color="AEAEAE"/>
              <w:right w:val="single" w:sz="6" w:space="0" w:color="E0E0E0"/>
            </w:tcBorders>
            <w:shd w:val="clear" w:color="auto" w:fill="F9F9FB"/>
          </w:tcPr>
          <w:p w14:paraId="419185D9"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-2.680</w:t>
            </w:r>
          </w:p>
        </w:tc>
        <w:tc>
          <w:tcPr>
            <w:tcW w:w="920" w:type="dxa"/>
            <w:tcBorders>
              <w:top w:val="single" w:sz="6" w:space="0" w:color="AEAEAE"/>
              <w:left w:val="single" w:sz="6" w:space="0" w:color="E0E0E0"/>
              <w:bottom w:val="single" w:sz="6" w:space="0" w:color="AEAEAE"/>
              <w:right w:val="single" w:sz="6" w:space="0" w:color="E0E0E0"/>
            </w:tcBorders>
            <w:shd w:val="clear" w:color="auto" w:fill="F9F9FB"/>
          </w:tcPr>
          <w:p w14:paraId="06C8A808"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.004</w:t>
            </w:r>
          </w:p>
        </w:tc>
        <w:tc>
          <w:tcPr>
            <w:tcW w:w="968" w:type="dxa"/>
            <w:tcBorders>
              <w:top w:val="single" w:sz="6" w:space="0" w:color="AEAEAE"/>
              <w:left w:val="single" w:sz="6" w:space="0" w:color="E0E0E0"/>
              <w:bottom w:val="single" w:sz="6" w:space="0" w:color="AEAEAE"/>
              <w:right w:val="single" w:sz="6" w:space="0" w:color="E0E0E0"/>
            </w:tcBorders>
            <w:shd w:val="clear" w:color="auto" w:fill="F9F9FB"/>
          </w:tcPr>
          <w:p w14:paraId="5AE2F859"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.008</w:t>
            </w:r>
          </w:p>
        </w:tc>
      </w:tr>
      <w:tr w:rsidR="009F2FF3" w:rsidRPr="00EB42BE" w14:paraId="475E25C2" w14:textId="77777777" w:rsidTr="00F4028B">
        <w:trPr>
          <w:trHeight w:val="389"/>
        </w:trPr>
        <w:tc>
          <w:tcPr>
            <w:tcW w:w="4424" w:type="dxa"/>
            <w:vMerge w:val="restart"/>
            <w:tcBorders>
              <w:top w:val="single" w:sz="6" w:space="0" w:color="AEAEAE"/>
              <w:bottom w:val="single" w:sz="6" w:space="0" w:color="AEAEAE"/>
            </w:tcBorders>
            <w:shd w:val="clear" w:color="auto" w:fill="E0E0E0"/>
          </w:tcPr>
          <w:p w14:paraId="30441E7C" w14:textId="77777777" w:rsidR="009F2FF3" w:rsidRPr="00EB42BE" w:rsidRDefault="009F2FF3" w:rsidP="00FC55FA">
            <w:pPr>
              <w:ind w:left="60" w:right="60"/>
              <w:rPr>
                <w:rFonts w:ascii="Arial" w:eastAsia="Arial" w:hAnsi="Arial" w:cs="Arial"/>
              </w:rPr>
            </w:pPr>
            <w:r w:rsidRPr="00EB42BE">
              <w:rPr>
                <w:rFonts w:ascii="Arial" w:eastAsia="Arial" w:hAnsi="Arial" w:cs="Arial"/>
              </w:rPr>
              <w:t>Performance (Target): I am satisfied with the Overall Experience</w:t>
            </w:r>
          </w:p>
        </w:tc>
        <w:tc>
          <w:tcPr>
            <w:tcW w:w="1808" w:type="dxa"/>
            <w:tcBorders>
              <w:top w:val="single" w:sz="6" w:space="0" w:color="AEAEAE"/>
              <w:bottom w:val="single" w:sz="6" w:space="0" w:color="AEAEAE"/>
              <w:right w:val="single" w:sz="6" w:space="0" w:color="E0E0E0"/>
            </w:tcBorders>
            <w:shd w:val="clear" w:color="auto" w:fill="E0E0E0"/>
          </w:tcPr>
          <w:p w14:paraId="40523EC8"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assumed</w:t>
            </w:r>
          </w:p>
        </w:tc>
        <w:tc>
          <w:tcPr>
            <w:tcW w:w="813" w:type="dxa"/>
            <w:tcBorders>
              <w:top w:val="single" w:sz="6" w:space="0" w:color="AEAEAE"/>
              <w:left w:val="single" w:sz="6" w:space="0" w:color="E0E0E0"/>
              <w:bottom w:val="single" w:sz="6" w:space="0" w:color="AEAEAE"/>
              <w:right w:val="single" w:sz="6" w:space="0" w:color="E0E0E0"/>
            </w:tcBorders>
            <w:shd w:val="clear" w:color="auto" w:fill="F9F9FB"/>
          </w:tcPr>
          <w:p w14:paraId="2E3F604A"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-3.952</w:t>
            </w:r>
          </w:p>
        </w:tc>
        <w:tc>
          <w:tcPr>
            <w:tcW w:w="920" w:type="dxa"/>
            <w:tcBorders>
              <w:top w:val="single" w:sz="6" w:space="0" w:color="AEAEAE"/>
              <w:left w:val="single" w:sz="6" w:space="0" w:color="E0E0E0"/>
              <w:bottom w:val="single" w:sz="6" w:space="0" w:color="AEAEAE"/>
              <w:right w:val="single" w:sz="6" w:space="0" w:color="E0E0E0"/>
            </w:tcBorders>
            <w:shd w:val="clear" w:color="auto" w:fill="F9F9FB"/>
          </w:tcPr>
          <w:p w14:paraId="505DC45C"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&lt;.001</w:t>
            </w:r>
          </w:p>
        </w:tc>
        <w:tc>
          <w:tcPr>
            <w:tcW w:w="968" w:type="dxa"/>
            <w:tcBorders>
              <w:top w:val="single" w:sz="6" w:space="0" w:color="AEAEAE"/>
              <w:left w:val="single" w:sz="6" w:space="0" w:color="E0E0E0"/>
              <w:bottom w:val="single" w:sz="6" w:space="0" w:color="AEAEAE"/>
              <w:right w:val="single" w:sz="6" w:space="0" w:color="E0E0E0"/>
            </w:tcBorders>
            <w:shd w:val="clear" w:color="auto" w:fill="F9F9FB"/>
          </w:tcPr>
          <w:p w14:paraId="3842D038"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&lt;.001</w:t>
            </w:r>
          </w:p>
        </w:tc>
      </w:tr>
      <w:tr w:rsidR="009F2FF3" w:rsidRPr="00EB42BE" w14:paraId="3896122E" w14:textId="77777777" w:rsidTr="00F4028B">
        <w:trPr>
          <w:trHeight w:val="382"/>
        </w:trPr>
        <w:tc>
          <w:tcPr>
            <w:tcW w:w="4424" w:type="dxa"/>
            <w:vMerge/>
            <w:tcBorders>
              <w:top w:val="single" w:sz="6" w:space="0" w:color="AEAEAE"/>
              <w:bottom w:val="single" w:sz="6" w:space="0" w:color="AEAEAE"/>
            </w:tcBorders>
            <w:shd w:val="clear" w:color="auto" w:fill="E0E0E0"/>
          </w:tcPr>
          <w:p w14:paraId="01DB54EE" w14:textId="77777777" w:rsidR="009F2FF3" w:rsidRPr="00EB42BE" w:rsidRDefault="009F2FF3" w:rsidP="00FC55FA">
            <w:pPr>
              <w:widowControl w:val="0"/>
              <w:pBdr>
                <w:top w:val="nil"/>
                <w:left w:val="nil"/>
                <w:bottom w:val="nil"/>
                <w:right w:val="nil"/>
                <w:between w:val="nil"/>
              </w:pBdr>
              <w:spacing w:line="276" w:lineRule="auto"/>
              <w:rPr>
                <w:rFonts w:ascii="Arial" w:eastAsia="Arial" w:hAnsi="Arial" w:cs="Arial"/>
              </w:rPr>
            </w:pPr>
          </w:p>
        </w:tc>
        <w:tc>
          <w:tcPr>
            <w:tcW w:w="1808" w:type="dxa"/>
            <w:tcBorders>
              <w:top w:val="single" w:sz="6" w:space="0" w:color="AEAEAE"/>
              <w:bottom w:val="single" w:sz="6" w:space="0" w:color="AEAEAE"/>
              <w:right w:val="single" w:sz="6" w:space="0" w:color="E0E0E0"/>
            </w:tcBorders>
            <w:shd w:val="clear" w:color="auto" w:fill="E0E0E0"/>
          </w:tcPr>
          <w:p w14:paraId="5655CC95"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not assumed</w:t>
            </w:r>
          </w:p>
        </w:tc>
        <w:tc>
          <w:tcPr>
            <w:tcW w:w="813" w:type="dxa"/>
            <w:tcBorders>
              <w:top w:val="single" w:sz="6" w:space="0" w:color="AEAEAE"/>
              <w:left w:val="single" w:sz="6" w:space="0" w:color="E0E0E0"/>
              <w:bottom w:val="single" w:sz="6" w:space="0" w:color="AEAEAE"/>
              <w:right w:val="single" w:sz="6" w:space="0" w:color="E0E0E0"/>
            </w:tcBorders>
            <w:shd w:val="clear" w:color="auto" w:fill="F9F9FB"/>
          </w:tcPr>
          <w:p w14:paraId="34964AB8"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-3.992</w:t>
            </w:r>
          </w:p>
        </w:tc>
        <w:tc>
          <w:tcPr>
            <w:tcW w:w="920" w:type="dxa"/>
            <w:tcBorders>
              <w:top w:val="single" w:sz="6" w:space="0" w:color="AEAEAE"/>
              <w:left w:val="single" w:sz="6" w:space="0" w:color="E0E0E0"/>
              <w:bottom w:val="single" w:sz="6" w:space="0" w:color="AEAEAE"/>
              <w:right w:val="single" w:sz="6" w:space="0" w:color="E0E0E0"/>
            </w:tcBorders>
            <w:shd w:val="clear" w:color="auto" w:fill="F9F9FB"/>
          </w:tcPr>
          <w:p w14:paraId="04BD567B"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&lt;.001</w:t>
            </w:r>
          </w:p>
        </w:tc>
        <w:tc>
          <w:tcPr>
            <w:tcW w:w="968" w:type="dxa"/>
            <w:tcBorders>
              <w:top w:val="single" w:sz="6" w:space="0" w:color="AEAEAE"/>
              <w:left w:val="single" w:sz="6" w:space="0" w:color="E0E0E0"/>
              <w:bottom w:val="single" w:sz="6" w:space="0" w:color="AEAEAE"/>
              <w:right w:val="single" w:sz="6" w:space="0" w:color="E0E0E0"/>
            </w:tcBorders>
            <w:shd w:val="clear" w:color="auto" w:fill="F9F9FB"/>
          </w:tcPr>
          <w:p w14:paraId="6EAB53CB"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&lt;.001</w:t>
            </w:r>
          </w:p>
        </w:tc>
      </w:tr>
      <w:tr w:rsidR="009F2FF3" w:rsidRPr="00EB42BE" w14:paraId="0F6D5A8C" w14:textId="77777777" w:rsidTr="00F4028B">
        <w:trPr>
          <w:trHeight w:val="617"/>
        </w:trPr>
        <w:tc>
          <w:tcPr>
            <w:tcW w:w="4424" w:type="dxa"/>
            <w:vMerge w:val="restart"/>
            <w:tcBorders>
              <w:top w:val="single" w:sz="6" w:space="0" w:color="AEAEAE"/>
              <w:bottom w:val="single" w:sz="6" w:space="0" w:color="152935"/>
            </w:tcBorders>
            <w:shd w:val="clear" w:color="auto" w:fill="E0E0E0"/>
          </w:tcPr>
          <w:p w14:paraId="704452D0" w14:textId="77777777" w:rsidR="009F2FF3" w:rsidRPr="00EB42BE" w:rsidRDefault="009F2FF3" w:rsidP="00FC55FA">
            <w:pPr>
              <w:ind w:left="60" w:right="60"/>
              <w:rPr>
                <w:rFonts w:ascii="Arial" w:eastAsia="Arial" w:hAnsi="Arial" w:cs="Arial"/>
              </w:rPr>
            </w:pPr>
            <w:r w:rsidRPr="00EB42BE">
              <w:rPr>
                <w:rFonts w:ascii="Arial" w:eastAsia="Arial" w:hAnsi="Arial" w:cs="Arial"/>
              </w:rPr>
              <w:t>Performance (Target): I am likely to recommend Target to family and friends.</w:t>
            </w:r>
          </w:p>
        </w:tc>
        <w:tc>
          <w:tcPr>
            <w:tcW w:w="1808" w:type="dxa"/>
            <w:tcBorders>
              <w:top w:val="single" w:sz="6" w:space="0" w:color="AEAEAE"/>
              <w:bottom w:val="single" w:sz="6" w:space="0" w:color="AEAEAE"/>
              <w:right w:val="single" w:sz="6" w:space="0" w:color="E0E0E0"/>
            </w:tcBorders>
            <w:shd w:val="clear" w:color="auto" w:fill="E0E0E0"/>
          </w:tcPr>
          <w:p w14:paraId="0829E92E"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assumed</w:t>
            </w:r>
          </w:p>
        </w:tc>
        <w:tc>
          <w:tcPr>
            <w:tcW w:w="813" w:type="dxa"/>
            <w:tcBorders>
              <w:top w:val="single" w:sz="6" w:space="0" w:color="AEAEAE"/>
              <w:left w:val="single" w:sz="6" w:space="0" w:color="E0E0E0"/>
              <w:bottom w:val="single" w:sz="6" w:space="0" w:color="AEAEAE"/>
              <w:right w:val="single" w:sz="6" w:space="0" w:color="E0E0E0"/>
            </w:tcBorders>
            <w:shd w:val="clear" w:color="auto" w:fill="F9F9FB"/>
          </w:tcPr>
          <w:p w14:paraId="4AE347AD"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-5.202</w:t>
            </w:r>
          </w:p>
        </w:tc>
        <w:tc>
          <w:tcPr>
            <w:tcW w:w="920" w:type="dxa"/>
            <w:tcBorders>
              <w:top w:val="single" w:sz="6" w:space="0" w:color="AEAEAE"/>
              <w:left w:val="single" w:sz="6" w:space="0" w:color="E0E0E0"/>
              <w:bottom w:val="single" w:sz="6" w:space="0" w:color="AEAEAE"/>
              <w:right w:val="single" w:sz="6" w:space="0" w:color="E0E0E0"/>
            </w:tcBorders>
            <w:shd w:val="clear" w:color="auto" w:fill="F9F9FB"/>
          </w:tcPr>
          <w:p w14:paraId="0C419A02"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&lt;.001</w:t>
            </w:r>
          </w:p>
        </w:tc>
        <w:tc>
          <w:tcPr>
            <w:tcW w:w="968" w:type="dxa"/>
            <w:tcBorders>
              <w:top w:val="single" w:sz="6" w:space="0" w:color="AEAEAE"/>
              <w:left w:val="single" w:sz="6" w:space="0" w:color="E0E0E0"/>
              <w:bottom w:val="single" w:sz="6" w:space="0" w:color="AEAEAE"/>
              <w:right w:val="single" w:sz="6" w:space="0" w:color="E0E0E0"/>
            </w:tcBorders>
            <w:shd w:val="clear" w:color="auto" w:fill="F9F9FB"/>
          </w:tcPr>
          <w:p w14:paraId="4BBDF041"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&lt;.001</w:t>
            </w:r>
          </w:p>
        </w:tc>
      </w:tr>
      <w:tr w:rsidR="009F2FF3" w:rsidRPr="00EB42BE" w14:paraId="68C9452B" w14:textId="77777777" w:rsidTr="00F4028B">
        <w:trPr>
          <w:trHeight w:val="682"/>
        </w:trPr>
        <w:tc>
          <w:tcPr>
            <w:tcW w:w="4424" w:type="dxa"/>
            <w:vMerge/>
            <w:tcBorders>
              <w:top w:val="single" w:sz="6" w:space="0" w:color="AEAEAE"/>
              <w:bottom w:val="single" w:sz="6" w:space="0" w:color="152935"/>
            </w:tcBorders>
            <w:shd w:val="clear" w:color="auto" w:fill="E0E0E0"/>
          </w:tcPr>
          <w:p w14:paraId="71377157" w14:textId="77777777" w:rsidR="009F2FF3" w:rsidRPr="00EB42BE" w:rsidRDefault="009F2FF3" w:rsidP="00FC55FA">
            <w:pPr>
              <w:widowControl w:val="0"/>
              <w:pBdr>
                <w:top w:val="nil"/>
                <w:left w:val="nil"/>
                <w:bottom w:val="nil"/>
                <w:right w:val="nil"/>
                <w:between w:val="nil"/>
              </w:pBdr>
              <w:spacing w:line="276" w:lineRule="auto"/>
              <w:rPr>
                <w:rFonts w:ascii="Arial" w:eastAsia="Arial" w:hAnsi="Arial" w:cs="Arial"/>
              </w:rPr>
            </w:pPr>
          </w:p>
        </w:tc>
        <w:tc>
          <w:tcPr>
            <w:tcW w:w="1808" w:type="dxa"/>
            <w:tcBorders>
              <w:top w:val="single" w:sz="6" w:space="0" w:color="AEAEAE"/>
              <w:bottom w:val="single" w:sz="6" w:space="0" w:color="152935"/>
              <w:right w:val="single" w:sz="6" w:space="0" w:color="E0E0E0"/>
            </w:tcBorders>
            <w:shd w:val="clear" w:color="auto" w:fill="E0E0E0"/>
          </w:tcPr>
          <w:p w14:paraId="7704178E" w14:textId="77777777" w:rsidR="009F2FF3" w:rsidRPr="00EB42BE" w:rsidRDefault="009F2FF3" w:rsidP="00FC55FA">
            <w:pPr>
              <w:ind w:left="60" w:right="60"/>
              <w:rPr>
                <w:rFonts w:ascii="Arial" w:eastAsia="Arial" w:hAnsi="Arial" w:cs="Arial"/>
              </w:rPr>
            </w:pPr>
            <w:r w:rsidRPr="00EB42BE">
              <w:rPr>
                <w:rFonts w:ascii="Arial" w:eastAsia="Arial" w:hAnsi="Arial" w:cs="Arial"/>
              </w:rPr>
              <w:t>Equal variances not assumed</w:t>
            </w:r>
          </w:p>
        </w:tc>
        <w:tc>
          <w:tcPr>
            <w:tcW w:w="813" w:type="dxa"/>
            <w:tcBorders>
              <w:top w:val="single" w:sz="6" w:space="0" w:color="AEAEAE"/>
              <w:left w:val="single" w:sz="6" w:space="0" w:color="E0E0E0"/>
              <w:bottom w:val="single" w:sz="6" w:space="0" w:color="152935"/>
              <w:right w:val="single" w:sz="6" w:space="0" w:color="E0E0E0"/>
            </w:tcBorders>
            <w:shd w:val="clear" w:color="auto" w:fill="F9F9FB"/>
          </w:tcPr>
          <w:p w14:paraId="730893A6"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-5.130</w:t>
            </w:r>
          </w:p>
        </w:tc>
        <w:tc>
          <w:tcPr>
            <w:tcW w:w="920" w:type="dxa"/>
            <w:tcBorders>
              <w:top w:val="single" w:sz="6" w:space="0" w:color="AEAEAE"/>
              <w:left w:val="single" w:sz="6" w:space="0" w:color="E0E0E0"/>
              <w:bottom w:val="single" w:sz="6" w:space="0" w:color="152935"/>
              <w:right w:val="single" w:sz="6" w:space="0" w:color="E0E0E0"/>
            </w:tcBorders>
            <w:shd w:val="clear" w:color="auto" w:fill="F9F9FB"/>
          </w:tcPr>
          <w:p w14:paraId="2B154B41"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&lt;.001</w:t>
            </w:r>
          </w:p>
        </w:tc>
        <w:tc>
          <w:tcPr>
            <w:tcW w:w="968" w:type="dxa"/>
            <w:tcBorders>
              <w:top w:val="single" w:sz="6" w:space="0" w:color="AEAEAE"/>
              <w:left w:val="single" w:sz="6" w:space="0" w:color="E0E0E0"/>
              <w:bottom w:val="single" w:sz="6" w:space="0" w:color="152935"/>
              <w:right w:val="single" w:sz="6" w:space="0" w:color="E0E0E0"/>
            </w:tcBorders>
            <w:shd w:val="clear" w:color="auto" w:fill="F9F9FB"/>
          </w:tcPr>
          <w:p w14:paraId="6AF4D181" w14:textId="77777777" w:rsidR="009F2FF3" w:rsidRPr="00EB42BE" w:rsidRDefault="009F2FF3" w:rsidP="00FC55FA">
            <w:pPr>
              <w:ind w:left="60" w:right="60"/>
              <w:jc w:val="right"/>
              <w:rPr>
                <w:rFonts w:ascii="Arial" w:eastAsia="Arial" w:hAnsi="Arial" w:cs="Arial"/>
              </w:rPr>
            </w:pPr>
            <w:r w:rsidRPr="00EB42BE">
              <w:rPr>
                <w:rFonts w:ascii="Arial" w:eastAsia="Arial" w:hAnsi="Arial" w:cs="Arial"/>
              </w:rPr>
              <w:t>&lt;.001</w:t>
            </w:r>
          </w:p>
        </w:tc>
      </w:tr>
    </w:tbl>
    <w:p w14:paraId="2E06BBF4" w14:textId="77777777" w:rsidR="00F4028B" w:rsidRPr="00EB42BE" w:rsidRDefault="00F4028B">
      <w:pPr>
        <w:spacing w:after="160" w:line="240" w:lineRule="auto"/>
        <w:rPr>
          <w:rFonts w:ascii="Arial" w:eastAsia="Arial" w:hAnsi="Arial" w:cs="Arial"/>
          <w:b/>
        </w:rPr>
      </w:pPr>
    </w:p>
    <w:p w14:paraId="00000522" w14:textId="133331B6" w:rsidR="00C14C0B" w:rsidRPr="00EB42BE" w:rsidRDefault="00DF6B49">
      <w:pPr>
        <w:spacing w:after="160" w:line="240" w:lineRule="auto"/>
        <w:rPr>
          <w:rFonts w:ascii="Arial" w:eastAsia="Arial" w:hAnsi="Arial" w:cs="Arial"/>
          <w:b/>
        </w:rPr>
      </w:pPr>
      <w:r w:rsidRPr="00EB42BE">
        <w:rPr>
          <w:rFonts w:ascii="Arial" w:eastAsia="Arial" w:hAnsi="Arial" w:cs="Arial"/>
          <w:b/>
        </w:rPr>
        <w:lastRenderedPageBreak/>
        <w:t>The following variables showed no significant difference between Males and Females;</w:t>
      </w:r>
    </w:p>
    <w:p w14:paraId="00000523" w14:textId="77777777" w:rsidR="00C14C0B" w:rsidRPr="00EB42BE" w:rsidRDefault="00DF6B49">
      <w:pPr>
        <w:spacing w:after="160" w:line="240" w:lineRule="auto"/>
        <w:rPr>
          <w:rFonts w:ascii="Arial" w:eastAsia="Arial" w:hAnsi="Arial" w:cs="Arial"/>
        </w:rPr>
      </w:pPr>
      <w:r w:rsidRPr="00EB42BE">
        <w:rPr>
          <w:rFonts w:ascii="Arial" w:eastAsia="Arial" w:hAnsi="Arial" w:cs="Arial"/>
        </w:rPr>
        <w:t>Offers products at Reasonable Prices</w:t>
      </w:r>
    </w:p>
    <w:p w14:paraId="00000524" w14:textId="77777777" w:rsidR="00C14C0B" w:rsidRPr="00EB42BE" w:rsidRDefault="00C14C0B">
      <w:pPr>
        <w:spacing w:after="0" w:line="240" w:lineRule="auto"/>
        <w:rPr>
          <w:rFonts w:ascii="Arial" w:eastAsia="Arial" w:hAnsi="Arial" w:cs="Arial"/>
        </w:rPr>
      </w:pPr>
    </w:p>
    <w:p w14:paraId="00000525" w14:textId="77777777" w:rsidR="00C14C0B" w:rsidRPr="00EB42BE" w:rsidRDefault="00DF6B49">
      <w:pPr>
        <w:spacing w:after="160" w:line="240" w:lineRule="auto"/>
        <w:rPr>
          <w:rFonts w:ascii="Arial" w:eastAsia="Arial" w:hAnsi="Arial" w:cs="Arial"/>
          <w:b/>
        </w:rPr>
      </w:pPr>
      <w:r w:rsidRPr="00EB42BE">
        <w:rPr>
          <w:rFonts w:ascii="Arial" w:eastAsia="Arial" w:hAnsi="Arial" w:cs="Arial"/>
          <w:b/>
        </w:rPr>
        <w:t>The following variables showed significantly higher means for Females;</w:t>
      </w:r>
    </w:p>
    <w:p w14:paraId="00000526" w14:textId="77777777" w:rsidR="00C14C0B" w:rsidRPr="00EB42BE" w:rsidRDefault="00DF6B49">
      <w:pPr>
        <w:spacing w:after="160" w:line="240" w:lineRule="auto"/>
        <w:rPr>
          <w:rFonts w:ascii="Arial" w:eastAsia="Arial" w:hAnsi="Arial" w:cs="Arial"/>
        </w:rPr>
      </w:pPr>
      <w:r w:rsidRPr="00EB42BE">
        <w:rPr>
          <w:rFonts w:ascii="Arial" w:eastAsia="Arial" w:hAnsi="Arial" w:cs="Arial"/>
        </w:rPr>
        <w:t>I am a regular customer at Target</w:t>
      </w:r>
    </w:p>
    <w:p w14:paraId="00000527" w14:textId="77777777" w:rsidR="00C14C0B" w:rsidRPr="00EB42BE" w:rsidRDefault="00DF6B49">
      <w:pPr>
        <w:spacing w:after="160" w:line="240" w:lineRule="auto"/>
        <w:rPr>
          <w:rFonts w:ascii="Arial" w:eastAsia="Arial" w:hAnsi="Arial" w:cs="Arial"/>
        </w:rPr>
      </w:pPr>
      <w:r w:rsidRPr="00EB42BE">
        <w:rPr>
          <w:rFonts w:ascii="Arial" w:eastAsia="Arial" w:hAnsi="Arial" w:cs="Arial"/>
        </w:rPr>
        <w:t>I am satisfied with the Overall Experience</w:t>
      </w:r>
    </w:p>
    <w:p w14:paraId="00000528" w14:textId="77777777" w:rsidR="00C14C0B" w:rsidRPr="00EB42BE" w:rsidRDefault="00DF6B49">
      <w:pPr>
        <w:spacing w:after="160" w:line="240" w:lineRule="auto"/>
        <w:rPr>
          <w:rFonts w:ascii="Arial" w:eastAsia="Arial" w:hAnsi="Arial" w:cs="Arial"/>
        </w:rPr>
      </w:pPr>
      <w:r w:rsidRPr="00EB42BE">
        <w:rPr>
          <w:rFonts w:ascii="Arial" w:eastAsia="Arial" w:hAnsi="Arial" w:cs="Arial"/>
        </w:rPr>
        <w:t>I am likely to recommend Target to family and friends</w:t>
      </w:r>
    </w:p>
    <w:p w14:paraId="00000529" w14:textId="77777777" w:rsidR="00C14C0B" w:rsidRPr="00EB42BE" w:rsidRDefault="00DF6B49">
      <w:pPr>
        <w:spacing w:line="240" w:lineRule="auto"/>
        <w:rPr>
          <w:rFonts w:ascii="Arial" w:eastAsia="Arial" w:hAnsi="Arial" w:cs="Arial"/>
        </w:rPr>
      </w:pPr>
      <w:r w:rsidRPr="00EB42BE">
        <w:rPr>
          <w:rFonts w:ascii="Arial" w:eastAsia="Arial" w:hAnsi="Arial" w:cs="Arial"/>
        </w:rPr>
        <w:t>Flexible Return Policy</w:t>
      </w:r>
    </w:p>
    <w:p w14:paraId="0000052A" w14:textId="77777777" w:rsidR="00C14C0B" w:rsidRPr="00EB42BE" w:rsidRDefault="00DF6B49">
      <w:pPr>
        <w:spacing w:after="160" w:line="240" w:lineRule="auto"/>
        <w:rPr>
          <w:rFonts w:ascii="Arial" w:eastAsia="Arial" w:hAnsi="Arial" w:cs="Arial"/>
        </w:rPr>
      </w:pPr>
      <w:r w:rsidRPr="00EB42BE">
        <w:rPr>
          <w:rFonts w:ascii="Arial" w:eastAsia="Arial" w:hAnsi="Arial" w:cs="Arial"/>
        </w:rPr>
        <w:t>Offers a variety of product options</w:t>
      </w:r>
    </w:p>
    <w:p w14:paraId="0000052B" w14:textId="77777777" w:rsidR="00C14C0B" w:rsidRPr="00EB42BE" w:rsidRDefault="00DF6B49">
      <w:pPr>
        <w:spacing w:after="160" w:line="240" w:lineRule="auto"/>
        <w:rPr>
          <w:rFonts w:ascii="Arial" w:eastAsia="Arial" w:hAnsi="Arial" w:cs="Arial"/>
        </w:rPr>
      </w:pPr>
      <w:r w:rsidRPr="00EB42BE">
        <w:rPr>
          <w:rFonts w:ascii="Arial" w:eastAsia="Arial" w:hAnsi="Arial" w:cs="Arial"/>
        </w:rPr>
        <w:t>Has Excellent Customer Service</w:t>
      </w:r>
    </w:p>
    <w:p w14:paraId="0000052C" w14:textId="77777777" w:rsidR="00C14C0B" w:rsidRPr="00EB42BE" w:rsidRDefault="00DF6B49">
      <w:pPr>
        <w:spacing w:after="160" w:line="240" w:lineRule="auto"/>
        <w:rPr>
          <w:rFonts w:ascii="Arial" w:eastAsia="Arial" w:hAnsi="Arial" w:cs="Arial"/>
        </w:rPr>
      </w:pPr>
      <w:r w:rsidRPr="00EB42BE">
        <w:rPr>
          <w:rFonts w:ascii="Arial" w:eastAsia="Arial" w:hAnsi="Arial" w:cs="Arial"/>
        </w:rPr>
        <w:t>Has High Product Quality</w:t>
      </w:r>
    </w:p>
    <w:p w14:paraId="0000052D" w14:textId="77777777" w:rsidR="00C14C0B" w:rsidRPr="00EB42BE" w:rsidRDefault="00DF6B49">
      <w:pPr>
        <w:spacing w:after="160" w:line="240" w:lineRule="auto"/>
        <w:rPr>
          <w:rFonts w:ascii="Arial" w:eastAsia="Arial" w:hAnsi="Arial" w:cs="Arial"/>
        </w:rPr>
      </w:pPr>
      <w:r w:rsidRPr="00EB42BE">
        <w:rPr>
          <w:rFonts w:ascii="Arial" w:eastAsia="Arial" w:hAnsi="Arial" w:cs="Arial"/>
        </w:rPr>
        <w:t>I like the fast self–checkout option at Target</w:t>
      </w:r>
    </w:p>
    <w:p w14:paraId="0000052E" w14:textId="77777777" w:rsidR="00C14C0B" w:rsidRPr="00EB42BE" w:rsidRDefault="00DF6B49">
      <w:pPr>
        <w:spacing w:after="160" w:line="240" w:lineRule="auto"/>
        <w:rPr>
          <w:rFonts w:ascii="Arial" w:eastAsia="Arial" w:hAnsi="Arial" w:cs="Arial"/>
        </w:rPr>
      </w:pPr>
      <w:r w:rsidRPr="00EB42BE">
        <w:rPr>
          <w:rFonts w:ascii="Arial" w:eastAsia="Arial" w:hAnsi="Arial" w:cs="Arial"/>
        </w:rPr>
        <w:t>Has more convenient locations for me</w:t>
      </w:r>
    </w:p>
    <w:p w14:paraId="0000052F" w14:textId="77777777" w:rsidR="00C14C0B" w:rsidRPr="00EB42BE" w:rsidRDefault="00C14C0B">
      <w:pPr>
        <w:spacing w:after="160" w:line="240" w:lineRule="auto"/>
        <w:rPr>
          <w:rFonts w:ascii="Arial" w:eastAsia="Arial" w:hAnsi="Arial" w:cs="Arial"/>
        </w:rPr>
      </w:pPr>
    </w:p>
    <w:p w14:paraId="00000530" w14:textId="77777777" w:rsidR="00C14C0B" w:rsidRPr="00EB42BE" w:rsidRDefault="00DF6B49">
      <w:pPr>
        <w:spacing w:after="160" w:line="240" w:lineRule="auto"/>
        <w:rPr>
          <w:rFonts w:ascii="Arial" w:eastAsia="Arial" w:hAnsi="Arial" w:cs="Arial"/>
          <w:b/>
        </w:rPr>
      </w:pPr>
      <w:r w:rsidRPr="00EB42BE">
        <w:rPr>
          <w:rFonts w:ascii="Arial" w:eastAsia="Arial" w:hAnsi="Arial" w:cs="Arial"/>
          <w:b/>
        </w:rPr>
        <w:t>The following variables showed significantly higher means for Males;</w:t>
      </w:r>
    </w:p>
    <w:p w14:paraId="0000053A" w14:textId="4447B514" w:rsidR="00C14C0B" w:rsidRPr="00EB42BE" w:rsidRDefault="00DF6B49">
      <w:pPr>
        <w:spacing w:after="160" w:line="240" w:lineRule="auto"/>
        <w:rPr>
          <w:rFonts w:ascii="Arial" w:eastAsia="Arial" w:hAnsi="Arial" w:cs="Arial"/>
        </w:rPr>
      </w:pPr>
      <w:r w:rsidRPr="00EB42BE">
        <w:rPr>
          <w:rFonts w:ascii="Arial" w:eastAsia="Arial" w:hAnsi="Arial" w:cs="Arial"/>
        </w:rPr>
        <w:t>None</w:t>
      </w:r>
    </w:p>
    <w:p w14:paraId="000005C6" w14:textId="77777777" w:rsidR="00C14C0B" w:rsidRPr="00EB42BE" w:rsidRDefault="00C14C0B">
      <w:pPr>
        <w:spacing w:after="0" w:line="240" w:lineRule="auto"/>
        <w:jc w:val="both"/>
        <w:rPr>
          <w:rFonts w:ascii="Arial" w:eastAsia="Arial" w:hAnsi="Arial" w:cs="Arial"/>
        </w:rPr>
      </w:pPr>
    </w:p>
    <w:p w14:paraId="0CDDC12F" w14:textId="68553F12" w:rsidR="00F5427D" w:rsidRPr="00E02D1F" w:rsidRDefault="00DF6B49" w:rsidP="00E02D1F">
      <w:pPr>
        <w:spacing w:before="240" w:after="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The statistical analysis conducted on the perceptions of Target's performance among male and female respondents illuminates several key areas for managerial attention. It reveals varying levels of significance in differences between the two genders across aspects like customer satisfaction, product quality, service quality, and the overall shopping experience. These findings are instrumental in identifying areas of strength and potential improvement for Target. While certain aspects may be performing well across both male and female demographics, others may require enhancement to bolster customer perception and satisfaction.</w:t>
      </w:r>
      <w:r w:rsidR="00F12A2F">
        <w:rPr>
          <w:rFonts w:ascii="Arial" w:eastAsia="Arial" w:hAnsi="Arial" w:cs="Arial"/>
        </w:rPr>
        <w:t xml:space="preserve"> </w:t>
      </w:r>
      <w:r w:rsidRPr="00EB42BE">
        <w:rPr>
          <w:rFonts w:ascii="Arial" w:eastAsia="Arial" w:hAnsi="Arial" w:cs="Arial"/>
        </w:rPr>
        <w:t xml:space="preserve">Specifically, the analysis suggests </w:t>
      </w:r>
      <w:r w:rsidR="00FB383D">
        <w:rPr>
          <w:rFonts w:ascii="Arial" w:eastAsia="Arial" w:hAnsi="Arial" w:cs="Arial"/>
        </w:rPr>
        <w:t>that women have a more fa</w:t>
      </w:r>
      <w:r w:rsidR="008157B0">
        <w:rPr>
          <w:rFonts w:ascii="Arial" w:eastAsia="Arial" w:hAnsi="Arial" w:cs="Arial"/>
        </w:rPr>
        <w:t xml:space="preserve">vorable view of Target </w:t>
      </w:r>
      <w:r w:rsidR="00F12A2F">
        <w:rPr>
          <w:rFonts w:ascii="Arial" w:eastAsia="Arial" w:hAnsi="Arial" w:cs="Arial"/>
        </w:rPr>
        <w:t xml:space="preserve">as </w:t>
      </w:r>
      <w:r w:rsidR="008157B0">
        <w:rPr>
          <w:rFonts w:ascii="Arial" w:eastAsia="Arial" w:hAnsi="Arial" w:cs="Arial"/>
        </w:rPr>
        <w:t xml:space="preserve">opposed to men, as </w:t>
      </w:r>
      <w:r w:rsidR="00F12A2F">
        <w:rPr>
          <w:rFonts w:ascii="Arial" w:eastAsia="Arial" w:hAnsi="Arial" w:cs="Arial"/>
        </w:rPr>
        <w:t>nine total variables had</w:t>
      </w:r>
      <w:r w:rsidR="008157B0">
        <w:rPr>
          <w:rFonts w:ascii="Arial" w:eastAsia="Arial" w:hAnsi="Arial" w:cs="Arial"/>
        </w:rPr>
        <w:t xml:space="preserve"> significantly higher means for females</w:t>
      </w:r>
      <w:r w:rsidR="00F12A2F">
        <w:rPr>
          <w:rFonts w:ascii="Arial" w:eastAsia="Arial" w:hAnsi="Arial" w:cs="Arial"/>
        </w:rPr>
        <w:t>.</w:t>
      </w:r>
      <w:r w:rsidR="0056607C">
        <w:rPr>
          <w:rFonts w:ascii="Arial" w:eastAsia="Arial" w:hAnsi="Arial" w:cs="Arial"/>
        </w:rPr>
        <w:t xml:space="preserve"> </w:t>
      </w:r>
      <w:r w:rsidR="00E02D1F">
        <w:rPr>
          <w:rFonts w:ascii="Arial" w:eastAsia="Arial" w:hAnsi="Arial" w:cs="Arial"/>
        </w:rPr>
        <w:t xml:space="preserve">This shows that Walmart must focus on what makes women hold less favorable perceptions of them, and work to </w:t>
      </w:r>
      <w:r w:rsidR="0056607C">
        <w:rPr>
          <w:rFonts w:ascii="Arial" w:eastAsia="Arial" w:hAnsi="Arial" w:cs="Arial"/>
        </w:rPr>
        <w:t>asses these limitations in their business.</w:t>
      </w:r>
      <w:r w:rsidR="00F5427D">
        <w:rPr>
          <w:rFonts w:ascii="Arial" w:eastAsia="Arial" w:hAnsi="Arial" w:cs="Arial"/>
          <w:b/>
          <w:sz w:val="28"/>
          <w:szCs w:val="28"/>
        </w:rPr>
        <w:br w:type="page"/>
      </w:r>
    </w:p>
    <w:p w14:paraId="000005CB" w14:textId="58388F49" w:rsidR="00C14C0B" w:rsidRPr="00EB42BE" w:rsidRDefault="00DF6B49">
      <w:pPr>
        <w:spacing w:after="160" w:line="240" w:lineRule="auto"/>
        <w:jc w:val="center"/>
        <w:rPr>
          <w:rFonts w:ascii="Arial" w:eastAsia="Arial" w:hAnsi="Arial" w:cs="Arial"/>
          <w:b/>
          <w:sz w:val="28"/>
          <w:szCs w:val="28"/>
        </w:rPr>
      </w:pPr>
      <w:r w:rsidRPr="00EB42BE">
        <w:rPr>
          <w:rFonts w:ascii="Arial" w:eastAsia="Arial" w:hAnsi="Arial" w:cs="Arial"/>
          <w:b/>
          <w:sz w:val="28"/>
          <w:szCs w:val="28"/>
        </w:rPr>
        <w:lastRenderedPageBreak/>
        <w:t>Hypothesis Testing</w:t>
      </w:r>
    </w:p>
    <w:p w14:paraId="000005CC" w14:textId="77777777" w:rsidR="00C14C0B" w:rsidRPr="00EB42BE" w:rsidRDefault="00DF6B49">
      <w:pPr>
        <w:spacing w:after="160" w:line="240" w:lineRule="auto"/>
        <w:jc w:val="center"/>
        <w:rPr>
          <w:rFonts w:ascii="Arial" w:eastAsia="Arial" w:hAnsi="Arial" w:cs="Arial"/>
          <w:i/>
        </w:rPr>
      </w:pPr>
      <w:r w:rsidRPr="00EB42BE">
        <w:rPr>
          <w:rFonts w:ascii="Arial" w:eastAsia="Arial" w:hAnsi="Arial" w:cs="Arial"/>
          <w:i/>
        </w:rPr>
        <w:t>Test of Differences between Means: (Race)</w:t>
      </w:r>
    </w:p>
    <w:p w14:paraId="000005CE" w14:textId="0DE4092D" w:rsidR="00C14C0B" w:rsidRPr="00EB42BE" w:rsidRDefault="00DF6B49" w:rsidP="00E63B8B">
      <w:pPr>
        <w:spacing w:after="160" w:line="240" w:lineRule="auto"/>
        <w:jc w:val="center"/>
        <w:rPr>
          <w:rFonts w:ascii="Arial" w:eastAsia="Arial" w:hAnsi="Arial" w:cs="Arial"/>
          <w:b/>
        </w:rPr>
      </w:pPr>
      <w:r w:rsidRPr="00EB42BE">
        <w:rPr>
          <w:rFonts w:ascii="Arial" w:eastAsia="Arial" w:hAnsi="Arial" w:cs="Arial"/>
          <w:u w:val="single"/>
        </w:rPr>
        <w:t>General Factors</w:t>
      </w:r>
    </w:p>
    <w:tbl>
      <w:tblPr>
        <w:tblStyle w:val="afff1"/>
        <w:tblW w:w="93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35"/>
        <w:gridCol w:w="3170"/>
        <w:gridCol w:w="2215"/>
      </w:tblGrid>
      <w:tr w:rsidR="00C14C0B" w:rsidRPr="00EB42BE" w14:paraId="37C308C0" w14:textId="77777777" w:rsidTr="00F4028B">
        <w:trPr>
          <w:trHeight w:val="473"/>
          <w:jc w:val="center"/>
        </w:trPr>
        <w:tc>
          <w:tcPr>
            <w:tcW w:w="3935" w:type="dxa"/>
            <w:tcBorders>
              <w:bottom w:val="single" w:sz="8" w:space="0" w:color="152935"/>
            </w:tcBorders>
          </w:tcPr>
          <w:p w14:paraId="000005CF" w14:textId="77777777" w:rsidR="00C14C0B" w:rsidRPr="00EB42BE" w:rsidRDefault="00C14C0B" w:rsidP="00F4028B">
            <w:pPr>
              <w:jc w:val="center"/>
              <w:rPr>
                <w:rFonts w:ascii="Arial" w:eastAsia="Arial" w:hAnsi="Arial" w:cs="Arial"/>
              </w:rPr>
            </w:pPr>
          </w:p>
        </w:tc>
        <w:tc>
          <w:tcPr>
            <w:tcW w:w="3170" w:type="dxa"/>
            <w:tcBorders>
              <w:bottom w:val="single" w:sz="8" w:space="0" w:color="152935"/>
              <w:right w:val="single" w:sz="8" w:space="0" w:color="E0E0E0"/>
            </w:tcBorders>
            <w:shd w:val="clear" w:color="auto" w:fill="FFFFFF"/>
            <w:vAlign w:val="bottom"/>
          </w:tcPr>
          <w:p w14:paraId="000005D0"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What terms would you use to express your race or ethnicity?</w:t>
            </w:r>
          </w:p>
        </w:tc>
        <w:tc>
          <w:tcPr>
            <w:tcW w:w="2215" w:type="dxa"/>
            <w:tcBorders>
              <w:left w:val="single" w:sz="8" w:space="0" w:color="E0E0E0"/>
              <w:bottom w:val="single" w:sz="8" w:space="0" w:color="152935"/>
              <w:right w:val="single" w:sz="8" w:space="0" w:color="E0E0E0"/>
            </w:tcBorders>
            <w:shd w:val="clear" w:color="auto" w:fill="FFFFFF"/>
            <w:vAlign w:val="bottom"/>
          </w:tcPr>
          <w:p w14:paraId="000005D1"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Mean</w:t>
            </w:r>
          </w:p>
        </w:tc>
      </w:tr>
      <w:tr w:rsidR="00C14C0B" w:rsidRPr="00EB42BE" w14:paraId="50338172" w14:textId="77777777" w:rsidTr="00F4028B">
        <w:trPr>
          <w:trHeight w:val="246"/>
          <w:jc w:val="center"/>
        </w:trPr>
        <w:tc>
          <w:tcPr>
            <w:tcW w:w="3935" w:type="dxa"/>
            <w:vMerge w:val="restart"/>
            <w:tcBorders>
              <w:top w:val="single" w:sz="8" w:space="0" w:color="152935"/>
              <w:bottom w:val="single" w:sz="8" w:space="0" w:color="152935"/>
            </w:tcBorders>
            <w:shd w:val="clear" w:color="auto" w:fill="E0E0E0"/>
          </w:tcPr>
          <w:p w14:paraId="000005D2"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General Factors: Fast Self-Checkout</w:t>
            </w:r>
          </w:p>
        </w:tc>
        <w:tc>
          <w:tcPr>
            <w:tcW w:w="3170" w:type="dxa"/>
            <w:tcBorders>
              <w:top w:val="single" w:sz="8" w:space="0" w:color="152935"/>
              <w:bottom w:val="single" w:sz="8" w:space="0" w:color="AEAEAE"/>
              <w:right w:val="single" w:sz="8" w:space="0" w:color="E0E0E0"/>
            </w:tcBorders>
            <w:shd w:val="clear" w:color="auto" w:fill="E0E0E0"/>
          </w:tcPr>
          <w:p w14:paraId="000005D3"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Black or African American</w:t>
            </w:r>
          </w:p>
        </w:tc>
        <w:tc>
          <w:tcPr>
            <w:tcW w:w="2215" w:type="dxa"/>
            <w:tcBorders>
              <w:top w:val="single" w:sz="8" w:space="0" w:color="152935"/>
              <w:left w:val="single" w:sz="8" w:space="0" w:color="E0E0E0"/>
              <w:bottom w:val="single" w:sz="8" w:space="0" w:color="AEAEAE"/>
              <w:right w:val="single" w:sz="8" w:space="0" w:color="E0E0E0"/>
            </w:tcBorders>
            <w:shd w:val="clear" w:color="auto" w:fill="F9F9FB"/>
          </w:tcPr>
          <w:p w14:paraId="000005D4"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3.98</w:t>
            </w:r>
          </w:p>
        </w:tc>
      </w:tr>
      <w:tr w:rsidR="00C14C0B" w:rsidRPr="00EB42BE" w14:paraId="62F9C821" w14:textId="77777777" w:rsidTr="00F4028B">
        <w:trPr>
          <w:trHeight w:val="136"/>
          <w:jc w:val="center"/>
        </w:trPr>
        <w:tc>
          <w:tcPr>
            <w:tcW w:w="3935" w:type="dxa"/>
            <w:vMerge/>
            <w:tcBorders>
              <w:top w:val="single" w:sz="8" w:space="0" w:color="152935"/>
              <w:bottom w:val="single" w:sz="8" w:space="0" w:color="152935"/>
            </w:tcBorders>
            <w:shd w:val="clear" w:color="auto" w:fill="E0E0E0"/>
          </w:tcPr>
          <w:p w14:paraId="000005D5" w14:textId="77777777" w:rsidR="00C14C0B" w:rsidRPr="00EB42BE" w:rsidRDefault="00C14C0B" w:rsidP="00F4028B">
            <w:pPr>
              <w:widowControl w:val="0"/>
              <w:pBdr>
                <w:top w:val="nil"/>
                <w:left w:val="nil"/>
                <w:bottom w:val="nil"/>
                <w:right w:val="nil"/>
                <w:between w:val="nil"/>
              </w:pBdr>
              <w:spacing w:line="276" w:lineRule="auto"/>
              <w:jc w:val="center"/>
              <w:rPr>
                <w:rFonts w:ascii="Arial" w:eastAsia="Arial" w:hAnsi="Arial" w:cs="Arial"/>
              </w:rPr>
            </w:pPr>
          </w:p>
        </w:tc>
        <w:tc>
          <w:tcPr>
            <w:tcW w:w="3170" w:type="dxa"/>
            <w:tcBorders>
              <w:top w:val="single" w:sz="8" w:space="0" w:color="AEAEAE"/>
              <w:bottom w:val="single" w:sz="8" w:space="0" w:color="AEAEAE"/>
              <w:right w:val="single" w:sz="8" w:space="0" w:color="E0E0E0"/>
            </w:tcBorders>
            <w:shd w:val="clear" w:color="auto" w:fill="E0E0E0"/>
          </w:tcPr>
          <w:p w14:paraId="000005D6"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White</w:t>
            </w:r>
          </w:p>
        </w:tc>
        <w:tc>
          <w:tcPr>
            <w:tcW w:w="2215" w:type="dxa"/>
            <w:tcBorders>
              <w:top w:val="single" w:sz="8" w:space="0" w:color="AEAEAE"/>
              <w:left w:val="single" w:sz="8" w:space="0" w:color="E0E0E0"/>
              <w:bottom w:val="single" w:sz="8" w:space="0" w:color="AEAEAE"/>
              <w:right w:val="single" w:sz="8" w:space="0" w:color="E0E0E0"/>
            </w:tcBorders>
            <w:shd w:val="clear" w:color="auto" w:fill="F9F9FB"/>
          </w:tcPr>
          <w:p w14:paraId="000005D7"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3.95</w:t>
            </w:r>
          </w:p>
        </w:tc>
      </w:tr>
      <w:tr w:rsidR="00C14C0B" w:rsidRPr="00EB42BE" w14:paraId="237F9266" w14:textId="77777777" w:rsidTr="00F4028B">
        <w:trPr>
          <w:trHeight w:val="246"/>
          <w:jc w:val="center"/>
        </w:trPr>
        <w:tc>
          <w:tcPr>
            <w:tcW w:w="3935" w:type="dxa"/>
            <w:vMerge w:val="restart"/>
            <w:tcBorders>
              <w:top w:val="single" w:sz="8" w:space="0" w:color="AEAEAE"/>
              <w:bottom w:val="single" w:sz="8" w:space="0" w:color="AEAEAE"/>
            </w:tcBorders>
            <w:shd w:val="clear" w:color="auto" w:fill="E0E0E0"/>
          </w:tcPr>
          <w:p w14:paraId="000005D8"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General Factors: Variety of Product Options</w:t>
            </w:r>
          </w:p>
        </w:tc>
        <w:tc>
          <w:tcPr>
            <w:tcW w:w="3170" w:type="dxa"/>
            <w:tcBorders>
              <w:top w:val="single" w:sz="8" w:space="0" w:color="AEAEAE"/>
              <w:bottom w:val="single" w:sz="8" w:space="0" w:color="AEAEAE"/>
              <w:right w:val="single" w:sz="8" w:space="0" w:color="E0E0E0"/>
            </w:tcBorders>
            <w:shd w:val="clear" w:color="auto" w:fill="E0E0E0"/>
          </w:tcPr>
          <w:p w14:paraId="000005D9"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Black or African American</w:t>
            </w:r>
          </w:p>
        </w:tc>
        <w:tc>
          <w:tcPr>
            <w:tcW w:w="2215" w:type="dxa"/>
            <w:tcBorders>
              <w:top w:val="single" w:sz="8" w:space="0" w:color="AEAEAE"/>
              <w:left w:val="single" w:sz="8" w:space="0" w:color="E0E0E0"/>
              <w:bottom w:val="single" w:sz="8" w:space="0" w:color="AEAEAE"/>
              <w:right w:val="single" w:sz="8" w:space="0" w:color="E0E0E0"/>
            </w:tcBorders>
            <w:shd w:val="clear" w:color="auto" w:fill="F9F9FB"/>
          </w:tcPr>
          <w:p w14:paraId="000005DA"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4.18</w:t>
            </w:r>
          </w:p>
        </w:tc>
      </w:tr>
      <w:tr w:rsidR="00C14C0B" w:rsidRPr="00EB42BE" w14:paraId="702028EB" w14:textId="77777777" w:rsidTr="00F4028B">
        <w:trPr>
          <w:trHeight w:val="136"/>
          <w:jc w:val="center"/>
        </w:trPr>
        <w:tc>
          <w:tcPr>
            <w:tcW w:w="3935" w:type="dxa"/>
            <w:vMerge/>
            <w:tcBorders>
              <w:top w:val="single" w:sz="8" w:space="0" w:color="AEAEAE"/>
              <w:bottom w:val="single" w:sz="8" w:space="0" w:color="AEAEAE"/>
            </w:tcBorders>
            <w:shd w:val="clear" w:color="auto" w:fill="E0E0E0"/>
          </w:tcPr>
          <w:p w14:paraId="000005DB" w14:textId="77777777" w:rsidR="00C14C0B" w:rsidRPr="00EB42BE" w:rsidRDefault="00C14C0B" w:rsidP="00F4028B">
            <w:pPr>
              <w:widowControl w:val="0"/>
              <w:pBdr>
                <w:top w:val="nil"/>
                <w:left w:val="nil"/>
                <w:bottom w:val="nil"/>
                <w:right w:val="nil"/>
                <w:between w:val="nil"/>
              </w:pBdr>
              <w:spacing w:line="276" w:lineRule="auto"/>
              <w:jc w:val="center"/>
              <w:rPr>
                <w:rFonts w:ascii="Arial" w:eastAsia="Arial" w:hAnsi="Arial" w:cs="Arial"/>
              </w:rPr>
            </w:pPr>
          </w:p>
        </w:tc>
        <w:tc>
          <w:tcPr>
            <w:tcW w:w="3170" w:type="dxa"/>
            <w:tcBorders>
              <w:top w:val="single" w:sz="8" w:space="0" w:color="AEAEAE"/>
              <w:bottom w:val="single" w:sz="8" w:space="0" w:color="AEAEAE"/>
              <w:right w:val="single" w:sz="8" w:space="0" w:color="E0E0E0"/>
            </w:tcBorders>
            <w:shd w:val="clear" w:color="auto" w:fill="E0E0E0"/>
          </w:tcPr>
          <w:p w14:paraId="000005DC"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White</w:t>
            </w:r>
          </w:p>
        </w:tc>
        <w:tc>
          <w:tcPr>
            <w:tcW w:w="2215" w:type="dxa"/>
            <w:tcBorders>
              <w:top w:val="single" w:sz="8" w:space="0" w:color="AEAEAE"/>
              <w:left w:val="single" w:sz="8" w:space="0" w:color="E0E0E0"/>
              <w:bottom w:val="single" w:sz="8" w:space="0" w:color="AEAEAE"/>
              <w:right w:val="single" w:sz="8" w:space="0" w:color="E0E0E0"/>
            </w:tcBorders>
            <w:shd w:val="clear" w:color="auto" w:fill="F9F9FB"/>
          </w:tcPr>
          <w:p w14:paraId="000005DD"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4.25</w:t>
            </w:r>
          </w:p>
        </w:tc>
      </w:tr>
      <w:tr w:rsidR="00C14C0B" w:rsidRPr="00EB42BE" w14:paraId="1CCEC5B8" w14:textId="77777777" w:rsidTr="00F4028B">
        <w:trPr>
          <w:trHeight w:val="246"/>
          <w:jc w:val="center"/>
        </w:trPr>
        <w:tc>
          <w:tcPr>
            <w:tcW w:w="3935" w:type="dxa"/>
            <w:vMerge w:val="restart"/>
            <w:tcBorders>
              <w:top w:val="single" w:sz="8" w:space="0" w:color="AEAEAE"/>
              <w:bottom w:val="single" w:sz="8" w:space="0" w:color="AEAEAE"/>
            </w:tcBorders>
            <w:shd w:val="clear" w:color="auto" w:fill="E0E0E0"/>
          </w:tcPr>
          <w:p w14:paraId="000005DE"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General Factors: Stores are conveniently located</w:t>
            </w:r>
          </w:p>
        </w:tc>
        <w:tc>
          <w:tcPr>
            <w:tcW w:w="3170" w:type="dxa"/>
            <w:tcBorders>
              <w:top w:val="single" w:sz="8" w:space="0" w:color="AEAEAE"/>
              <w:bottom w:val="single" w:sz="8" w:space="0" w:color="AEAEAE"/>
              <w:right w:val="single" w:sz="8" w:space="0" w:color="E0E0E0"/>
            </w:tcBorders>
            <w:shd w:val="clear" w:color="auto" w:fill="E0E0E0"/>
          </w:tcPr>
          <w:p w14:paraId="000005DF"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Black or African American</w:t>
            </w:r>
          </w:p>
        </w:tc>
        <w:tc>
          <w:tcPr>
            <w:tcW w:w="2215" w:type="dxa"/>
            <w:tcBorders>
              <w:top w:val="single" w:sz="8" w:space="0" w:color="AEAEAE"/>
              <w:left w:val="single" w:sz="8" w:space="0" w:color="E0E0E0"/>
              <w:bottom w:val="single" w:sz="8" w:space="0" w:color="AEAEAE"/>
              <w:right w:val="single" w:sz="8" w:space="0" w:color="E0E0E0"/>
            </w:tcBorders>
            <w:shd w:val="clear" w:color="auto" w:fill="F9F9FB"/>
          </w:tcPr>
          <w:p w14:paraId="000005E0"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4.08</w:t>
            </w:r>
          </w:p>
        </w:tc>
      </w:tr>
      <w:tr w:rsidR="00C14C0B" w:rsidRPr="00EB42BE" w14:paraId="4383F18B" w14:textId="77777777" w:rsidTr="00F4028B">
        <w:trPr>
          <w:trHeight w:val="136"/>
          <w:jc w:val="center"/>
        </w:trPr>
        <w:tc>
          <w:tcPr>
            <w:tcW w:w="3935" w:type="dxa"/>
            <w:vMerge/>
            <w:tcBorders>
              <w:top w:val="single" w:sz="8" w:space="0" w:color="AEAEAE"/>
              <w:bottom w:val="single" w:sz="8" w:space="0" w:color="AEAEAE"/>
            </w:tcBorders>
            <w:shd w:val="clear" w:color="auto" w:fill="E0E0E0"/>
          </w:tcPr>
          <w:p w14:paraId="000005E1" w14:textId="77777777" w:rsidR="00C14C0B" w:rsidRPr="00EB42BE" w:rsidRDefault="00C14C0B" w:rsidP="00F4028B">
            <w:pPr>
              <w:widowControl w:val="0"/>
              <w:pBdr>
                <w:top w:val="nil"/>
                <w:left w:val="nil"/>
                <w:bottom w:val="nil"/>
                <w:right w:val="nil"/>
                <w:between w:val="nil"/>
              </w:pBdr>
              <w:spacing w:line="276" w:lineRule="auto"/>
              <w:jc w:val="center"/>
              <w:rPr>
                <w:rFonts w:ascii="Arial" w:eastAsia="Arial" w:hAnsi="Arial" w:cs="Arial"/>
              </w:rPr>
            </w:pPr>
          </w:p>
        </w:tc>
        <w:tc>
          <w:tcPr>
            <w:tcW w:w="3170" w:type="dxa"/>
            <w:tcBorders>
              <w:top w:val="single" w:sz="8" w:space="0" w:color="AEAEAE"/>
              <w:bottom w:val="single" w:sz="8" w:space="0" w:color="AEAEAE"/>
              <w:right w:val="single" w:sz="8" w:space="0" w:color="E0E0E0"/>
            </w:tcBorders>
            <w:shd w:val="clear" w:color="auto" w:fill="E0E0E0"/>
          </w:tcPr>
          <w:p w14:paraId="000005E2"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White</w:t>
            </w:r>
          </w:p>
        </w:tc>
        <w:tc>
          <w:tcPr>
            <w:tcW w:w="2215" w:type="dxa"/>
            <w:tcBorders>
              <w:top w:val="single" w:sz="8" w:space="0" w:color="AEAEAE"/>
              <w:left w:val="single" w:sz="8" w:space="0" w:color="E0E0E0"/>
              <w:bottom w:val="single" w:sz="8" w:space="0" w:color="AEAEAE"/>
              <w:right w:val="single" w:sz="8" w:space="0" w:color="E0E0E0"/>
            </w:tcBorders>
            <w:shd w:val="clear" w:color="auto" w:fill="F9F9FB"/>
          </w:tcPr>
          <w:p w14:paraId="000005E3"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4.21</w:t>
            </w:r>
          </w:p>
        </w:tc>
      </w:tr>
      <w:tr w:rsidR="00C14C0B" w:rsidRPr="00EB42BE" w14:paraId="37D64933" w14:textId="77777777" w:rsidTr="00F4028B">
        <w:trPr>
          <w:trHeight w:val="255"/>
          <w:jc w:val="center"/>
        </w:trPr>
        <w:tc>
          <w:tcPr>
            <w:tcW w:w="3935" w:type="dxa"/>
            <w:vMerge w:val="restart"/>
            <w:tcBorders>
              <w:top w:val="single" w:sz="8" w:space="0" w:color="AEAEAE"/>
              <w:bottom w:val="single" w:sz="8" w:space="0" w:color="AEAEAE"/>
            </w:tcBorders>
            <w:shd w:val="clear" w:color="auto" w:fill="E0E0E0"/>
          </w:tcPr>
          <w:p w14:paraId="000005E4"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General Factors: Reasonable Prices</w:t>
            </w:r>
          </w:p>
        </w:tc>
        <w:tc>
          <w:tcPr>
            <w:tcW w:w="3170" w:type="dxa"/>
            <w:tcBorders>
              <w:top w:val="single" w:sz="8" w:space="0" w:color="AEAEAE"/>
              <w:bottom w:val="single" w:sz="8" w:space="0" w:color="AEAEAE"/>
              <w:right w:val="single" w:sz="8" w:space="0" w:color="E0E0E0"/>
            </w:tcBorders>
            <w:shd w:val="clear" w:color="auto" w:fill="E0E0E0"/>
          </w:tcPr>
          <w:p w14:paraId="000005E5"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Black or African American</w:t>
            </w:r>
          </w:p>
        </w:tc>
        <w:tc>
          <w:tcPr>
            <w:tcW w:w="2215" w:type="dxa"/>
            <w:tcBorders>
              <w:top w:val="single" w:sz="8" w:space="0" w:color="AEAEAE"/>
              <w:left w:val="single" w:sz="8" w:space="0" w:color="E0E0E0"/>
              <w:bottom w:val="single" w:sz="8" w:space="0" w:color="AEAEAE"/>
              <w:right w:val="single" w:sz="8" w:space="0" w:color="E0E0E0"/>
            </w:tcBorders>
            <w:shd w:val="clear" w:color="auto" w:fill="F9F9FB"/>
          </w:tcPr>
          <w:p w14:paraId="000005E6"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4.03</w:t>
            </w:r>
          </w:p>
        </w:tc>
      </w:tr>
      <w:tr w:rsidR="00C14C0B" w:rsidRPr="00EB42BE" w14:paraId="32C2EBFD" w14:textId="77777777" w:rsidTr="00F4028B">
        <w:trPr>
          <w:trHeight w:val="136"/>
          <w:jc w:val="center"/>
        </w:trPr>
        <w:tc>
          <w:tcPr>
            <w:tcW w:w="3935" w:type="dxa"/>
            <w:vMerge/>
            <w:tcBorders>
              <w:top w:val="single" w:sz="8" w:space="0" w:color="AEAEAE"/>
              <w:bottom w:val="single" w:sz="8" w:space="0" w:color="AEAEAE"/>
            </w:tcBorders>
            <w:shd w:val="clear" w:color="auto" w:fill="E0E0E0"/>
          </w:tcPr>
          <w:p w14:paraId="000005E7" w14:textId="77777777" w:rsidR="00C14C0B" w:rsidRPr="00EB42BE" w:rsidRDefault="00C14C0B" w:rsidP="00F4028B">
            <w:pPr>
              <w:widowControl w:val="0"/>
              <w:pBdr>
                <w:top w:val="nil"/>
                <w:left w:val="nil"/>
                <w:bottom w:val="nil"/>
                <w:right w:val="nil"/>
                <w:between w:val="nil"/>
              </w:pBdr>
              <w:spacing w:line="276" w:lineRule="auto"/>
              <w:jc w:val="center"/>
              <w:rPr>
                <w:rFonts w:ascii="Arial" w:eastAsia="Arial" w:hAnsi="Arial" w:cs="Arial"/>
              </w:rPr>
            </w:pPr>
          </w:p>
        </w:tc>
        <w:tc>
          <w:tcPr>
            <w:tcW w:w="3170" w:type="dxa"/>
            <w:tcBorders>
              <w:top w:val="single" w:sz="8" w:space="0" w:color="AEAEAE"/>
              <w:bottom w:val="single" w:sz="8" w:space="0" w:color="AEAEAE"/>
              <w:right w:val="single" w:sz="8" w:space="0" w:color="E0E0E0"/>
            </w:tcBorders>
            <w:shd w:val="clear" w:color="auto" w:fill="E0E0E0"/>
          </w:tcPr>
          <w:p w14:paraId="000005E8"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White</w:t>
            </w:r>
          </w:p>
        </w:tc>
        <w:tc>
          <w:tcPr>
            <w:tcW w:w="2215" w:type="dxa"/>
            <w:tcBorders>
              <w:top w:val="single" w:sz="8" w:space="0" w:color="AEAEAE"/>
              <w:left w:val="single" w:sz="8" w:space="0" w:color="E0E0E0"/>
              <w:bottom w:val="single" w:sz="8" w:space="0" w:color="AEAEAE"/>
              <w:right w:val="single" w:sz="8" w:space="0" w:color="E0E0E0"/>
            </w:tcBorders>
            <w:shd w:val="clear" w:color="auto" w:fill="F9F9FB"/>
          </w:tcPr>
          <w:p w14:paraId="000005E9"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4.26</w:t>
            </w:r>
          </w:p>
        </w:tc>
      </w:tr>
      <w:tr w:rsidR="00C14C0B" w:rsidRPr="00EB42BE" w14:paraId="7AE4272B" w14:textId="77777777" w:rsidTr="00F4028B">
        <w:trPr>
          <w:trHeight w:val="246"/>
          <w:jc w:val="center"/>
        </w:trPr>
        <w:tc>
          <w:tcPr>
            <w:tcW w:w="3935" w:type="dxa"/>
            <w:vMerge w:val="restart"/>
            <w:tcBorders>
              <w:top w:val="single" w:sz="8" w:space="0" w:color="AEAEAE"/>
              <w:bottom w:val="single" w:sz="8" w:space="0" w:color="AEAEAE"/>
            </w:tcBorders>
            <w:shd w:val="clear" w:color="auto" w:fill="E0E0E0"/>
          </w:tcPr>
          <w:p w14:paraId="000005EA"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General Factors: Excellent Customer Service</w:t>
            </w:r>
          </w:p>
        </w:tc>
        <w:tc>
          <w:tcPr>
            <w:tcW w:w="3170" w:type="dxa"/>
            <w:tcBorders>
              <w:top w:val="single" w:sz="8" w:space="0" w:color="AEAEAE"/>
              <w:bottom w:val="single" w:sz="8" w:space="0" w:color="AEAEAE"/>
              <w:right w:val="single" w:sz="8" w:space="0" w:color="E0E0E0"/>
            </w:tcBorders>
            <w:shd w:val="clear" w:color="auto" w:fill="E0E0E0"/>
          </w:tcPr>
          <w:p w14:paraId="000005EB"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Black or African American</w:t>
            </w:r>
          </w:p>
        </w:tc>
        <w:tc>
          <w:tcPr>
            <w:tcW w:w="2215" w:type="dxa"/>
            <w:tcBorders>
              <w:top w:val="single" w:sz="8" w:space="0" w:color="AEAEAE"/>
              <w:left w:val="single" w:sz="8" w:space="0" w:color="E0E0E0"/>
              <w:bottom w:val="single" w:sz="8" w:space="0" w:color="AEAEAE"/>
              <w:right w:val="single" w:sz="8" w:space="0" w:color="E0E0E0"/>
            </w:tcBorders>
            <w:shd w:val="clear" w:color="auto" w:fill="F9F9FB"/>
          </w:tcPr>
          <w:p w14:paraId="000005EC"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3.59</w:t>
            </w:r>
          </w:p>
        </w:tc>
      </w:tr>
      <w:tr w:rsidR="00C14C0B" w:rsidRPr="00EB42BE" w14:paraId="1DBF89CB" w14:textId="77777777" w:rsidTr="00F4028B">
        <w:trPr>
          <w:trHeight w:val="136"/>
          <w:jc w:val="center"/>
        </w:trPr>
        <w:tc>
          <w:tcPr>
            <w:tcW w:w="3935" w:type="dxa"/>
            <w:vMerge/>
            <w:tcBorders>
              <w:top w:val="single" w:sz="8" w:space="0" w:color="AEAEAE"/>
              <w:bottom w:val="single" w:sz="8" w:space="0" w:color="AEAEAE"/>
            </w:tcBorders>
            <w:shd w:val="clear" w:color="auto" w:fill="E0E0E0"/>
          </w:tcPr>
          <w:p w14:paraId="000005ED" w14:textId="77777777" w:rsidR="00C14C0B" w:rsidRPr="00EB42BE" w:rsidRDefault="00C14C0B" w:rsidP="00F4028B">
            <w:pPr>
              <w:widowControl w:val="0"/>
              <w:pBdr>
                <w:top w:val="nil"/>
                <w:left w:val="nil"/>
                <w:bottom w:val="nil"/>
                <w:right w:val="nil"/>
                <w:between w:val="nil"/>
              </w:pBdr>
              <w:spacing w:line="276" w:lineRule="auto"/>
              <w:jc w:val="center"/>
              <w:rPr>
                <w:rFonts w:ascii="Arial" w:eastAsia="Arial" w:hAnsi="Arial" w:cs="Arial"/>
              </w:rPr>
            </w:pPr>
          </w:p>
        </w:tc>
        <w:tc>
          <w:tcPr>
            <w:tcW w:w="3170" w:type="dxa"/>
            <w:tcBorders>
              <w:top w:val="single" w:sz="8" w:space="0" w:color="AEAEAE"/>
              <w:bottom w:val="single" w:sz="8" w:space="0" w:color="AEAEAE"/>
              <w:right w:val="single" w:sz="8" w:space="0" w:color="E0E0E0"/>
            </w:tcBorders>
            <w:shd w:val="clear" w:color="auto" w:fill="E0E0E0"/>
          </w:tcPr>
          <w:p w14:paraId="000005EE"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White</w:t>
            </w:r>
          </w:p>
        </w:tc>
        <w:tc>
          <w:tcPr>
            <w:tcW w:w="2215" w:type="dxa"/>
            <w:tcBorders>
              <w:top w:val="single" w:sz="8" w:space="0" w:color="AEAEAE"/>
              <w:left w:val="single" w:sz="8" w:space="0" w:color="E0E0E0"/>
              <w:bottom w:val="single" w:sz="8" w:space="0" w:color="AEAEAE"/>
              <w:right w:val="single" w:sz="8" w:space="0" w:color="E0E0E0"/>
            </w:tcBorders>
            <w:shd w:val="clear" w:color="auto" w:fill="F9F9FB"/>
          </w:tcPr>
          <w:p w14:paraId="000005EF"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3.38</w:t>
            </w:r>
          </w:p>
        </w:tc>
      </w:tr>
      <w:tr w:rsidR="00C14C0B" w:rsidRPr="00EB42BE" w14:paraId="5815FD3F" w14:textId="77777777" w:rsidTr="00F4028B">
        <w:trPr>
          <w:trHeight w:val="246"/>
          <w:jc w:val="center"/>
        </w:trPr>
        <w:tc>
          <w:tcPr>
            <w:tcW w:w="3935" w:type="dxa"/>
            <w:vMerge w:val="restart"/>
            <w:tcBorders>
              <w:top w:val="single" w:sz="8" w:space="0" w:color="AEAEAE"/>
              <w:bottom w:val="single" w:sz="8" w:space="0" w:color="AEAEAE"/>
            </w:tcBorders>
            <w:shd w:val="clear" w:color="auto" w:fill="E0E0E0"/>
          </w:tcPr>
          <w:p w14:paraId="000005F0"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General Factors: Product Quality</w:t>
            </w:r>
          </w:p>
        </w:tc>
        <w:tc>
          <w:tcPr>
            <w:tcW w:w="3170" w:type="dxa"/>
            <w:tcBorders>
              <w:top w:val="single" w:sz="8" w:space="0" w:color="AEAEAE"/>
              <w:bottom w:val="single" w:sz="8" w:space="0" w:color="AEAEAE"/>
              <w:right w:val="single" w:sz="8" w:space="0" w:color="E0E0E0"/>
            </w:tcBorders>
            <w:shd w:val="clear" w:color="auto" w:fill="E0E0E0"/>
          </w:tcPr>
          <w:p w14:paraId="000005F1"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Black or African American</w:t>
            </w:r>
          </w:p>
        </w:tc>
        <w:tc>
          <w:tcPr>
            <w:tcW w:w="2215" w:type="dxa"/>
            <w:tcBorders>
              <w:top w:val="single" w:sz="8" w:space="0" w:color="AEAEAE"/>
              <w:left w:val="single" w:sz="8" w:space="0" w:color="E0E0E0"/>
              <w:bottom w:val="single" w:sz="8" w:space="0" w:color="AEAEAE"/>
              <w:right w:val="single" w:sz="8" w:space="0" w:color="E0E0E0"/>
            </w:tcBorders>
            <w:shd w:val="clear" w:color="auto" w:fill="F9F9FB"/>
          </w:tcPr>
          <w:p w14:paraId="000005F2"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3.99</w:t>
            </w:r>
          </w:p>
        </w:tc>
      </w:tr>
      <w:tr w:rsidR="00C14C0B" w:rsidRPr="00EB42BE" w14:paraId="5EA1452F" w14:textId="77777777" w:rsidTr="00F4028B">
        <w:trPr>
          <w:trHeight w:val="136"/>
          <w:jc w:val="center"/>
        </w:trPr>
        <w:tc>
          <w:tcPr>
            <w:tcW w:w="3935" w:type="dxa"/>
            <w:vMerge/>
            <w:tcBorders>
              <w:top w:val="single" w:sz="8" w:space="0" w:color="AEAEAE"/>
              <w:bottom w:val="single" w:sz="8" w:space="0" w:color="AEAEAE"/>
            </w:tcBorders>
            <w:shd w:val="clear" w:color="auto" w:fill="E0E0E0"/>
          </w:tcPr>
          <w:p w14:paraId="000005F3" w14:textId="77777777" w:rsidR="00C14C0B" w:rsidRPr="00EB42BE" w:rsidRDefault="00C14C0B" w:rsidP="00F4028B">
            <w:pPr>
              <w:widowControl w:val="0"/>
              <w:pBdr>
                <w:top w:val="nil"/>
                <w:left w:val="nil"/>
                <w:bottom w:val="nil"/>
                <w:right w:val="nil"/>
                <w:between w:val="nil"/>
              </w:pBdr>
              <w:spacing w:line="276" w:lineRule="auto"/>
              <w:jc w:val="center"/>
              <w:rPr>
                <w:rFonts w:ascii="Arial" w:eastAsia="Arial" w:hAnsi="Arial" w:cs="Arial"/>
              </w:rPr>
            </w:pPr>
          </w:p>
        </w:tc>
        <w:tc>
          <w:tcPr>
            <w:tcW w:w="3170" w:type="dxa"/>
            <w:tcBorders>
              <w:top w:val="single" w:sz="8" w:space="0" w:color="AEAEAE"/>
              <w:bottom w:val="single" w:sz="8" w:space="0" w:color="AEAEAE"/>
              <w:right w:val="single" w:sz="8" w:space="0" w:color="E0E0E0"/>
            </w:tcBorders>
            <w:shd w:val="clear" w:color="auto" w:fill="E0E0E0"/>
          </w:tcPr>
          <w:p w14:paraId="000005F4"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White</w:t>
            </w:r>
          </w:p>
        </w:tc>
        <w:tc>
          <w:tcPr>
            <w:tcW w:w="2215" w:type="dxa"/>
            <w:tcBorders>
              <w:top w:val="single" w:sz="8" w:space="0" w:color="AEAEAE"/>
              <w:left w:val="single" w:sz="8" w:space="0" w:color="E0E0E0"/>
              <w:bottom w:val="single" w:sz="8" w:space="0" w:color="AEAEAE"/>
              <w:right w:val="single" w:sz="8" w:space="0" w:color="E0E0E0"/>
            </w:tcBorders>
            <w:shd w:val="clear" w:color="auto" w:fill="F9F9FB"/>
          </w:tcPr>
          <w:p w14:paraId="000005F5"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3.95</w:t>
            </w:r>
          </w:p>
        </w:tc>
      </w:tr>
      <w:tr w:rsidR="00C14C0B" w:rsidRPr="00EB42BE" w14:paraId="6BE7FA1B" w14:textId="77777777" w:rsidTr="00F4028B">
        <w:trPr>
          <w:trHeight w:val="246"/>
          <w:jc w:val="center"/>
        </w:trPr>
        <w:tc>
          <w:tcPr>
            <w:tcW w:w="3935" w:type="dxa"/>
            <w:vMerge w:val="restart"/>
            <w:tcBorders>
              <w:top w:val="single" w:sz="8" w:space="0" w:color="AEAEAE"/>
              <w:bottom w:val="single" w:sz="8" w:space="0" w:color="152935"/>
            </w:tcBorders>
            <w:shd w:val="clear" w:color="auto" w:fill="E0E0E0"/>
          </w:tcPr>
          <w:p w14:paraId="000005F6"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General Factors: Flexible Return Policy</w:t>
            </w:r>
          </w:p>
        </w:tc>
        <w:tc>
          <w:tcPr>
            <w:tcW w:w="3170" w:type="dxa"/>
            <w:tcBorders>
              <w:top w:val="single" w:sz="8" w:space="0" w:color="AEAEAE"/>
              <w:bottom w:val="single" w:sz="8" w:space="0" w:color="AEAEAE"/>
              <w:right w:val="single" w:sz="8" w:space="0" w:color="E0E0E0"/>
            </w:tcBorders>
            <w:shd w:val="clear" w:color="auto" w:fill="E0E0E0"/>
          </w:tcPr>
          <w:p w14:paraId="000005F7"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Black or African American</w:t>
            </w:r>
          </w:p>
        </w:tc>
        <w:tc>
          <w:tcPr>
            <w:tcW w:w="2215" w:type="dxa"/>
            <w:tcBorders>
              <w:top w:val="single" w:sz="8" w:space="0" w:color="AEAEAE"/>
              <w:left w:val="single" w:sz="8" w:space="0" w:color="E0E0E0"/>
              <w:bottom w:val="single" w:sz="8" w:space="0" w:color="AEAEAE"/>
              <w:right w:val="single" w:sz="8" w:space="0" w:color="E0E0E0"/>
            </w:tcBorders>
            <w:shd w:val="clear" w:color="auto" w:fill="F9F9FB"/>
          </w:tcPr>
          <w:p w14:paraId="000005F8"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3.91</w:t>
            </w:r>
          </w:p>
        </w:tc>
      </w:tr>
      <w:tr w:rsidR="00C14C0B" w:rsidRPr="00EB42BE" w14:paraId="3D72DC70" w14:textId="77777777" w:rsidTr="00E63B8B">
        <w:trPr>
          <w:trHeight w:val="136"/>
          <w:jc w:val="center"/>
        </w:trPr>
        <w:tc>
          <w:tcPr>
            <w:tcW w:w="3935" w:type="dxa"/>
            <w:vMerge/>
            <w:tcBorders>
              <w:top w:val="single" w:sz="8" w:space="0" w:color="AEAEAE"/>
              <w:bottom w:val="single" w:sz="8" w:space="0" w:color="AEAEAE"/>
            </w:tcBorders>
            <w:shd w:val="clear" w:color="auto" w:fill="E0E0E0"/>
          </w:tcPr>
          <w:p w14:paraId="000005F9" w14:textId="77777777" w:rsidR="00C14C0B" w:rsidRPr="00EB42BE" w:rsidRDefault="00C14C0B" w:rsidP="00F4028B">
            <w:pPr>
              <w:widowControl w:val="0"/>
              <w:pBdr>
                <w:top w:val="nil"/>
                <w:left w:val="nil"/>
                <w:bottom w:val="nil"/>
                <w:right w:val="nil"/>
                <w:between w:val="nil"/>
              </w:pBdr>
              <w:spacing w:line="276" w:lineRule="auto"/>
              <w:jc w:val="center"/>
              <w:rPr>
                <w:rFonts w:ascii="Arial" w:eastAsia="Arial" w:hAnsi="Arial" w:cs="Arial"/>
              </w:rPr>
            </w:pPr>
          </w:p>
        </w:tc>
        <w:tc>
          <w:tcPr>
            <w:tcW w:w="3170" w:type="dxa"/>
            <w:tcBorders>
              <w:top w:val="single" w:sz="8" w:space="0" w:color="AEAEAE"/>
              <w:bottom w:val="single" w:sz="8" w:space="0" w:color="AEAEAE"/>
              <w:right w:val="single" w:sz="8" w:space="0" w:color="E0E0E0"/>
            </w:tcBorders>
            <w:shd w:val="clear" w:color="auto" w:fill="E0E0E0"/>
          </w:tcPr>
          <w:p w14:paraId="000005FA"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White</w:t>
            </w:r>
          </w:p>
        </w:tc>
        <w:tc>
          <w:tcPr>
            <w:tcW w:w="2215" w:type="dxa"/>
            <w:tcBorders>
              <w:top w:val="single" w:sz="8" w:space="0" w:color="AEAEAE"/>
              <w:left w:val="single" w:sz="8" w:space="0" w:color="E0E0E0"/>
              <w:bottom w:val="single" w:sz="8" w:space="0" w:color="AEAEAE"/>
              <w:right w:val="single" w:sz="8" w:space="0" w:color="E0E0E0"/>
            </w:tcBorders>
            <w:shd w:val="clear" w:color="auto" w:fill="F9F9FB"/>
          </w:tcPr>
          <w:p w14:paraId="000005FB" w14:textId="77777777" w:rsidR="00C14C0B" w:rsidRPr="00EB42BE" w:rsidRDefault="00DF6B49" w:rsidP="00F4028B">
            <w:pPr>
              <w:ind w:left="60" w:right="60"/>
              <w:jc w:val="center"/>
              <w:rPr>
                <w:rFonts w:ascii="Arial" w:eastAsia="Arial" w:hAnsi="Arial" w:cs="Arial"/>
              </w:rPr>
            </w:pPr>
            <w:r w:rsidRPr="00EB42BE">
              <w:rPr>
                <w:rFonts w:ascii="Arial" w:eastAsia="Arial" w:hAnsi="Arial" w:cs="Arial"/>
              </w:rPr>
              <w:t>3.81</w:t>
            </w:r>
          </w:p>
        </w:tc>
      </w:tr>
    </w:tbl>
    <w:p w14:paraId="344B1091" w14:textId="77777777" w:rsidR="00E63B8B" w:rsidRPr="00EB42BE" w:rsidRDefault="00E63B8B">
      <w:pPr>
        <w:spacing w:after="0" w:line="240" w:lineRule="auto"/>
        <w:rPr>
          <w:rFonts w:ascii="Arial" w:eastAsia="Arial" w:hAnsi="Arial" w:cs="Arial"/>
        </w:rPr>
      </w:pPr>
    </w:p>
    <w:tbl>
      <w:tblPr>
        <w:tblStyle w:val="afff2"/>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3150"/>
        <w:gridCol w:w="810"/>
        <w:gridCol w:w="990"/>
        <w:gridCol w:w="1106"/>
      </w:tblGrid>
      <w:tr w:rsidR="00C14C0B" w:rsidRPr="00EB42BE" w14:paraId="0A692445" w14:textId="77777777" w:rsidTr="009213E4">
        <w:trPr>
          <w:trHeight w:val="264"/>
        </w:trPr>
        <w:tc>
          <w:tcPr>
            <w:tcW w:w="6385" w:type="dxa"/>
            <w:gridSpan w:val="2"/>
            <w:vMerge w:val="restart"/>
            <w:shd w:val="clear" w:color="auto" w:fill="FFFFFF"/>
            <w:vAlign w:val="bottom"/>
          </w:tcPr>
          <w:p w14:paraId="000005FF"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810" w:type="dxa"/>
            <w:vMerge w:val="restart"/>
            <w:tcBorders>
              <w:left w:val="single" w:sz="8" w:space="0" w:color="E0E0E0"/>
              <w:right w:val="single" w:sz="8" w:space="0" w:color="E0E0E0"/>
            </w:tcBorders>
            <w:shd w:val="clear" w:color="auto" w:fill="FFFFFF"/>
            <w:vAlign w:val="bottom"/>
          </w:tcPr>
          <w:p w14:paraId="00000601" w14:textId="77777777" w:rsidR="00C14C0B" w:rsidRPr="00EB42BE" w:rsidRDefault="00DF6B49">
            <w:pPr>
              <w:ind w:left="60" w:right="60"/>
              <w:jc w:val="center"/>
              <w:rPr>
                <w:rFonts w:ascii="Arial" w:eastAsia="Arial" w:hAnsi="Arial" w:cs="Arial"/>
              </w:rPr>
            </w:pPr>
            <w:r w:rsidRPr="00EB42BE">
              <w:rPr>
                <w:rFonts w:ascii="Arial" w:eastAsia="Arial" w:hAnsi="Arial" w:cs="Arial"/>
              </w:rPr>
              <w:t>t</w:t>
            </w:r>
          </w:p>
        </w:tc>
        <w:tc>
          <w:tcPr>
            <w:tcW w:w="2096" w:type="dxa"/>
            <w:gridSpan w:val="2"/>
            <w:tcBorders>
              <w:left w:val="single" w:sz="8" w:space="0" w:color="E0E0E0"/>
              <w:right w:val="single" w:sz="8" w:space="0" w:color="E0E0E0"/>
            </w:tcBorders>
            <w:shd w:val="clear" w:color="auto" w:fill="FFFFFF"/>
            <w:vAlign w:val="bottom"/>
          </w:tcPr>
          <w:p w14:paraId="00000602" w14:textId="77777777" w:rsidR="00C14C0B" w:rsidRPr="00EB42BE" w:rsidRDefault="00DF6B49">
            <w:pPr>
              <w:ind w:left="60" w:right="60"/>
              <w:jc w:val="center"/>
              <w:rPr>
                <w:rFonts w:ascii="Arial" w:eastAsia="Arial" w:hAnsi="Arial" w:cs="Arial"/>
              </w:rPr>
            </w:pPr>
            <w:r w:rsidRPr="00EB42BE">
              <w:rPr>
                <w:rFonts w:ascii="Arial" w:eastAsia="Arial" w:hAnsi="Arial" w:cs="Arial"/>
              </w:rPr>
              <w:t>Significance</w:t>
            </w:r>
          </w:p>
        </w:tc>
      </w:tr>
      <w:tr w:rsidR="00C14C0B" w:rsidRPr="00EB42BE" w14:paraId="7EA12954" w14:textId="77777777" w:rsidTr="009213E4">
        <w:trPr>
          <w:trHeight w:val="146"/>
        </w:trPr>
        <w:tc>
          <w:tcPr>
            <w:tcW w:w="6385" w:type="dxa"/>
            <w:gridSpan w:val="2"/>
            <w:vMerge/>
            <w:shd w:val="clear" w:color="auto" w:fill="FFFFFF"/>
            <w:vAlign w:val="bottom"/>
          </w:tcPr>
          <w:p w14:paraId="00000604"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810" w:type="dxa"/>
            <w:vMerge/>
            <w:tcBorders>
              <w:left w:val="single" w:sz="8" w:space="0" w:color="E0E0E0"/>
              <w:right w:val="single" w:sz="8" w:space="0" w:color="E0E0E0"/>
            </w:tcBorders>
            <w:shd w:val="clear" w:color="auto" w:fill="FFFFFF"/>
            <w:vAlign w:val="bottom"/>
          </w:tcPr>
          <w:p w14:paraId="00000606"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990" w:type="dxa"/>
            <w:tcBorders>
              <w:left w:val="single" w:sz="8" w:space="0" w:color="E0E0E0"/>
              <w:bottom w:val="single" w:sz="8" w:space="0" w:color="152935"/>
              <w:right w:val="single" w:sz="8" w:space="0" w:color="E0E0E0"/>
            </w:tcBorders>
            <w:shd w:val="clear" w:color="auto" w:fill="FFFFFF"/>
            <w:vAlign w:val="bottom"/>
          </w:tcPr>
          <w:p w14:paraId="00000607" w14:textId="77777777" w:rsidR="00C14C0B" w:rsidRPr="00EB42BE" w:rsidRDefault="00DF6B49">
            <w:pPr>
              <w:ind w:left="60" w:right="60"/>
              <w:jc w:val="center"/>
              <w:rPr>
                <w:rFonts w:ascii="Arial" w:eastAsia="Arial" w:hAnsi="Arial" w:cs="Arial"/>
              </w:rPr>
            </w:pPr>
            <w:r w:rsidRPr="00EB42BE">
              <w:rPr>
                <w:rFonts w:ascii="Arial" w:eastAsia="Arial" w:hAnsi="Arial" w:cs="Arial"/>
              </w:rPr>
              <w:t>One-Sided p</w:t>
            </w:r>
          </w:p>
        </w:tc>
        <w:tc>
          <w:tcPr>
            <w:tcW w:w="1105" w:type="dxa"/>
            <w:tcBorders>
              <w:left w:val="single" w:sz="8" w:space="0" w:color="E0E0E0"/>
              <w:bottom w:val="single" w:sz="8" w:space="0" w:color="152935"/>
              <w:right w:val="single" w:sz="8" w:space="0" w:color="E0E0E0"/>
            </w:tcBorders>
            <w:shd w:val="clear" w:color="auto" w:fill="FFFFFF"/>
            <w:vAlign w:val="bottom"/>
          </w:tcPr>
          <w:p w14:paraId="00000608" w14:textId="77777777" w:rsidR="00C14C0B" w:rsidRPr="00EB42BE" w:rsidRDefault="00DF6B49">
            <w:pPr>
              <w:ind w:left="60" w:right="60"/>
              <w:jc w:val="center"/>
              <w:rPr>
                <w:rFonts w:ascii="Arial" w:eastAsia="Arial" w:hAnsi="Arial" w:cs="Arial"/>
              </w:rPr>
            </w:pPr>
            <w:r w:rsidRPr="00EB42BE">
              <w:rPr>
                <w:rFonts w:ascii="Arial" w:eastAsia="Arial" w:hAnsi="Arial" w:cs="Arial"/>
              </w:rPr>
              <w:t>Two-Sided p</w:t>
            </w:r>
          </w:p>
        </w:tc>
      </w:tr>
      <w:tr w:rsidR="00C14C0B" w:rsidRPr="00EB42BE" w14:paraId="07BB798C" w14:textId="77777777" w:rsidTr="009213E4">
        <w:trPr>
          <w:trHeight w:val="264"/>
        </w:trPr>
        <w:tc>
          <w:tcPr>
            <w:tcW w:w="3235" w:type="dxa"/>
            <w:vMerge w:val="restart"/>
            <w:tcBorders>
              <w:top w:val="single" w:sz="8" w:space="0" w:color="152935"/>
              <w:bottom w:val="single" w:sz="8" w:space="0" w:color="152935"/>
            </w:tcBorders>
            <w:shd w:val="clear" w:color="auto" w:fill="E0E0E0"/>
          </w:tcPr>
          <w:p w14:paraId="00000609" w14:textId="77777777" w:rsidR="00C14C0B" w:rsidRPr="00EB42BE" w:rsidRDefault="00DF6B49">
            <w:pPr>
              <w:ind w:left="60" w:right="60"/>
              <w:rPr>
                <w:rFonts w:ascii="Arial" w:eastAsia="Arial" w:hAnsi="Arial" w:cs="Arial"/>
              </w:rPr>
            </w:pPr>
            <w:r w:rsidRPr="00EB42BE">
              <w:rPr>
                <w:rFonts w:ascii="Arial" w:eastAsia="Arial" w:hAnsi="Arial" w:cs="Arial"/>
              </w:rPr>
              <w:t>General Factors: Fast Self-Checkout</w:t>
            </w:r>
          </w:p>
        </w:tc>
        <w:tc>
          <w:tcPr>
            <w:tcW w:w="3150" w:type="dxa"/>
            <w:tcBorders>
              <w:top w:val="single" w:sz="8" w:space="0" w:color="152935"/>
              <w:bottom w:val="single" w:sz="8" w:space="0" w:color="AEAEAE"/>
              <w:right w:val="single" w:sz="8" w:space="0" w:color="E0E0E0"/>
            </w:tcBorders>
            <w:shd w:val="clear" w:color="auto" w:fill="E0E0E0"/>
          </w:tcPr>
          <w:p w14:paraId="0000060A"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810" w:type="dxa"/>
            <w:tcBorders>
              <w:top w:val="single" w:sz="8" w:space="0" w:color="152935"/>
              <w:left w:val="single" w:sz="8" w:space="0" w:color="E0E0E0"/>
              <w:bottom w:val="single" w:sz="8" w:space="0" w:color="AEAEAE"/>
              <w:right w:val="single" w:sz="8" w:space="0" w:color="E0E0E0"/>
            </w:tcBorders>
            <w:shd w:val="clear" w:color="auto" w:fill="F9F9FB"/>
          </w:tcPr>
          <w:p w14:paraId="0000060B" w14:textId="77777777" w:rsidR="00C14C0B" w:rsidRPr="00EB42BE" w:rsidRDefault="00DF6B49">
            <w:pPr>
              <w:ind w:left="60" w:right="60"/>
              <w:jc w:val="right"/>
              <w:rPr>
                <w:rFonts w:ascii="Arial" w:eastAsia="Arial" w:hAnsi="Arial" w:cs="Arial"/>
              </w:rPr>
            </w:pPr>
            <w:r w:rsidRPr="00EB42BE">
              <w:rPr>
                <w:rFonts w:ascii="Arial" w:eastAsia="Arial" w:hAnsi="Arial" w:cs="Arial"/>
              </w:rPr>
              <w:t>.298</w:t>
            </w:r>
          </w:p>
        </w:tc>
        <w:tc>
          <w:tcPr>
            <w:tcW w:w="990" w:type="dxa"/>
            <w:tcBorders>
              <w:top w:val="single" w:sz="8" w:space="0" w:color="152935"/>
              <w:left w:val="single" w:sz="8" w:space="0" w:color="E0E0E0"/>
              <w:bottom w:val="single" w:sz="8" w:space="0" w:color="AEAEAE"/>
              <w:right w:val="single" w:sz="8" w:space="0" w:color="E0E0E0"/>
            </w:tcBorders>
            <w:shd w:val="clear" w:color="auto" w:fill="F9F9FB"/>
          </w:tcPr>
          <w:p w14:paraId="0000060C" w14:textId="77777777" w:rsidR="00C14C0B" w:rsidRPr="00EB42BE" w:rsidRDefault="00DF6B49">
            <w:pPr>
              <w:ind w:left="60" w:right="60"/>
              <w:jc w:val="right"/>
              <w:rPr>
                <w:rFonts w:ascii="Arial" w:eastAsia="Arial" w:hAnsi="Arial" w:cs="Arial"/>
              </w:rPr>
            </w:pPr>
            <w:r w:rsidRPr="00EB42BE">
              <w:rPr>
                <w:rFonts w:ascii="Arial" w:eastAsia="Arial" w:hAnsi="Arial" w:cs="Arial"/>
              </w:rPr>
              <w:t>.383</w:t>
            </w:r>
          </w:p>
        </w:tc>
        <w:tc>
          <w:tcPr>
            <w:tcW w:w="1105" w:type="dxa"/>
            <w:tcBorders>
              <w:top w:val="single" w:sz="8" w:space="0" w:color="152935"/>
              <w:left w:val="single" w:sz="8" w:space="0" w:color="E0E0E0"/>
              <w:bottom w:val="single" w:sz="8" w:space="0" w:color="AEAEAE"/>
              <w:right w:val="single" w:sz="8" w:space="0" w:color="E0E0E0"/>
            </w:tcBorders>
            <w:shd w:val="clear" w:color="auto" w:fill="F9F9FB"/>
          </w:tcPr>
          <w:p w14:paraId="0000060D" w14:textId="77777777" w:rsidR="00C14C0B" w:rsidRPr="00EB42BE" w:rsidRDefault="00DF6B49">
            <w:pPr>
              <w:ind w:left="60" w:right="60"/>
              <w:jc w:val="right"/>
              <w:rPr>
                <w:rFonts w:ascii="Arial" w:eastAsia="Arial" w:hAnsi="Arial" w:cs="Arial"/>
              </w:rPr>
            </w:pPr>
            <w:r w:rsidRPr="00EB42BE">
              <w:rPr>
                <w:rFonts w:ascii="Arial" w:eastAsia="Arial" w:hAnsi="Arial" w:cs="Arial"/>
              </w:rPr>
              <w:t>.766</w:t>
            </w:r>
          </w:p>
        </w:tc>
      </w:tr>
      <w:tr w:rsidR="00C14C0B" w:rsidRPr="00EB42BE" w14:paraId="3E32B76B" w14:textId="77777777" w:rsidTr="009213E4">
        <w:trPr>
          <w:trHeight w:val="351"/>
        </w:trPr>
        <w:tc>
          <w:tcPr>
            <w:tcW w:w="3235" w:type="dxa"/>
            <w:vMerge/>
            <w:tcBorders>
              <w:top w:val="single" w:sz="8" w:space="0" w:color="152935"/>
              <w:bottom w:val="single" w:sz="8" w:space="0" w:color="152935"/>
            </w:tcBorders>
            <w:shd w:val="clear" w:color="auto" w:fill="E0E0E0"/>
          </w:tcPr>
          <w:p w14:paraId="0000060E"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150" w:type="dxa"/>
            <w:tcBorders>
              <w:top w:val="single" w:sz="8" w:space="0" w:color="AEAEAE"/>
              <w:bottom w:val="single" w:sz="8" w:space="0" w:color="AEAEAE"/>
              <w:right w:val="single" w:sz="8" w:space="0" w:color="E0E0E0"/>
            </w:tcBorders>
            <w:shd w:val="clear" w:color="auto" w:fill="E0E0E0"/>
          </w:tcPr>
          <w:p w14:paraId="0000060F"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0000610" w14:textId="77777777" w:rsidR="00C14C0B" w:rsidRPr="00EB42BE" w:rsidRDefault="00DF6B49">
            <w:pPr>
              <w:ind w:left="60" w:right="60"/>
              <w:jc w:val="right"/>
              <w:rPr>
                <w:rFonts w:ascii="Arial" w:eastAsia="Arial" w:hAnsi="Arial" w:cs="Arial"/>
              </w:rPr>
            </w:pPr>
            <w:r w:rsidRPr="00EB42BE">
              <w:rPr>
                <w:rFonts w:ascii="Arial" w:eastAsia="Arial" w:hAnsi="Arial" w:cs="Arial"/>
              </w:rPr>
              <w:t>.298</w:t>
            </w:r>
          </w:p>
        </w:tc>
        <w:tc>
          <w:tcPr>
            <w:tcW w:w="990" w:type="dxa"/>
            <w:tcBorders>
              <w:top w:val="single" w:sz="8" w:space="0" w:color="AEAEAE"/>
              <w:left w:val="single" w:sz="8" w:space="0" w:color="E0E0E0"/>
              <w:bottom w:val="single" w:sz="8" w:space="0" w:color="AEAEAE"/>
              <w:right w:val="single" w:sz="8" w:space="0" w:color="E0E0E0"/>
            </w:tcBorders>
            <w:shd w:val="clear" w:color="auto" w:fill="F9F9FB"/>
          </w:tcPr>
          <w:p w14:paraId="00000611" w14:textId="77777777" w:rsidR="00C14C0B" w:rsidRPr="00EB42BE" w:rsidRDefault="00DF6B49">
            <w:pPr>
              <w:ind w:left="60" w:right="60"/>
              <w:jc w:val="right"/>
              <w:rPr>
                <w:rFonts w:ascii="Arial" w:eastAsia="Arial" w:hAnsi="Arial" w:cs="Arial"/>
              </w:rPr>
            </w:pPr>
            <w:r w:rsidRPr="00EB42BE">
              <w:rPr>
                <w:rFonts w:ascii="Arial" w:eastAsia="Arial" w:hAnsi="Arial" w:cs="Arial"/>
              </w:rPr>
              <w:t>.383</w:t>
            </w:r>
          </w:p>
        </w:tc>
        <w:tc>
          <w:tcPr>
            <w:tcW w:w="1105" w:type="dxa"/>
            <w:tcBorders>
              <w:top w:val="single" w:sz="8" w:space="0" w:color="AEAEAE"/>
              <w:left w:val="single" w:sz="8" w:space="0" w:color="E0E0E0"/>
              <w:bottom w:val="single" w:sz="8" w:space="0" w:color="AEAEAE"/>
              <w:right w:val="single" w:sz="8" w:space="0" w:color="E0E0E0"/>
            </w:tcBorders>
            <w:shd w:val="clear" w:color="auto" w:fill="F9F9FB"/>
          </w:tcPr>
          <w:p w14:paraId="00000612" w14:textId="77777777" w:rsidR="00C14C0B" w:rsidRPr="00EB42BE" w:rsidRDefault="00DF6B49">
            <w:pPr>
              <w:ind w:left="60" w:right="60"/>
              <w:jc w:val="right"/>
              <w:rPr>
                <w:rFonts w:ascii="Arial" w:eastAsia="Arial" w:hAnsi="Arial" w:cs="Arial"/>
              </w:rPr>
            </w:pPr>
            <w:r w:rsidRPr="00EB42BE">
              <w:rPr>
                <w:rFonts w:ascii="Arial" w:eastAsia="Arial" w:hAnsi="Arial" w:cs="Arial"/>
              </w:rPr>
              <w:t>.766</w:t>
            </w:r>
          </w:p>
        </w:tc>
      </w:tr>
      <w:tr w:rsidR="00C14C0B" w:rsidRPr="00EB42BE" w14:paraId="3AB34941" w14:textId="77777777" w:rsidTr="009213E4">
        <w:trPr>
          <w:trHeight w:val="275"/>
        </w:trPr>
        <w:tc>
          <w:tcPr>
            <w:tcW w:w="3235" w:type="dxa"/>
            <w:vMerge w:val="restart"/>
            <w:tcBorders>
              <w:top w:val="single" w:sz="8" w:space="0" w:color="AEAEAE"/>
              <w:bottom w:val="single" w:sz="8" w:space="0" w:color="AEAEAE"/>
            </w:tcBorders>
            <w:shd w:val="clear" w:color="auto" w:fill="E0E0E0"/>
          </w:tcPr>
          <w:p w14:paraId="00000613" w14:textId="77777777" w:rsidR="00C14C0B" w:rsidRPr="00EB42BE" w:rsidRDefault="00DF6B49">
            <w:pPr>
              <w:ind w:left="60" w:right="60"/>
              <w:rPr>
                <w:rFonts w:ascii="Arial" w:eastAsia="Arial" w:hAnsi="Arial" w:cs="Arial"/>
              </w:rPr>
            </w:pPr>
            <w:r w:rsidRPr="00EB42BE">
              <w:rPr>
                <w:rFonts w:ascii="Arial" w:eastAsia="Arial" w:hAnsi="Arial" w:cs="Arial"/>
              </w:rPr>
              <w:t>General Factors: Variety of Product Options</w:t>
            </w:r>
          </w:p>
        </w:tc>
        <w:tc>
          <w:tcPr>
            <w:tcW w:w="3150" w:type="dxa"/>
            <w:tcBorders>
              <w:top w:val="single" w:sz="8" w:space="0" w:color="AEAEAE"/>
              <w:bottom w:val="single" w:sz="8" w:space="0" w:color="AEAEAE"/>
              <w:right w:val="single" w:sz="8" w:space="0" w:color="E0E0E0"/>
            </w:tcBorders>
            <w:shd w:val="clear" w:color="auto" w:fill="E0E0E0"/>
          </w:tcPr>
          <w:p w14:paraId="00000614"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0000615" w14:textId="77777777" w:rsidR="00C14C0B" w:rsidRPr="00EB42BE" w:rsidRDefault="00DF6B49">
            <w:pPr>
              <w:ind w:left="60" w:right="60"/>
              <w:jc w:val="right"/>
              <w:rPr>
                <w:rFonts w:ascii="Arial" w:eastAsia="Arial" w:hAnsi="Arial" w:cs="Arial"/>
              </w:rPr>
            </w:pPr>
            <w:r w:rsidRPr="00EB42BE">
              <w:rPr>
                <w:rFonts w:ascii="Arial" w:eastAsia="Arial" w:hAnsi="Arial" w:cs="Arial"/>
              </w:rPr>
              <w:t>-.830</w:t>
            </w:r>
          </w:p>
        </w:tc>
        <w:tc>
          <w:tcPr>
            <w:tcW w:w="990" w:type="dxa"/>
            <w:tcBorders>
              <w:top w:val="single" w:sz="8" w:space="0" w:color="AEAEAE"/>
              <w:left w:val="single" w:sz="8" w:space="0" w:color="E0E0E0"/>
              <w:bottom w:val="single" w:sz="8" w:space="0" w:color="AEAEAE"/>
              <w:right w:val="single" w:sz="8" w:space="0" w:color="E0E0E0"/>
            </w:tcBorders>
            <w:shd w:val="clear" w:color="auto" w:fill="F9F9FB"/>
          </w:tcPr>
          <w:p w14:paraId="00000616" w14:textId="77777777" w:rsidR="00C14C0B" w:rsidRPr="00EB42BE" w:rsidRDefault="00DF6B49">
            <w:pPr>
              <w:ind w:left="60" w:right="60"/>
              <w:jc w:val="right"/>
              <w:rPr>
                <w:rFonts w:ascii="Arial" w:eastAsia="Arial" w:hAnsi="Arial" w:cs="Arial"/>
              </w:rPr>
            </w:pPr>
            <w:r w:rsidRPr="00EB42BE">
              <w:rPr>
                <w:rFonts w:ascii="Arial" w:eastAsia="Arial" w:hAnsi="Arial" w:cs="Arial"/>
              </w:rPr>
              <w:t>.203</w:t>
            </w:r>
          </w:p>
        </w:tc>
        <w:tc>
          <w:tcPr>
            <w:tcW w:w="1105" w:type="dxa"/>
            <w:tcBorders>
              <w:top w:val="single" w:sz="8" w:space="0" w:color="AEAEAE"/>
              <w:left w:val="single" w:sz="8" w:space="0" w:color="E0E0E0"/>
              <w:bottom w:val="single" w:sz="8" w:space="0" w:color="AEAEAE"/>
              <w:right w:val="single" w:sz="8" w:space="0" w:color="E0E0E0"/>
            </w:tcBorders>
            <w:shd w:val="clear" w:color="auto" w:fill="F9F9FB"/>
          </w:tcPr>
          <w:p w14:paraId="00000617" w14:textId="77777777" w:rsidR="00C14C0B" w:rsidRPr="00EB42BE" w:rsidRDefault="00DF6B49">
            <w:pPr>
              <w:ind w:left="60" w:right="60"/>
              <w:jc w:val="right"/>
              <w:rPr>
                <w:rFonts w:ascii="Arial" w:eastAsia="Arial" w:hAnsi="Arial" w:cs="Arial"/>
              </w:rPr>
            </w:pPr>
            <w:r w:rsidRPr="00EB42BE">
              <w:rPr>
                <w:rFonts w:ascii="Arial" w:eastAsia="Arial" w:hAnsi="Arial" w:cs="Arial"/>
              </w:rPr>
              <w:t>.407</w:t>
            </w:r>
          </w:p>
        </w:tc>
      </w:tr>
      <w:tr w:rsidR="00C14C0B" w:rsidRPr="00EB42BE" w14:paraId="0B0E2419" w14:textId="77777777" w:rsidTr="009213E4">
        <w:trPr>
          <w:trHeight w:val="146"/>
        </w:trPr>
        <w:tc>
          <w:tcPr>
            <w:tcW w:w="3235" w:type="dxa"/>
            <w:vMerge/>
            <w:tcBorders>
              <w:top w:val="single" w:sz="8" w:space="0" w:color="AEAEAE"/>
              <w:bottom w:val="single" w:sz="8" w:space="0" w:color="AEAEAE"/>
            </w:tcBorders>
            <w:shd w:val="clear" w:color="auto" w:fill="E0E0E0"/>
          </w:tcPr>
          <w:p w14:paraId="00000618"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150" w:type="dxa"/>
            <w:tcBorders>
              <w:top w:val="single" w:sz="8" w:space="0" w:color="AEAEAE"/>
              <w:bottom w:val="single" w:sz="8" w:space="0" w:color="AEAEAE"/>
              <w:right w:val="single" w:sz="8" w:space="0" w:color="E0E0E0"/>
            </w:tcBorders>
            <w:shd w:val="clear" w:color="auto" w:fill="E0E0E0"/>
          </w:tcPr>
          <w:p w14:paraId="00000619"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000061A" w14:textId="77777777" w:rsidR="00C14C0B" w:rsidRPr="00EB42BE" w:rsidRDefault="00DF6B49">
            <w:pPr>
              <w:ind w:left="60" w:right="60"/>
              <w:jc w:val="right"/>
              <w:rPr>
                <w:rFonts w:ascii="Arial" w:eastAsia="Arial" w:hAnsi="Arial" w:cs="Arial"/>
              </w:rPr>
            </w:pPr>
            <w:r w:rsidRPr="00EB42BE">
              <w:rPr>
                <w:rFonts w:ascii="Arial" w:eastAsia="Arial" w:hAnsi="Arial" w:cs="Arial"/>
              </w:rPr>
              <w:t>-.830</w:t>
            </w:r>
          </w:p>
        </w:tc>
        <w:tc>
          <w:tcPr>
            <w:tcW w:w="990" w:type="dxa"/>
            <w:tcBorders>
              <w:top w:val="single" w:sz="8" w:space="0" w:color="AEAEAE"/>
              <w:left w:val="single" w:sz="8" w:space="0" w:color="E0E0E0"/>
              <w:bottom w:val="single" w:sz="8" w:space="0" w:color="AEAEAE"/>
              <w:right w:val="single" w:sz="8" w:space="0" w:color="E0E0E0"/>
            </w:tcBorders>
            <w:shd w:val="clear" w:color="auto" w:fill="F9F9FB"/>
          </w:tcPr>
          <w:p w14:paraId="0000061B" w14:textId="77777777" w:rsidR="00C14C0B" w:rsidRPr="00EB42BE" w:rsidRDefault="00DF6B49">
            <w:pPr>
              <w:ind w:left="60" w:right="60"/>
              <w:jc w:val="right"/>
              <w:rPr>
                <w:rFonts w:ascii="Arial" w:eastAsia="Arial" w:hAnsi="Arial" w:cs="Arial"/>
              </w:rPr>
            </w:pPr>
            <w:r w:rsidRPr="00EB42BE">
              <w:rPr>
                <w:rFonts w:ascii="Arial" w:eastAsia="Arial" w:hAnsi="Arial" w:cs="Arial"/>
              </w:rPr>
              <w:t>.204</w:t>
            </w:r>
          </w:p>
        </w:tc>
        <w:tc>
          <w:tcPr>
            <w:tcW w:w="1105" w:type="dxa"/>
            <w:tcBorders>
              <w:top w:val="single" w:sz="8" w:space="0" w:color="AEAEAE"/>
              <w:left w:val="single" w:sz="8" w:space="0" w:color="E0E0E0"/>
              <w:bottom w:val="single" w:sz="8" w:space="0" w:color="AEAEAE"/>
              <w:right w:val="single" w:sz="8" w:space="0" w:color="E0E0E0"/>
            </w:tcBorders>
            <w:shd w:val="clear" w:color="auto" w:fill="F9F9FB"/>
          </w:tcPr>
          <w:p w14:paraId="0000061C" w14:textId="77777777" w:rsidR="00C14C0B" w:rsidRPr="00EB42BE" w:rsidRDefault="00DF6B49">
            <w:pPr>
              <w:ind w:left="60" w:right="60"/>
              <w:jc w:val="right"/>
              <w:rPr>
                <w:rFonts w:ascii="Arial" w:eastAsia="Arial" w:hAnsi="Arial" w:cs="Arial"/>
              </w:rPr>
            </w:pPr>
            <w:r w:rsidRPr="00EB42BE">
              <w:rPr>
                <w:rFonts w:ascii="Arial" w:eastAsia="Arial" w:hAnsi="Arial" w:cs="Arial"/>
              </w:rPr>
              <w:t>.407</w:t>
            </w:r>
          </w:p>
        </w:tc>
      </w:tr>
      <w:tr w:rsidR="00C14C0B" w:rsidRPr="00EB42BE" w14:paraId="388B929F" w14:textId="77777777" w:rsidTr="009213E4">
        <w:trPr>
          <w:trHeight w:val="275"/>
        </w:trPr>
        <w:tc>
          <w:tcPr>
            <w:tcW w:w="3235" w:type="dxa"/>
            <w:vMerge w:val="restart"/>
            <w:tcBorders>
              <w:top w:val="single" w:sz="8" w:space="0" w:color="AEAEAE"/>
              <w:bottom w:val="single" w:sz="8" w:space="0" w:color="AEAEAE"/>
            </w:tcBorders>
            <w:shd w:val="clear" w:color="auto" w:fill="E0E0E0"/>
          </w:tcPr>
          <w:p w14:paraId="0000061D" w14:textId="77777777" w:rsidR="00C14C0B" w:rsidRPr="00EB42BE" w:rsidRDefault="00DF6B49">
            <w:pPr>
              <w:ind w:left="60" w:right="60"/>
              <w:rPr>
                <w:rFonts w:ascii="Arial" w:eastAsia="Arial" w:hAnsi="Arial" w:cs="Arial"/>
              </w:rPr>
            </w:pPr>
            <w:r w:rsidRPr="00EB42BE">
              <w:rPr>
                <w:rFonts w:ascii="Arial" w:eastAsia="Arial" w:hAnsi="Arial" w:cs="Arial"/>
              </w:rPr>
              <w:t>General Factors: Stores are conveniently located</w:t>
            </w:r>
          </w:p>
        </w:tc>
        <w:tc>
          <w:tcPr>
            <w:tcW w:w="3150" w:type="dxa"/>
            <w:tcBorders>
              <w:top w:val="single" w:sz="8" w:space="0" w:color="AEAEAE"/>
              <w:bottom w:val="single" w:sz="8" w:space="0" w:color="AEAEAE"/>
              <w:right w:val="single" w:sz="8" w:space="0" w:color="E0E0E0"/>
            </w:tcBorders>
            <w:shd w:val="clear" w:color="auto" w:fill="E0E0E0"/>
          </w:tcPr>
          <w:p w14:paraId="0000061E"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000061F" w14:textId="77777777" w:rsidR="00C14C0B" w:rsidRPr="00EB42BE" w:rsidRDefault="00DF6B49">
            <w:pPr>
              <w:ind w:left="60" w:right="60"/>
              <w:jc w:val="right"/>
              <w:rPr>
                <w:rFonts w:ascii="Arial" w:eastAsia="Arial" w:hAnsi="Arial" w:cs="Arial"/>
              </w:rPr>
            </w:pPr>
            <w:r w:rsidRPr="00EB42BE">
              <w:rPr>
                <w:rFonts w:ascii="Arial" w:eastAsia="Arial" w:hAnsi="Arial" w:cs="Arial"/>
              </w:rPr>
              <w:t>-1.580</w:t>
            </w:r>
          </w:p>
        </w:tc>
        <w:tc>
          <w:tcPr>
            <w:tcW w:w="990" w:type="dxa"/>
            <w:tcBorders>
              <w:top w:val="single" w:sz="8" w:space="0" w:color="AEAEAE"/>
              <w:left w:val="single" w:sz="8" w:space="0" w:color="E0E0E0"/>
              <w:bottom w:val="single" w:sz="8" w:space="0" w:color="AEAEAE"/>
              <w:right w:val="single" w:sz="8" w:space="0" w:color="E0E0E0"/>
            </w:tcBorders>
            <w:shd w:val="clear" w:color="auto" w:fill="F9F9FB"/>
          </w:tcPr>
          <w:p w14:paraId="00000620" w14:textId="77777777" w:rsidR="00C14C0B" w:rsidRPr="00EB42BE" w:rsidRDefault="00DF6B49">
            <w:pPr>
              <w:ind w:left="60" w:right="60"/>
              <w:jc w:val="right"/>
              <w:rPr>
                <w:rFonts w:ascii="Arial" w:eastAsia="Arial" w:hAnsi="Arial" w:cs="Arial"/>
              </w:rPr>
            </w:pPr>
            <w:r w:rsidRPr="00EB42BE">
              <w:rPr>
                <w:rFonts w:ascii="Arial" w:eastAsia="Arial" w:hAnsi="Arial" w:cs="Arial"/>
              </w:rPr>
              <w:t>.057</w:t>
            </w:r>
          </w:p>
        </w:tc>
        <w:tc>
          <w:tcPr>
            <w:tcW w:w="1105" w:type="dxa"/>
            <w:tcBorders>
              <w:top w:val="single" w:sz="8" w:space="0" w:color="AEAEAE"/>
              <w:left w:val="single" w:sz="8" w:space="0" w:color="E0E0E0"/>
              <w:bottom w:val="single" w:sz="8" w:space="0" w:color="AEAEAE"/>
              <w:right w:val="single" w:sz="8" w:space="0" w:color="E0E0E0"/>
            </w:tcBorders>
            <w:shd w:val="clear" w:color="auto" w:fill="F9F9FB"/>
          </w:tcPr>
          <w:p w14:paraId="00000621" w14:textId="77777777" w:rsidR="00C14C0B" w:rsidRPr="00EB42BE" w:rsidRDefault="00DF6B49">
            <w:pPr>
              <w:ind w:left="60" w:right="60"/>
              <w:jc w:val="right"/>
              <w:rPr>
                <w:rFonts w:ascii="Arial" w:eastAsia="Arial" w:hAnsi="Arial" w:cs="Arial"/>
              </w:rPr>
            </w:pPr>
            <w:r w:rsidRPr="00EB42BE">
              <w:rPr>
                <w:rFonts w:ascii="Arial" w:eastAsia="Arial" w:hAnsi="Arial" w:cs="Arial"/>
              </w:rPr>
              <w:t>.115</w:t>
            </w:r>
          </w:p>
        </w:tc>
      </w:tr>
      <w:tr w:rsidR="00C14C0B" w:rsidRPr="00EB42BE" w14:paraId="5D84B8CC" w14:textId="77777777" w:rsidTr="009213E4">
        <w:trPr>
          <w:trHeight w:val="146"/>
        </w:trPr>
        <w:tc>
          <w:tcPr>
            <w:tcW w:w="3235" w:type="dxa"/>
            <w:vMerge/>
            <w:tcBorders>
              <w:top w:val="single" w:sz="8" w:space="0" w:color="AEAEAE"/>
              <w:bottom w:val="single" w:sz="8" w:space="0" w:color="AEAEAE"/>
            </w:tcBorders>
            <w:shd w:val="clear" w:color="auto" w:fill="E0E0E0"/>
          </w:tcPr>
          <w:p w14:paraId="00000622"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150" w:type="dxa"/>
            <w:tcBorders>
              <w:top w:val="single" w:sz="8" w:space="0" w:color="AEAEAE"/>
              <w:bottom w:val="single" w:sz="8" w:space="0" w:color="AEAEAE"/>
              <w:right w:val="single" w:sz="8" w:space="0" w:color="E0E0E0"/>
            </w:tcBorders>
            <w:shd w:val="clear" w:color="auto" w:fill="E0E0E0"/>
          </w:tcPr>
          <w:p w14:paraId="00000623"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0000624" w14:textId="77777777" w:rsidR="00C14C0B" w:rsidRPr="00EB42BE" w:rsidRDefault="00DF6B49">
            <w:pPr>
              <w:ind w:left="60" w:right="60"/>
              <w:jc w:val="right"/>
              <w:rPr>
                <w:rFonts w:ascii="Arial" w:eastAsia="Arial" w:hAnsi="Arial" w:cs="Arial"/>
              </w:rPr>
            </w:pPr>
            <w:r w:rsidRPr="00EB42BE">
              <w:rPr>
                <w:rFonts w:ascii="Arial" w:eastAsia="Arial" w:hAnsi="Arial" w:cs="Arial"/>
              </w:rPr>
              <w:t>-1.576</w:t>
            </w:r>
          </w:p>
        </w:tc>
        <w:tc>
          <w:tcPr>
            <w:tcW w:w="990" w:type="dxa"/>
            <w:tcBorders>
              <w:top w:val="single" w:sz="8" w:space="0" w:color="AEAEAE"/>
              <w:left w:val="single" w:sz="8" w:space="0" w:color="E0E0E0"/>
              <w:bottom w:val="single" w:sz="8" w:space="0" w:color="AEAEAE"/>
              <w:right w:val="single" w:sz="8" w:space="0" w:color="E0E0E0"/>
            </w:tcBorders>
            <w:shd w:val="clear" w:color="auto" w:fill="F9F9FB"/>
          </w:tcPr>
          <w:p w14:paraId="00000625" w14:textId="77777777" w:rsidR="00C14C0B" w:rsidRPr="00EB42BE" w:rsidRDefault="00DF6B49">
            <w:pPr>
              <w:ind w:left="60" w:right="60"/>
              <w:jc w:val="right"/>
              <w:rPr>
                <w:rFonts w:ascii="Arial" w:eastAsia="Arial" w:hAnsi="Arial" w:cs="Arial"/>
              </w:rPr>
            </w:pPr>
            <w:r w:rsidRPr="00EB42BE">
              <w:rPr>
                <w:rFonts w:ascii="Arial" w:eastAsia="Arial" w:hAnsi="Arial" w:cs="Arial"/>
              </w:rPr>
              <w:t>.058</w:t>
            </w:r>
          </w:p>
        </w:tc>
        <w:tc>
          <w:tcPr>
            <w:tcW w:w="1105" w:type="dxa"/>
            <w:tcBorders>
              <w:top w:val="single" w:sz="8" w:space="0" w:color="AEAEAE"/>
              <w:left w:val="single" w:sz="8" w:space="0" w:color="E0E0E0"/>
              <w:bottom w:val="single" w:sz="8" w:space="0" w:color="AEAEAE"/>
              <w:right w:val="single" w:sz="8" w:space="0" w:color="E0E0E0"/>
            </w:tcBorders>
            <w:shd w:val="clear" w:color="auto" w:fill="F9F9FB"/>
          </w:tcPr>
          <w:p w14:paraId="00000626" w14:textId="77777777" w:rsidR="00C14C0B" w:rsidRPr="00EB42BE" w:rsidRDefault="00DF6B49">
            <w:pPr>
              <w:ind w:left="60" w:right="60"/>
              <w:jc w:val="right"/>
              <w:rPr>
                <w:rFonts w:ascii="Arial" w:eastAsia="Arial" w:hAnsi="Arial" w:cs="Arial"/>
              </w:rPr>
            </w:pPr>
            <w:r w:rsidRPr="00EB42BE">
              <w:rPr>
                <w:rFonts w:ascii="Arial" w:eastAsia="Arial" w:hAnsi="Arial" w:cs="Arial"/>
              </w:rPr>
              <w:t>.116</w:t>
            </w:r>
          </w:p>
        </w:tc>
      </w:tr>
      <w:tr w:rsidR="00C14C0B" w:rsidRPr="00EB42BE" w14:paraId="47B25E8C" w14:textId="77777777" w:rsidTr="009213E4">
        <w:trPr>
          <w:trHeight w:val="264"/>
        </w:trPr>
        <w:tc>
          <w:tcPr>
            <w:tcW w:w="3235" w:type="dxa"/>
            <w:vMerge w:val="restart"/>
            <w:tcBorders>
              <w:top w:val="single" w:sz="8" w:space="0" w:color="AEAEAE"/>
              <w:bottom w:val="single" w:sz="8" w:space="0" w:color="AEAEAE"/>
            </w:tcBorders>
            <w:shd w:val="clear" w:color="auto" w:fill="E0E0E0"/>
          </w:tcPr>
          <w:p w14:paraId="00000627" w14:textId="77777777" w:rsidR="00C14C0B" w:rsidRPr="00EB42BE" w:rsidRDefault="00DF6B49">
            <w:pPr>
              <w:ind w:left="60" w:right="60"/>
              <w:rPr>
                <w:rFonts w:ascii="Arial" w:eastAsia="Arial" w:hAnsi="Arial" w:cs="Arial"/>
              </w:rPr>
            </w:pPr>
            <w:r w:rsidRPr="00EB42BE">
              <w:rPr>
                <w:rFonts w:ascii="Arial" w:eastAsia="Arial" w:hAnsi="Arial" w:cs="Arial"/>
              </w:rPr>
              <w:t>General Factors: Reasonable Prices</w:t>
            </w:r>
          </w:p>
        </w:tc>
        <w:tc>
          <w:tcPr>
            <w:tcW w:w="3150" w:type="dxa"/>
            <w:tcBorders>
              <w:top w:val="single" w:sz="8" w:space="0" w:color="AEAEAE"/>
              <w:bottom w:val="single" w:sz="8" w:space="0" w:color="AEAEAE"/>
              <w:right w:val="single" w:sz="8" w:space="0" w:color="E0E0E0"/>
            </w:tcBorders>
            <w:shd w:val="clear" w:color="auto" w:fill="E0E0E0"/>
          </w:tcPr>
          <w:p w14:paraId="00000628"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0000629" w14:textId="77777777" w:rsidR="00C14C0B" w:rsidRPr="00EB42BE" w:rsidRDefault="00DF6B49">
            <w:pPr>
              <w:ind w:left="60" w:right="60"/>
              <w:jc w:val="right"/>
              <w:rPr>
                <w:rFonts w:ascii="Arial" w:eastAsia="Arial" w:hAnsi="Arial" w:cs="Arial"/>
              </w:rPr>
            </w:pPr>
            <w:r w:rsidRPr="00EB42BE">
              <w:rPr>
                <w:rFonts w:ascii="Arial" w:eastAsia="Arial" w:hAnsi="Arial" w:cs="Arial"/>
              </w:rPr>
              <w:t>-2.385</w:t>
            </w:r>
          </w:p>
        </w:tc>
        <w:tc>
          <w:tcPr>
            <w:tcW w:w="990" w:type="dxa"/>
            <w:tcBorders>
              <w:top w:val="single" w:sz="8" w:space="0" w:color="AEAEAE"/>
              <w:left w:val="single" w:sz="8" w:space="0" w:color="E0E0E0"/>
              <w:bottom w:val="single" w:sz="8" w:space="0" w:color="AEAEAE"/>
              <w:right w:val="single" w:sz="8" w:space="0" w:color="E0E0E0"/>
            </w:tcBorders>
            <w:shd w:val="clear" w:color="auto" w:fill="F9F9FB"/>
          </w:tcPr>
          <w:p w14:paraId="0000062A" w14:textId="77777777" w:rsidR="00C14C0B" w:rsidRPr="00EB42BE" w:rsidRDefault="00DF6B49">
            <w:pPr>
              <w:ind w:left="60" w:right="60"/>
              <w:jc w:val="right"/>
              <w:rPr>
                <w:rFonts w:ascii="Arial" w:eastAsia="Arial" w:hAnsi="Arial" w:cs="Arial"/>
              </w:rPr>
            </w:pPr>
            <w:r w:rsidRPr="00EB42BE">
              <w:rPr>
                <w:rFonts w:ascii="Arial" w:eastAsia="Arial" w:hAnsi="Arial" w:cs="Arial"/>
              </w:rPr>
              <w:t>.009</w:t>
            </w:r>
          </w:p>
        </w:tc>
        <w:tc>
          <w:tcPr>
            <w:tcW w:w="1105" w:type="dxa"/>
            <w:tcBorders>
              <w:top w:val="single" w:sz="8" w:space="0" w:color="AEAEAE"/>
              <w:left w:val="single" w:sz="8" w:space="0" w:color="E0E0E0"/>
              <w:bottom w:val="single" w:sz="8" w:space="0" w:color="AEAEAE"/>
              <w:right w:val="single" w:sz="8" w:space="0" w:color="E0E0E0"/>
            </w:tcBorders>
            <w:shd w:val="clear" w:color="auto" w:fill="F9F9FB"/>
          </w:tcPr>
          <w:p w14:paraId="0000062B" w14:textId="77777777" w:rsidR="00C14C0B" w:rsidRPr="00EB42BE" w:rsidRDefault="00DF6B49">
            <w:pPr>
              <w:ind w:left="60" w:right="60"/>
              <w:jc w:val="right"/>
              <w:rPr>
                <w:rFonts w:ascii="Arial" w:eastAsia="Arial" w:hAnsi="Arial" w:cs="Arial"/>
              </w:rPr>
            </w:pPr>
            <w:r w:rsidRPr="00EB42BE">
              <w:rPr>
                <w:rFonts w:ascii="Arial" w:eastAsia="Arial" w:hAnsi="Arial" w:cs="Arial"/>
              </w:rPr>
              <w:t>.018</w:t>
            </w:r>
          </w:p>
        </w:tc>
      </w:tr>
      <w:tr w:rsidR="00C14C0B" w:rsidRPr="00EB42BE" w14:paraId="20E2050A" w14:textId="77777777" w:rsidTr="009213E4">
        <w:trPr>
          <w:trHeight w:val="146"/>
        </w:trPr>
        <w:tc>
          <w:tcPr>
            <w:tcW w:w="3235" w:type="dxa"/>
            <w:vMerge/>
            <w:tcBorders>
              <w:top w:val="single" w:sz="8" w:space="0" w:color="AEAEAE"/>
              <w:bottom w:val="single" w:sz="8" w:space="0" w:color="AEAEAE"/>
            </w:tcBorders>
            <w:shd w:val="clear" w:color="auto" w:fill="E0E0E0"/>
          </w:tcPr>
          <w:p w14:paraId="0000062C"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150" w:type="dxa"/>
            <w:tcBorders>
              <w:top w:val="single" w:sz="8" w:space="0" w:color="AEAEAE"/>
              <w:bottom w:val="single" w:sz="8" w:space="0" w:color="AEAEAE"/>
              <w:right w:val="single" w:sz="8" w:space="0" w:color="E0E0E0"/>
            </w:tcBorders>
            <w:shd w:val="clear" w:color="auto" w:fill="E0E0E0"/>
          </w:tcPr>
          <w:p w14:paraId="0000062D"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000062E" w14:textId="77777777" w:rsidR="00C14C0B" w:rsidRPr="00EB42BE" w:rsidRDefault="00DF6B49">
            <w:pPr>
              <w:ind w:left="60" w:right="60"/>
              <w:jc w:val="right"/>
              <w:rPr>
                <w:rFonts w:ascii="Arial" w:eastAsia="Arial" w:hAnsi="Arial" w:cs="Arial"/>
              </w:rPr>
            </w:pPr>
            <w:r w:rsidRPr="00EB42BE">
              <w:rPr>
                <w:rFonts w:ascii="Arial" w:eastAsia="Arial" w:hAnsi="Arial" w:cs="Arial"/>
              </w:rPr>
              <w:t>-2.379</w:t>
            </w:r>
          </w:p>
        </w:tc>
        <w:tc>
          <w:tcPr>
            <w:tcW w:w="990" w:type="dxa"/>
            <w:tcBorders>
              <w:top w:val="single" w:sz="8" w:space="0" w:color="AEAEAE"/>
              <w:left w:val="single" w:sz="8" w:space="0" w:color="E0E0E0"/>
              <w:bottom w:val="single" w:sz="8" w:space="0" w:color="AEAEAE"/>
              <w:right w:val="single" w:sz="8" w:space="0" w:color="E0E0E0"/>
            </w:tcBorders>
            <w:shd w:val="clear" w:color="auto" w:fill="F9F9FB"/>
          </w:tcPr>
          <w:p w14:paraId="0000062F" w14:textId="77777777" w:rsidR="00C14C0B" w:rsidRPr="00EB42BE" w:rsidRDefault="00DF6B49">
            <w:pPr>
              <w:ind w:left="60" w:right="60"/>
              <w:jc w:val="right"/>
              <w:rPr>
                <w:rFonts w:ascii="Arial" w:eastAsia="Arial" w:hAnsi="Arial" w:cs="Arial"/>
              </w:rPr>
            </w:pPr>
            <w:r w:rsidRPr="00EB42BE">
              <w:rPr>
                <w:rFonts w:ascii="Arial" w:eastAsia="Arial" w:hAnsi="Arial" w:cs="Arial"/>
              </w:rPr>
              <w:t>.009</w:t>
            </w:r>
          </w:p>
        </w:tc>
        <w:tc>
          <w:tcPr>
            <w:tcW w:w="1105" w:type="dxa"/>
            <w:tcBorders>
              <w:top w:val="single" w:sz="8" w:space="0" w:color="AEAEAE"/>
              <w:left w:val="single" w:sz="8" w:space="0" w:color="E0E0E0"/>
              <w:bottom w:val="single" w:sz="8" w:space="0" w:color="AEAEAE"/>
              <w:right w:val="single" w:sz="8" w:space="0" w:color="E0E0E0"/>
            </w:tcBorders>
            <w:shd w:val="clear" w:color="auto" w:fill="F9F9FB"/>
          </w:tcPr>
          <w:p w14:paraId="00000630" w14:textId="77777777" w:rsidR="00C14C0B" w:rsidRPr="00EB42BE" w:rsidRDefault="00DF6B49">
            <w:pPr>
              <w:ind w:left="60" w:right="60"/>
              <w:jc w:val="right"/>
              <w:rPr>
                <w:rFonts w:ascii="Arial" w:eastAsia="Arial" w:hAnsi="Arial" w:cs="Arial"/>
              </w:rPr>
            </w:pPr>
            <w:r w:rsidRPr="00EB42BE">
              <w:rPr>
                <w:rFonts w:ascii="Arial" w:eastAsia="Arial" w:hAnsi="Arial" w:cs="Arial"/>
              </w:rPr>
              <w:t>.018</w:t>
            </w:r>
          </w:p>
        </w:tc>
      </w:tr>
      <w:tr w:rsidR="00C14C0B" w:rsidRPr="00EB42BE" w14:paraId="19E824DB" w14:textId="77777777" w:rsidTr="009213E4">
        <w:trPr>
          <w:trHeight w:val="264"/>
        </w:trPr>
        <w:tc>
          <w:tcPr>
            <w:tcW w:w="3235" w:type="dxa"/>
            <w:vMerge w:val="restart"/>
            <w:tcBorders>
              <w:top w:val="single" w:sz="8" w:space="0" w:color="AEAEAE"/>
              <w:bottom w:val="single" w:sz="8" w:space="0" w:color="AEAEAE"/>
            </w:tcBorders>
            <w:shd w:val="clear" w:color="auto" w:fill="E0E0E0"/>
          </w:tcPr>
          <w:p w14:paraId="00000631" w14:textId="77777777" w:rsidR="00C14C0B" w:rsidRPr="00EB42BE" w:rsidRDefault="00DF6B49">
            <w:pPr>
              <w:ind w:left="60" w:right="60"/>
              <w:rPr>
                <w:rFonts w:ascii="Arial" w:eastAsia="Arial" w:hAnsi="Arial" w:cs="Arial"/>
              </w:rPr>
            </w:pPr>
            <w:r w:rsidRPr="00EB42BE">
              <w:rPr>
                <w:rFonts w:ascii="Arial" w:eastAsia="Arial" w:hAnsi="Arial" w:cs="Arial"/>
              </w:rPr>
              <w:t>General Factors: Excellent Customer Service</w:t>
            </w:r>
          </w:p>
        </w:tc>
        <w:tc>
          <w:tcPr>
            <w:tcW w:w="3150" w:type="dxa"/>
            <w:tcBorders>
              <w:top w:val="single" w:sz="8" w:space="0" w:color="AEAEAE"/>
              <w:bottom w:val="single" w:sz="8" w:space="0" w:color="AEAEAE"/>
              <w:right w:val="single" w:sz="8" w:space="0" w:color="E0E0E0"/>
            </w:tcBorders>
            <w:shd w:val="clear" w:color="auto" w:fill="E0E0E0"/>
          </w:tcPr>
          <w:p w14:paraId="00000632"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0000633" w14:textId="77777777" w:rsidR="00C14C0B" w:rsidRPr="00EB42BE" w:rsidRDefault="00DF6B49">
            <w:pPr>
              <w:ind w:left="60" w:right="60"/>
              <w:jc w:val="right"/>
              <w:rPr>
                <w:rFonts w:ascii="Arial" w:eastAsia="Arial" w:hAnsi="Arial" w:cs="Arial"/>
              </w:rPr>
            </w:pPr>
            <w:r w:rsidRPr="00EB42BE">
              <w:rPr>
                <w:rFonts w:ascii="Arial" w:eastAsia="Arial" w:hAnsi="Arial" w:cs="Arial"/>
              </w:rPr>
              <w:t>1.775</w:t>
            </w:r>
          </w:p>
        </w:tc>
        <w:tc>
          <w:tcPr>
            <w:tcW w:w="990" w:type="dxa"/>
            <w:tcBorders>
              <w:top w:val="single" w:sz="8" w:space="0" w:color="AEAEAE"/>
              <w:left w:val="single" w:sz="8" w:space="0" w:color="E0E0E0"/>
              <w:bottom w:val="single" w:sz="8" w:space="0" w:color="AEAEAE"/>
              <w:right w:val="single" w:sz="8" w:space="0" w:color="E0E0E0"/>
            </w:tcBorders>
            <w:shd w:val="clear" w:color="auto" w:fill="F9F9FB"/>
          </w:tcPr>
          <w:p w14:paraId="00000634" w14:textId="77777777" w:rsidR="00C14C0B" w:rsidRPr="00EB42BE" w:rsidRDefault="00DF6B49">
            <w:pPr>
              <w:ind w:left="60" w:right="60"/>
              <w:jc w:val="right"/>
              <w:rPr>
                <w:rFonts w:ascii="Arial" w:eastAsia="Arial" w:hAnsi="Arial" w:cs="Arial"/>
              </w:rPr>
            </w:pPr>
            <w:r w:rsidRPr="00EB42BE">
              <w:rPr>
                <w:rFonts w:ascii="Arial" w:eastAsia="Arial" w:hAnsi="Arial" w:cs="Arial"/>
              </w:rPr>
              <w:t>.038</w:t>
            </w:r>
          </w:p>
        </w:tc>
        <w:tc>
          <w:tcPr>
            <w:tcW w:w="1105" w:type="dxa"/>
            <w:tcBorders>
              <w:top w:val="single" w:sz="8" w:space="0" w:color="AEAEAE"/>
              <w:left w:val="single" w:sz="8" w:space="0" w:color="E0E0E0"/>
              <w:bottom w:val="single" w:sz="8" w:space="0" w:color="AEAEAE"/>
              <w:right w:val="single" w:sz="8" w:space="0" w:color="E0E0E0"/>
            </w:tcBorders>
            <w:shd w:val="clear" w:color="auto" w:fill="F9F9FB"/>
          </w:tcPr>
          <w:p w14:paraId="00000635" w14:textId="77777777" w:rsidR="00C14C0B" w:rsidRPr="00EB42BE" w:rsidRDefault="00DF6B49">
            <w:pPr>
              <w:ind w:left="60" w:right="60"/>
              <w:jc w:val="right"/>
              <w:rPr>
                <w:rFonts w:ascii="Arial" w:eastAsia="Arial" w:hAnsi="Arial" w:cs="Arial"/>
              </w:rPr>
            </w:pPr>
            <w:r w:rsidRPr="00EB42BE">
              <w:rPr>
                <w:rFonts w:ascii="Arial" w:eastAsia="Arial" w:hAnsi="Arial" w:cs="Arial"/>
              </w:rPr>
              <w:t>.077</w:t>
            </w:r>
          </w:p>
        </w:tc>
      </w:tr>
      <w:tr w:rsidR="00C14C0B" w:rsidRPr="00EB42BE" w14:paraId="79DA9F53" w14:textId="77777777" w:rsidTr="009213E4">
        <w:trPr>
          <w:trHeight w:val="146"/>
        </w:trPr>
        <w:tc>
          <w:tcPr>
            <w:tcW w:w="3235" w:type="dxa"/>
            <w:vMerge/>
            <w:tcBorders>
              <w:top w:val="single" w:sz="8" w:space="0" w:color="AEAEAE"/>
              <w:bottom w:val="single" w:sz="8" w:space="0" w:color="AEAEAE"/>
            </w:tcBorders>
            <w:shd w:val="clear" w:color="auto" w:fill="E0E0E0"/>
          </w:tcPr>
          <w:p w14:paraId="00000636"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150" w:type="dxa"/>
            <w:tcBorders>
              <w:top w:val="single" w:sz="8" w:space="0" w:color="AEAEAE"/>
              <w:bottom w:val="single" w:sz="8" w:space="0" w:color="AEAEAE"/>
              <w:right w:val="single" w:sz="8" w:space="0" w:color="E0E0E0"/>
            </w:tcBorders>
            <w:shd w:val="clear" w:color="auto" w:fill="E0E0E0"/>
          </w:tcPr>
          <w:p w14:paraId="00000637"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0000638" w14:textId="77777777" w:rsidR="00C14C0B" w:rsidRPr="00EB42BE" w:rsidRDefault="00DF6B49">
            <w:pPr>
              <w:ind w:left="60" w:right="60"/>
              <w:jc w:val="right"/>
              <w:rPr>
                <w:rFonts w:ascii="Arial" w:eastAsia="Arial" w:hAnsi="Arial" w:cs="Arial"/>
              </w:rPr>
            </w:pPr>
            <w:r w:rsidRPr="00EB42BE">
              <w:rPr>
                <w:rFonts w:ascii="Arial" w:eastAsia="Arial" w:hAnsi="Arial" w:cs="Arial"/>
              </w:rPr>
              <w:t>1.779</w:t>
            </w:r>
          </w:p>
        </w:tc>
        <w:tc>
          <w:tcPr>
            <w:tcW w:w="990" w:type="dxa"/>
            <w:tcBorders>
              <w:top w:val="single" w:sz="8" w:space="0" w:color="AEAEAE"/>
              <w:left w:val="single" w:sz="8" w:space="0" w:color="E0E0E0"/>
              <w:bottom w:val="single" w:sz="8" w:space="0" w:color="AEAEAE"/>
              <w:right w:val="single" w:sz="8" w:space="0" w:color="E0E0E0"/>
            </w:tcBorders>
            <w:shd w:val="clear" w:color="auto" w:fill="F9F9FB"/>
          </w:tcPr>
          <w:p w14:paraId="00000639" w14:textId="77777777" w:rsidR="00C14C0B" w:rsidRPr="00EB42BE" w:rsidRDefault="00DF6B49">
            <w:pPr>
              <w:ind w:left="60" w:right="60"/>
              <w:jc w:val="right"/>
              <w:rPr>
                <w:rFonts w:ascii="Arial" w:eastAsia="Arial" w:hAnsi="Arial" w:cs="Arial"/>
              </w:rPr>
            </w:pPr>
            <w:r w:rsidRPr="00EB42BE">
              <w:rPr>
                <w:rFonts w:ascii="Arial" w:eastAsia="Arial" w:hAnsi="Arial" w:cs="Arial"/>
              </w:rPr>
              <w:t>.038</w:t>
            </w:r>
          </w:p>
        </w:tc>
        <w:tc>
          <w:tcPr>
            <w:tcW w:w="1105" w:type="dxa"/>
            <w:tcBorders>
              <w:top w:val="single" w:sz="8" w:space="0" w:color="AEAEAE"/>
              <w:left w:val="single" w:sz="8" w:space="0" w:color="E0E0E0"/>
              <w:bottom w:val="single" w:sz="8" w:space="0" w:color="AEAEAE"/>
              <w:right w:val="single" w:sz="8" w:space="0" w:color="E0E0E0"/>
            </w:tcBorders>
            <w:shd w:val="clear" w:color="auto" w:fill="F9F9FB"/>
          </w:tcPr>
          <w:p w14:paraId="0000063A" w14:textId="77777777" w:rsidR="00C14C0B" w:rsidRPr="00EB42BE" w:rsidRDefault="00DF6B49">
            <w:pPr>
              <w:ind w:left="60" w:right="60"/>
              <w:jc w:val="right"/>
              <w:rPr>
                <w:rFonts w:ascii="Arial" w:eastAsia="Arial" w:hAnsi="Arial" w:cs="Arial"/>
              </w:rPr>
            </w:pPr>
            <w:r w:rsidRPr="00EB42BE">
              <w:rPr>
                <w:rFonts w:ascii="Arial" w:eastAsia="Arial" w:hAnsi="Arial" w:cs="Arial"/>
              </w:rPr>
              <w:t>.076</w:t>
            </w:r>
          </w:p>
        </w:tc>
      </w:tr>
      <w:tr w:rsidR="00C14C0B" w:rsidRPr="00EB42BE" w14:paraId="531F3514" w14:textId="77777777" w:rsidTr="009213E4">
        <w:trPr>
          <w:trHeight w:val="264"/>
        </w:trPr>
        <w:tc>
          <w:tcPr>
            <w:tcW w:w="3235" w:type="dxa"/>
            <w:vMerge w:val="restart"/>
            <w:tcBorders>
              <w:top w:val="single" w:sz="8" w:space="0" w:color="AEAEAE"/>
              <w:bottom w:val="single" w:sz="8" w:space="0" w:color="AEAEAE"/>
            </w:tcBorders>
            <w:shd w:val="clear" w:color="auto" w:fill="E0E0E0"/>
          </w:tcPr>
          <w:p w14:paraId="0000063B" w14:textId="77777777" w:rsidR="00C14C0B" w:rsidRPr="00EB42BE" w:rsidRDefault="00DF6B49">
            <w:pPr>
              <w:ind w:left="60" w:right="60"/>
              <w:rPr>
                <w:rFonts w:ascii="Arial" w:eastAsia="Arial" w:hAnsi="Arial" w:cs="Arial"/>
              </w:rPr>
            </w:pPr>
            <w:r w:rsidRPr="00EB42BE">
              <w:rPr>
                <w:rFonts w:ascii="Arial" w:eastAsia="Arial" w:hAnsi="Arial" w:cs="Arial"/>
              </w:rPr>
              <w:t>General Factors: Product Quality</w:t>
            </w:r>
          </w:p>
        </w:tc>
        <w:tc>
          <w:tcPr>
            <w:tcW w:w="3150" w:type="dxa"/>
            <w:tcBorders>
              <w:top w:val="single" w:sz="8" w:space="0" w:color="AEAEAE"/>
              <w:bottom w:val="single" w:sz="8" w:space="0" w:color="AEAEAE"/>
              <w:right w:val="single" w:sz="8" w:space="0" w:color="E0E0E0"/>
            </w:tcBorders>
            <w:shd w:val="clear" w:color="auto" w:fill="E0E0E0"/>
          </w:tcPr>
          <w:p w14:paraId="0000063C"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000063D" w14:textId="77777777" w:rsidR="00C14C0B" w:rsidRPr="00EB42BE" w:rsidRDefault="00DF6B49">
            <w:pPr>
              <w:ind w:left="60" w:right="60"/>
              <w:jc w:val="right"/>
              <w:rPr>
                <w:rFonts w:ascii="Arial" w:eastAsia="Arial" w:hAnsi="Arial" w:cs="Arial"/>
              </w:rPr>
            </w:pPr>
            <w:r w:rsidRPr="00EB42BE">
              <w:rPr>
                <w:rFonts w:ascii="Arial" w:eastAsia="Arial" w:hAnsi="Arial" w:cs="Arial"/>
              </w:rPr>
              <w:t>.491</w:t>
            </w:r>
          </w:p>
        </w:tc>
        <w:tc>
          <w:tcPr>
            <w:tcW w:w="990" w:type="dxa"/>
            <w:tcBorders>
              <w:top w:val="single" w:sz="8" w:space="0" w:color="AEAEAE"/>
              <w:left w:val="single" w:sz="8" w:space="0" w:color="E0E0E0"/>
              <w:bottom w:val="single" w:sz="8" w:space="0" w:color="AEAEAE"/>
              <w:right w:val="single" w:sz="8" w:space="0" w:color="E0E0E0"/>
            </w:tcBorders>
            <w:shd w:val="clear" w:color="auto" w:fill="F9F9FB"/>
          </w:tcPr>
          <w:p w14:paraId="0000063E" w14:textId="77777777" w:rsidR="00C14C0B" w:rsidRPr="00EB42BE" w:rsidRDefault="00DF6B49">
            <w:pPr>
              <w:ind w:left="60" w:right="60"/>
              <w:jc w:val="right"/>
              <w:rPr>
                <w:rFonts w:ascii="Arial" w:eastAsia="Arial" w:hAnsi="Arial" w:cs="Arial"/>
              </w:rPr>
            </w:pPr>
            <w:r w:rsidRPr="00EB42BE">
              <w:rPr>
                <w:rFonts w:ascii="Arial" w:eastAsia="Arial" w:hAnsi="Arial" w:cs="Arial"/>
              </w:rPr>
              <w:t>.312</w:t>
            </w:r>
          </w:p>
        </w:tc>
        <w:tc>
          <w:tcPr>
            <w:tcW w:w="1105" w:type="dxa"/>
            <w:tcBorders>
              <w:top w:val="single" w:sz="8" w:space="0" w:color="AEAEAE"/>
              <w:left w:val="single" w:sz="8" w:space="0" w:color="E0E0E0"/>
              <w:bottom w:val="single" w:sz="8" w:space="0" w:color="AEAEAE"/>
              <w:right w:val="single" w:sz="8" w:space="0" w:color="E0E0E0"/>
            </w:tcBorders>
            <w:shd w:val="clear" w:color="auto" w:fill="F9F9FB"/>
          </w:tcPr>
          <w:p w14:paraId="0000063F" w14:textId="77777777" w:rsidR="00C14C0B" w:rsidRPr="00EB42BE" w:rsidRDefault="00DF6B49">
            <w:pPr>
              <w:ind w:left="60" w:right="60"/>
              <w:jc w:val="right"/>
              <w:rPr>
                <w:rFonts w:ascii="Arial" w:eastAsia="Arial" w:hAnsi="Arial" w:cs="Arial"/>
              </w:rPr>
            </w:pPr>
            <w:r w:rsidRPr="00EB42BE">
              <w:rPr>
                <w:rFonts w:ascii="Arial" w:eastAsia="Arial" w:hAnsi="Arial" w:cs="Arial"/>
              </w:rPr>
              <w:t>.624</w:t>
            </w:r>
          </w:p>
        </w:tc>
      </w:tr>
      <w:tr w:rsidR="00C14C0B" w:rsidRPr="00EB42BE" w14:paraId="6F4418E7" w14:textId="77777777" w:rsidTr="009213E4">
        <w:trPr>
          <w:trHeight w:val="146"/>
        </w:trPr>
        <w:tc>
          <w:tcPr>
            <w:tcW w:w="3235" w:type="dxa"/>
            <w:vMerge/>
            <w:tcBorders>
              <w:top w:val="single" w:sz="8" w:space="0" w:color="AEAEAE"/>
              <w:bottom w:val="single" w:sz="8" w:space="0" w:color="AEAEAE"/>
            </w:tcBorders>
            <w:shd w:val="clear" w:color="auto" w:fill="E0E0E0"/>
          </w:tcPr>
          <w:p w14:paraId="00000640"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150" w:type="dxa"/>
            <w:tcBorders>
              <w:top w:val="single" w:sz="8" w:space="0" w:color="AEAEAE"/>
              <w:bottom w:val="single" w:sz="8" w:space="0" w:color="AEAEAE"/>
              <w:right w:val="single" w:sz="8" w:space="0" w:color="E0E0E0"/>
            </w:tcBorders>
            <w:shd w:val="clear" w:color="auto" w:fill="E0E0E0"/>
          </w:tcPr>
          <w:p w14:paraId="00000641"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0000642" w14:textId="77777777" w:rsidR="00C14C0B" w:rsidRPr="00EB42BE" w:rsidRDefault="00DF6B49">
            <w:pPr>
              <w:ind w:left="60" w:right="60"/>
              <w:jc w:val="right"/>
              <w:rPr>
                <w:rFonts w:ascii="Arial" w:eastAsia="Arial" w:hAnsi="Arial" w:cs="Arial"/>
              </w:rPr>
            </w:pPr>
            <w:r w:rsidRPr="00EB42BE">
              <w:rPr>
                <w:rFonts w:ascii="Arial" w:eastAsia="Arial" w:hAnsi="Arial" w:cs="Arial"/>
              </w:rPr>
              <w:t>.493</w:t>
            </w:r>
          </w:p>
        </w:tc>
        <w:tc>
          <w:tcPr>
            <w:tcW w:w="990" w:type="dxa"/>
            <w:tcBorders>
              <w:top w:val="single" w:sz="8" w:space="0" w:color="AEAEAE"/>
              <w:left w:val="single" w:sz="8" w:space="0" w:color="E0E0E0"/>
              <w:bottom w:val="single" w:sz="8" w:space="0" w:color="AEAEAE"/>
              <w:right w:val="single" w:sz="8" w:space="0" w:color="E0E0E0"/>
            </w:tcBorders>
            <w:shd w:val="clear" w:color="auto" w:fill="F9F9FB"/>
          </w:tcPr>
          <w:p w14:paraId="00000643" w14:textId="77777777" w:rsidR="00C14C0B" w:rsidRPr="00EB42BE" w:rsidRDefault="00DF6B49">
            <w:pPr>
              <w:ind w:left="60" w:right="60"/>
              <w:jc w:val="right"/>
              <w:rPr>
                <w:rFonts w:ascii="Arial" w:eastAsia="Arial" w:hAnsi="Arial" w:cs="Arial"/>
              </w:rPr>
            </w:pPr>
            <w:r w:rsidRPr="00EB42BE">
              <w:rPr>
                <w:rFonts w:ascii="Arial" w:eastAsia="Arial" w:hAnsi="Arial" w:cs="Arial"/>
              </w:rPr>
              <w:t>.311</w:t>
            </w:r>
          </w:p>
        </w:tc>
        <w:tc>
          <w:tcPr>
            <w:tcW w:w="1105" w:type="dxa"/>
            <w:tcBorders>
              <w:top w:val="single" w:sz="8" w:space="0" w:color="AEAEAE"/>
              <w:left w:val="single" w:sz="8" w:space="0" w:color="E0E0E0"/>
              <w:bottom w:val="single" w:sz="8" w:space="0" w:color="AEAEAE"/>
              <w:right w:val="single" w:sz="8" w:space="0" w:color="E0E0E0"/>
            </w:tcBorders>
            <w:shd w:val="clear" w:color="auto" w:fill="F9F9FB"/>
          </w:tcPr>
          <w:p w14:paraId="00000644" w14:textId="77777777" w:rsidR="00C14C0B" w:rsidRPr="00EB42BE" w:rsidRDefault="00DF6B49">
            <w:pPr>
              <w:ind w:left="60" w:right="60"/>
              <w:jc w:val="right"/>
              <w:rPr>
                <w:rFonts w:ascii="Arial" w:eastAsia="Arial" w:hAnsi="Arial" w:cs="Arial"/>
              </w:rPr>
            </w:pPr>
            <w:r w:rsidRPr="00EB42BE">
              <w:rPr>
                <w:rFonts w:ascii="Arial" w:eastAsia="Arial" w:hAnsi="Arial" w:cs="Arial"/>
              </w:rPr>
              <w:t>.623</w:t>
            </w:r>
          </w:p>
        </w:tc>
      </w:tr>
      <w:tr w:rsidR="00C14C0B" w:rsidRPr="00EB42BE" w14:paraId="227C518D" w14:textId="77777777" w:rsidTr="009213E4">
        <w:trPr>
          <w:trHeight w:val="275"/>
        </w:trPr>
        <w:tc>
          <w:tcPr>
            <w:tcW w:w="3235" w:type="dxa"/>
            <w:vMerge w:val="restart"/>
            <w:tcBorders>
              <w:top w:val="single" w:sz="8" w:space="0" w:color="AEAEAE"/>
              <w:bottom w:val="single" w:sz="8" w:space="0" w:color="152935"/>
            </w:tcBorders>
            <w:shd w:val="clear" w:color="auto" w:fill="E0E0E0"/>
          </w:tcPr>
          <w:p w14:paraId="00000645" w14:textId="77777777" w:rsidR="00C14C0B" w:rsidRPr="00EB42BE" w:rsidRDefault="00DF6B49">
            <w:pPr>
              <w:ind w:left="60" w:right="60"/>
              <w:rPr>
                <w:rFonts w:ascii="Arial" w:eastAsia="Arial" w:hAnsi="Arial" w:cs="Arial"/>
              </w:rPr>
            </w:pPr>
            <w:r w:rsidRPr="00EB42BE">
              <w:rPr>
                <w:rFonts w:ascii="Arial" w:eastAsia="Arial" w:hAnsi="Arial" w:cs="Arial"/>
              </w:rPr>
              <w:t>General Factors: Flexible Return Policy</w:t>
            </w:r>
          </w:p>
        </w:tc>
        <w:tc>
          <w:tcPr>
            <w:tcW w:w="3150" w:type="dxa"/>
            <w:tcBorders>
              <w:top w:val="single" w:sz="8" w:space="0" w:color="AEAEAE"/>
              <w:bottom w:val="single" w:sz="8" w:space="0" w:color="AEAEAE"/>
              <w:right w:val="single" w:sz="8" w:space="0" w:color="E0E0E0"/>
            </w:tcBorders>
            <w:shd w:val="clear" w:color="auto" w:fill="E0E0E0"/>
          </w:tcPr>
          <w:p w14:paraId="00000646"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0000647" w14:textId="77777777" w:rsidR="00C14C0B" w:rsidRPr="00EB42BE" w:rsidRDefault="00DF6B49">
            <w:pPr>
              <w:ind w:left="60" w:right="60"/>
              <w:jc w:val="right"/>
              <w:rPr>
                <w:rFonts w:ascii="Arial" w:eastAsia="Arial" w:hAnsi="Arial" w:cs="Arial"/>
              </w:rPr>
            </w:pPr>
            <w:r w:rsidRPr="00EB42BE">
              <w:rPr>
                <w:rFonts w:ascii="Arial" w:eastAsia="Arial" w:hAnsi="Arial" w:cs="Arial"/>
              </w:rPr>
              <w:t>.976</w:t>
            </w:r>
          </w:p>
        </w:tc>
        <w:tc>
          <w:tcPr>
            <w:tcW w:w="990" w:type="dxa"/>
            <w:tcBorders>
              <w:top w:val="single" w:sz="8" w:space="0" w:color="AEAEAE"/>
              <w:left w:val="single" w:sz="8" w:space="0" w:color="E0E0E0"/>
              <w:bottom w:val="single" w:sz="8" w:space="0" w:color="AEAEAE"/>
              <w:right w:val="single" w:sz="8" w:space="0" w:color="E0E0E0"/>
            </w:tcBorders>
            <w:shd w:val="clear" w:color="auto" w:fill="F9F9FB"/>
          </w:tcPr>
          <w:p w14:paraId="00000648" w14:textId="77777777" w:rsidR="00C14C0B" w:rsidRPr="00EB42BE" w:rsidRDefault="00DF6B49">
            <w:pPr>
              <w:ind w:left="60" w:right="60"/>
              <w:jc w:val="right"/>
              <w:rPr>
                <w:rFonts w:ascii="Arial" w:eastAsia="Arial" w:hAnsi="Arial" w:cs="Arial"/>
              </w:rPr>
            </w:pPr>
            <w:r w:rsidRPr="00EB42BE">
              <w:rPr>
                <w:rFonts w:ascii="Arial" w:eastAsia="Arial" w:hAnsi="Arial" w:cs="Arial"/>
              </w:rPr>
              <w:t>.165</w:t>
            </w:r>
          </w:p>
        </w:tc>
        <w:tc>
          <w:tcPr>
            <w:tcW w:w="1105" w:type="dxa"/>
            <w:tcBorders>
              <w:top w:val="single" w:sz="8" w:space="0" w:color="AEAEAE"/>
              <w:left w:val="single" w:sz="8" w:space="0" w:color="E0E0E0"/>
              <w:bottom w:val="single" w:sz="8" w:space="0" w:color="AEAEAE"/>
              <w:right w:val="single" w:sz="8" w:space="0" w:color="E0E0E0"/>
            </w:tcBorders>
            <w:shd w:val="clear" w:color="auto" w:fill="F9F9FB"/>
          </w:tcPr>
          <w:p w14:paraId="00000649" w14:textId="77777777" w:rsidR="00C14C0B" w:rsidRPr="00EB42BE" w:rsidRDefault="00DF6B49">
            <w:pPr>
              <w:ind w:left="60" w:right="60"/>
              <w:jc w:val="right"/>
              <w:rPr>
                <w:rFonts w:ascii="Arial" w:eastAsia="Arial" w:hAnsi="Arial" w:cs="Arial"/>
              </w:rPr>
            </w:pPr>
            <w:r w:rsidRPr="00EB42BE">
              <w:rPr>
                <w:rFonts w:ascii="Arial" w:eastAsia="Arial" w:hAnsi="Arial" w:cs="Arial"/>
              </w:rPr>
              <w:t>.330</w:t>
            </w:r>
          </w:p>
        </w:tc>
      </w:tr>
      <w:tr w:rsidR="00C14C0B" w:rsidRPr="00EB42BE" w14:paraId="16515CFA" w14:textId="77777777" w:rsidTr="009213E4">
        <w:trPr>
          <w:trHeight w:val="146"/>
        </w:trPr>
        <w:tc>
          <w:tcPr>
            <w:tcW w:w="3235" w:type="dxa"/>
            <w:vMerge/>
            <w:tcBorders>
              <w:top w:val="single" w:sz="8" w:space="0" w:color="AEAEAE"/>
              <w:bottom w:val="single" w:sz="8" w:space="0" w:color="152935"/>
            </w:tcBorders>
            <w:shd w:val="clear" w:color="auto" w:fill="E0E0E0"/>
          </w:tcPr>
          <w:p w14:paraId="0000064A"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150" w:type="dxa"/>
            <w:tcBorders>
              <w:top w:val="single" w:sz="8" w:space="0" w:color="AEAEAE"/>
              <w:bottom w:val="single" w:sz="8" w:space="0" w:color="152935"/>
              <w:right w:val="single" w:sz="8" w:space="0" w:color="E0E0E0"/>
            </w:tcBorders>
            <w:shd w:val="clear" w:color="auto" w:fill="E0E0E0"/>
          </w:tcPr>
          <w:p w14:paraId="0000064B"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810" w:type="dxa"/>
            <w:tcBorders>
              <w:top w:val="single" w:sz="8" w:space="0" w:color="AEAEAE"/>
              <w:left w:val="single" w:sz="8" w:space="0" w:color="E0E0E0"/>
              <w:bottom w:val="single" w:sz="8" w:space="0" w:color="152935"/>
              <w:right w:val="single" w:sz="8" w:space="0" w:color="E0E0E0"/>
            </w:tcBorders>
            <w:shd w:val="clear" w:color="auto" w:fill="F9F9FB"/>
          </w:tcPr>
          <w:p w14:paraId="0000064C" w14:textId="77777777" w:rsidR="00C14C0B" w:rsidRPr="00EB42BE" w:rsidRDefault="00DF6B49">
            <w:pPr>
              <w:ind w:left="60" w:right="60"/>
              <w:jc w:val="right"/>
              <w:rPr>
                <w:rFonts w:ascii="Arial" w:eastAsia="Arial" w:hAnsi="Arial" w:cs="Arial"/>
              </w:rPr>
            </w:pPr>
            <w:r w:rsidRPr="00EB42BE">
              <w:rPr>
                <w:rFonts w:ascii="Arial" w:eastAsia="Arial" w:hAnsi="Arial" w:cs="Arial"/>
              </w:rPr>
              <w:t>.977</w:t>
            </w:r>
          </w:p>
        </w:tc>
        <w:tc>
          <w:tcPr>
            <w:tcW w:w="990" w:type="dxa"/>
            <w:tcBorders>
              <w:top w:val="single" w:sz="8" w:space="0" w:color="AEAEAE"/>
              <w:left w:val="single" w:sz="8" w:space="0" w:color="E0E0E0"/>
              <w:bottom w:val="single" w:sz="8" w:space="0" w:color="152935"/>
              <w:right w:val="single" w:sz="8" w:space="0" w:color="E0E0E0"/>
            </w:tcBorders>
            <w:shd w:val="clear" w:color="auto" w:fill="F9F9FB"/>
          </w:tcPr>
          <w:p w14:paraId="0000064D" w14:textId="77777777" w:rsidR="00C14C0B" w:rsidRPr="00EB42BE" w:rsidRDefault="00DF6B49">
            <w:pPr>
              <w:ind w:left="60" w:right="60"/>
              <w:jc w:val="right"/>
              <w:rPr>
                <w:rFonts w:ascii="Arial" w:eastAsia="Arial" w:hAnsi="Arial" w:cs="Arial"/>
              </w:rPr>
            </w:pPr>
            <w:r w:rsidRPr="00EB42BE">
              <w:rPr>
                <w:rFonts w:ascii="Arial" w:eastAsia="Arial" w:hAnsi="Arial" w:cs="Arial"/>
              </w:rPr>
              <w:t>.165</w:t>
            </w:r>
          </w:p>
        </w:tc>
        <w:tc>
          <w:tcPr>
            <w:tcW w:w="1105" w:type="dxa"/>
            <w:tcBorders>
              <w:top w:val="single" w:sz="8" w:space="0" w:color="AEAEAE"/>
              <w:left w:val="single" w:sz="8" w:space="0" w:color="E0E0E0"/>
              <w:bottom w:val="single" w:sz="8" w:space="0" w:color="152935"/>
              <w:right w:val="single" w:sz="8" w:space="0" w:color="E0E0E0"/>
            </w:tcBorders>
            <w:shd w:val="clear" w:color="auto" w:fill="F9F9FB"/>
          </w:tcPr>
          <w:p w14:paraId="0000064E" w14:textId="77777777" w:rsidR="00C14C0B" w:rsidRPr="00EB42BE" w:rsidRDefault="00DF6B49">
            <w:pPr>
              <w:ind w:left="60" w:right="60"/>
              <w:jc w:val="right"/>
              <w:rPr>
                <w:rFonts w:ascii="Arial" w:eastAsia="Arial" w:hAnsi="Arial" w:cs="Arial"/>
              </w:rPr>
            </w:pPr>
            <w:r w:rsidRPr="00EB42BE">
              <w:rPr>
                <w:rFonts w:ascii="Arial" w:eastAsia="Arial" w:hAnsi="Arial" w:cs="Arial"/>
              </w:rPr>
              <w:t>.329</w:t>
            </w:r>
          </w:p>
        </w:tc>
      </w:tr>
    </w:tbl>
    <w:p w14:paraId="0000064F" w14:textId="77777777" w:rsidR="00C14C0B" w:rsidRPr="00EB42BE" w:rsidRDefault="00C14C0B">
      <w:pPr>
        <w:spacing w:after="0" w:line="240" w:lineRule="auto"/>
        <w:rPr>
          <w:rFonts w:ascii="Arial" w:eastAsia="Arial" w:hAnsi="Arial" w:cs="Arial"/>
        </w:rPr>
      </w:pPr>
    </w:p>
    <w:p w14:paraId="00000650" w14:textId="77777777" w:rsidR="00C14C0B" w:rsidRPr="00EB42BE" w:rsidRDefault="00C14C0B">
      <w:pPr>
        <w:spacing w:after="160" w:line="240" w:lineRule="auto"/>
        <w:rPr>
          <w:rFonts w:ascii="Arial" w:eastAsia="Arial" w:hAnsi="Arial" w:cs="Arial"/>
          <w:b/>
        </w:rPr>
      </w:pPr>
    </w:p>
    <w:p w14:paraId="0A933EBE" w14:textId="77777777" w:rsidR="009213E4" w:rsidRPr="00EB42BE" w:rsidRDefault="009213E4">
      <w:pPr>
        <w:spacing w:after="160" w:line="240" w:lineRule="auto"/>
        <w:rPr>
          <w:rFonts w:ascii="Arial" w:eastAsia="Arial" w:hAnsi="Arial" w:cs="Arial"/>
          <w:b/>
        </w:rPr>
      </w:pPr>
    </w:p>
    <w:p w14:paraId="00000651" w14:textId="77777777" w:rsidR="00C14C0B" w:rsidRPr="00EB42BE" w:rsidRDefault="00DF6B49">
      <w:pPr>
        <w:spacing w:after="160" w:line="240" w:lineRule="auto"/>
        <w:rPr>
          <w:rFonts w:ascii="Arial" w:eastAsia="Arial" w:hAnsi="Arial" w:cs="Arial"/>
          <w:b/>
        </w:rPr>
      </w:pPr>
      <w:r w:rsidRPr="00EB42BE">
        <w:rPr>
          <w:rFonts w:ascii="Arial" w:eastAsia="Arial" w:hAnsi="Arial" w:cs="Arial"/>
          <w:b/>
        </w:rPr>
        <w:lastRenderedPageBreak/>
        <w:t>The following variables showed no significant difference between Blacks or African Americans and Whites:</w:t>
      </w:r>
    </w:p>
    <w:p w14:paraId="00000652" w14:textId="77777777" w:rsidR="00C14C0B" w:rsidRPr="00EB42BE" w:rsidRDefault="00DF6B49">
      <w:pPr>
        <w:spacing w:after="0" w:line="240" w:lineRule="auto"/>
        <w:rPr>
          <w:rFonts w:ascii="Arial" w:eastAsia="Arial" w:hAnsi="Arial" w:cs="Arial"/>
        </w:rPr>
      </w:pPr>
      <w:r w:rsidRPr="00EB42BE">
        <w:rPr>
          <w:rFonts w:ascii="Arial" w:eastAsia="Arial" w:hAnsi="Arial" w:cs="Arial"/>
        </w:rPr>
        <w:t>Fast Self-Checkout</w:t>
      </w:r>
    </w:p>
    <w:p w14:paraId="00000653" w14:textId="77777777" w:rsidR="00C14C0B" w:rsidRPr="00EB42BE" w:rsidRDefault="00DF6B49">
      <w:pPr>
        <w:spacing w:after="0" w:line="240" w:lineRule="auto"/>
        <w:rPr>
          <w:rFonts w:ascii="Arial" w:eastAsia="Arial" w:hAnsi="Arial" w:cs="Arial"/>
        </w:rPr>
      </w:pPr>
      <w:r w:rsidRPr="00EB42BE">
        <w:rPr>
          <w:rFonts w:ascii="Arial" w:eastAsia="Arial" w:hAnsi="Arial" w:cs="Arial"/>
        </w:rPr>
        <w:t>Variety of Product Options</w:t>
      </w:r>
    </w:p>
    <w:p w14:paraId="00000654" w14:textId="77777777" w:rsidR="00C14C0B" w:rsidRPr="00EB42BE" w:rsidRDefault="00DF6B49">
      <w:pPr>
        <w:spacing w:after="0" w:line="240" w:lineRule="auto"/>
        <w:rPr>
          <w:rFonts w:ascii="Arial" w:eastAsia="Arial" w:hAnsi="Arial" w:cs="Arial"/>
        </w:rPr>
      </w:pPr>
      <w:r w:rsidRPr="00EB42BE">
        <w:rPr>
          <w:rFonts w:ascii="Arial" w:eastAsia="Arial" w:hAnsi="Arial" w:cs="Arial"/>
        </w:rPr>
        <w:t>Stores are conveniently located</w:t>
      </w:r>
    </w:p>
    <w:p w14:paraId="00000655" w14:textId="77777777" w:rsidR="00C14C0B" w:rsidRPr="00EB42BE" w:rsidRDefault="00DF6B49">
      <w:pPr>
        <w:spacing w:after="0" w:line="240" w:lineRule="auto"/>
        <w:rPr>
          <w:rFonts w:ascii="Arial" w:eastAsia="Arial" w:hAnsi="Arial" w:cs="Arial"/>
        </w:rPr>
      </w:pPr>
      <w:r w:rsidRPr="00EB42BE">
        <w:rPr>
          <w:rFonts w:ascii="Arial" w:eastAsia="Arial" w:hAnsi="Arial" w:cs="Arial"/>
        </w:rPr>
        <w:t>Product Quality</w:t>
      </w:r>
    </w:p>
    <w:p w14:paraId="00000656" w14:textId="77777777" w:rsidR="00C14C0B" w:rsidRDefault="00DF6B49">
      <w:pPr>
        <w:spacing w:after="0" w:line="240" w:lineRule="auto"/>
        <w:rPr>
          <w:rFonts w:ascii="Arial" w:eastAsia="Arial" w:hAnsi="Arial" w:cs="Arial"/>
        </w:rPr>
      </w:pPr>
      <w:r w:rsidRPr="00EB42BE">
        <w:rPr>
          <w:rFonts w:ascii="Arial" w:eastAsia="Arial" w:hAnsi="Arial" w:cs="Arial"/>
        </w:rPr>
        <w:t>Flexible Return Policy</w:t>
      </w:r>
    </w:p>
    <w:p w14:paraId="0D7EB61D" w14:textId="485BE3B3" w:rsidR="00C72807" w:rsidRPr="00EB42BE" w:rsidRDefault="00C72807">
      <w:pPr>
        <w:spacing w:after="0" w:line="240" w:lineRule="auto"/>
        <w:rPr>
          <w:rFonts w:ascii="Arial" w:eastAsia="Arial" w:hAnsi="Arial" w:cs="Arial"/>
        </w:rPr>
      </w:pPr>
      <w:r>
        <w:rPr>
          <w:rFonts w:ascii="Arial" w:eastAsia="Arial" w:hAnsi="Arial" w:cs="Arial"/>
        </w:rPr>
        <w:t>Excellent Customer Service</w:t>
      </w:r>
    </w:p>
    <w:p w14:paraId="00000657" w14:textId="77777777" w:rsidR="00C14C0B" w:rsidRPr="00EB42BE" w:rsidRDefault="00C14C0B">
      <w:pPr>
        <w:spacing w:after="0" w:line="240" w:lineRule="auto"/>
        <w:rPr>
          <w:rFonts w:ascii="Arial" w:eastAsia="Arial" w:hAnsi="Arial" w:cs="Arial"/>
        </w:rPr>
      </w:pPr>
    </w:p>
    <w:p w14:paraId="00000658" w14:textId="77777777" w:rsidR="00C14C0B" w:rsidRPr="00EB42BE" w:rsidRDefault="00DF6B49">
      <w:pPr>
        <w:spacing w:after="160" w:line="240" w:lineRule="auto"/>
        <w:rPr>
          <w:rFonts w:ascii="Arial" w:eastAsia="Arial" w:hAnsi="Arial" w:cs="Arial"/>
          <w:b/>
        </w:rPr>
      </w:pPr>
      <w:r w:rsidRPr="00EB42BE">
        <w:rPr>
          <w:rFonts w:ascii="Arial" w:eastAsia="Arial" w:hAnsi="Arial" w:cs="Arial"/>
          <w:b/>
        </w:rPr>
        <w:t>The following variables showed significantly higher means for Blacks or African Americans:</w:t>
      </w:r>
    </w:p>
    <w:p w14:paraId="00000659" w14:textId="77777777" w:rsidR="00C14C0B" w:rsidRPr="00EB42BE" w:rsidRDefault="00DF6B49">
      <w:pPr>
        <w:spacing w:after="160" w:line="240" w:lineRule="auto"/>
        <w:rPr>
          <w:rFonts w:ascii="Arial" w:eastAsia="Arial" w:hAnsi="Arial" w:cs="Arial"/>
        </w:rPr>
      </w:pPr>
      <w:r w:rsidRPr="00EB42BE">
        <w:rPr>
          <w:rFonts w:ascii="Arial" w:eastAsia="Arial" w:hAnsi="Arial" w:cs="Arial"/>
        </w:rPr>
        <w:t>None</w:t>
      </w:r>
    </w:p>
    <w:p w14:paraId="0000065A" w14:textId="77777777" w:rsidR="00C14C0B" w:rsidRPr="00EB42BE" w:rsidRDefault="00DF6B49">
      <w:pPr>
        <w:spacing w:after="160" w:line="240" w:lineRule="auto"/>
        <w:rPr>
          <w:rFonts w:ascii="Arial" w:eastAsia="Arial" w:hAnsi="Arial" w:cs="Arial"/>
          <w:b/>
        </w:rPr>
      </w:pPr>
      <w:r w:rsidRPr="00EB42BE">
        <w:rPr>
          <w:rFonts w:ascii="Arial" w:eastAsia="Arial" w:hAnsi="Arial" w:cs="Arial"/>
          <w:b/>
        </w:rPr>
        <w:t>The following variables showed significantly higher means for Whites:</w:t>
      </w:r>
    </w:p>
    <w:p w14:paraId="0000065B" w14:textId="77777777" w:rsidR="00C14C0B" w:rsidRPr="00EB42BE" w:rsidRDefault="00DF6B49">
      <w:pPr>
        <w:spacing w:after="160" w:line="240" w:lineRule="auto"/>
        <w:rPr>
          <w:rFonts w:ascii="Arial" w:eastAsia="Arial" w:hAnsi="Arial" w:cs="Arial"/>
        </w:rPr>
      </w:pPr>
      <w:r w:rsidRPr="00EB42BE">
        <w:rPr>
          <w:rFonts w:ascii="Arial" w:eastAsia="Arial" w:hAnsi="Arial" w:cs="Arial"/>
        </w:rPr>
        <w:t>Reasonable Prices</w:t>
      </w:r>
    </w:p>
    <w:sdt>
      <w:sdtPr>
        <w:rPr>
          <w:rFonts w:ascii="Arial" w:hAnsi="Arial" w:cs="Arial"/>
        </w:rPr>
        <w:tag w:val="goog_rdk_38"/>
        <w:id w:val="1296948705"/>
        <w:showingPlcHdr/>
      </w:sdtPr>
      <w:sdtContent>
        <w:p w14:paraId="0000065C" w14:textId="72ED775B" w:rsidR="00C14C0B" w:rsidRPr="00EB42BE" w:rsidRDefault="00C72807" w:rsidP="007C3870">
          <w:pPr>
            <w:spacing w:after="0"/>
            <w:rPr>
              <w:del w:id="5" w:author="Dr. Beheruz N. Sethna" w:date="2024-04-20T02:54:00Z"/>
              <w:rFonts w:ascii="Arial" w:eastAsia="Arial" w:hAnsi="Arial" w:cs="Arial"/>
            </w:rPr>
          </w:pPr>
          <w:r>
            <w:rPr>
              <w:rFonts w:ascii="Arial" w:hAnsi="Arial" w:cs="Arial"/>
            </w:rPr>
            <w:t xml:space="preserve">     </w:t>
          </w:r>
        </w:p>
      </w:sdtContent>
    </w:sdt>
    <w:p w14:paraId="0000065E" w14:textId="16E11234" w:rsidR="00C14C0B" w:rsidRPr="00EB42BE" w:rsidRDefault="00DF6B49" w:rsidP="007C3870">
      <w:pPr>
        <w:spacing w:after="160"/>
        <w:jc w:val="both"/>
        <w:rPr>
          <w:rFonts w:ascii="Arial" w:eastAsia="Arial" w:hAnsi="Arial" w:cs="Arial"/>
        </w:rPr>
      </w:pPr>
      <w:r w:rsidRPr="00EB42BE">
        <w:rPr>
          <w:rFonts w:ascii="Arial" w:eastAsia="Arial" w:hAnsi="Arial" w:cs="Arial"/>
          <w:b/>
        </w:rPr>
        <w:t>Managerial Conclusion:</w:t>
      </w:r>
      <w:r w:rsidRPr="00EB42BE">
        <w:rPr>
          <w:rFonts w:ascii="Arial" w:eastAsia="Arial" w:hAnsi="Arial" w:cs="Arial"/>
        </w:rPr>
        <w:t xml:space="preserve"> The result showed that there is no significant difference between Blacks or African Americans and Whites for the following </w:t>
      </w:r>
      <w:r w:rsidR="00026C39" w:rsidRPr="00EB42BE">
        <w:rPr>
          <w:rFonts w:ascii="Arial" w:eastAsia="Arial" w:hAnsi="Arial" w:cs="Arial"/>
        </w:rPr>
        <w:t>variables:</w:t>
      </w:r>
      <w:r w:rsidRPr="00EB42BE">
        <w:rPr>
          <w:rFonts w:ascii="Arial" w:eastAsia="Arial" w:hAnsi="Arial" w:cs="Arial"/>
        </w:rPr>
        <w:t xml:space="preserve"> Fast Self-Checkout, Variety of Product Options, Stores are conveniently located, Excellent Customer Service, Product Quality, Flexible Return Policy. Therefore, it is recommended that Walmart continues with its policies and practices for these variables. Also, the result showed that Whites have a significantly higher mean for reasonable prices, which means that this group </w:t>
      </w:r>
      <w:r w:rsidR="00FC55FA" w:rsidRPr="00EB42BE">
        <w:rPr>
          <w:rFonts w:ascii="Arial" w:eastAsia="Arial" w:hAnsi="Arial" w:cs="Arial"/>
        </w:rPr>
        <w:t>has</w:t>
      </w:r>
      <w:r w:rsidRPr="00EB42BE">
        <w:rPr>
          <w:rFonts w:ascii="Arial" w:eastAsia="Arial" w:hAnsi="Arial" w:cs="Arial"/>
        </w:rPr>
        <w:t xml:space="preserve"> a higher degree </w:t>
      </w:r>
      <w:r w:rsidR="00FC55FA" w:rsidRPr="00EB42BE">
        <w:rPr>
          <w:rFonts w:ascii="Arial" w:eastAsia="Arial" w:hAnsi="Arial" w:cs="Arial"/>
        </w:rPr>
        <w:t xml:space="preserve">of </w:t>
      </w:r>
      <w:r w:rsidRPr="00EB42BE">
        <w:rPr>
          <w:rFonts w:ascii="Arial" w:eastAsia="Arial" w:hAnsi="Arial" w:cs="Arial"/>
        </w:rPr>
        <w:t xml:space="preserve">satisfaction </w:t>
      </w:r>
      <w:r w:rsidR="00957B8A" w:rsidRPr="00EB42BE">
        <w:rPr>
          <w:rFonts w:ascii="Arial" w:eastAsia="Arial" w:hAnsi="Arial" w:cs="Arial"/>
        </w:rPr>
        <w:t>with</w:t>
      </w:r>
      <w:r w:rsidRPr="00EB42BE">
        <w:rPr>
          <w:rFonts w:ascii="Arial" w:eastAsia="Arial" w:hAnsi="Arial" w:cs="Arial"/>
        </w:rPr>
        <w:t xml:space="preserve"> Walmart’s performance on reasonable prices. Invariably, the Blacks or African Americans have a lower degree of satisfaction for reasonable prices. Therefore, Walmart should implement strategies that will improve the experience of the Blacks or African Americans </w:t>
      </w:r>
      <w:r w:rsidR="00957B8A" w:rsidRPr="00EB42BE">
        <w:rPr>
          <w:rFonts w:ascii="Arial" w:eastAsia="Arial" w:hAnsi="Arial" w:cs="Arial"/>
        </w:rPr>
        <w:t>at</w:t>
      </w:r>
      <w:r w:rsidRPr="00EB42BE">
        <w:rPr>
          <w:rFonts w:ascii="Arial" w:eastAsia="Arial" w:hAnsi="Arial" w:cs="Arial"/>
        </w:rPr>
        <w:t xml:space="preserve"> reasonable prices.</w:t>
      </w:r>
    </w:p>
    <w:p w14:paraId="0000065F" w14:textId="77777777" w:rsidR="00C14C0B" w:rsidRPr="00EB42BE" w:rsidRDefault="00C14C0B">
      <w:pPr>
        <w:spacing w:line="240" w:lineRule="auto"/>
        <w:rPr>
          <w:rFonts w:ascii="Arial" w:eastAsia="Arial" w:hAnsi="Arial" w:cs="Arial"/>
        </w:rPr>
      </w:pPr>
    </w:p>
    <w:p w14:paraId="00000660" w14:textId="77777777" w:rsidR="00C14C0B" w:rsidRPr="00EB42BE" w:rsidRDefault="00DF6B49">
      <w:pPr>
        <w:rPr>
          <w:rFonts w:ascii="Arial" w:eastAsia="Arial" w:hAnsi="Arial" w:cs="Arial"/>
          <w:u w:val="single"/>
        </w:rPr>
      </w:pPr>
      <w:r w:rsidRPr="00EB42BE">
        <w:rPr>
          <w:rFonts w:ascii="Arial" w:hAnsi="Arial" w:cs="Arial"/>
        </w:rPr>
        <w:br w:type="page"/>
      </w:r>
    </w:p>
    <w:p w14:paraId="00000661" w14:textId="77777777" w:rsidR="00C14C0B" w:rsidRPr="00EB42BE" w:rsidRDefault="00DF6B49">
      <w:pPr>
        <w:spacing w:after="160" w:line="240" w:lineRule="auto"/>
        <w:jc w:val="center"/>
        <w:rPr>
          <w:rFonts w:ascii="Arial" w:eastAsia="Arial" w:hAnsi="Arial" w:cs="Arial"/>
          <w:b/>
          <w:sz w:val="28"/>
          <w:szCs w:val="28"/>
        </w:rPr>
      </w:pPr>
      <w:r w:rsidRPr="00EB42BE">
        <w:rPr>
          <w:rFonts w:ascii="Arial" w:eastAsia="Arial" w:hAnsi="Arial" w:cs="Arial"/>
          <w:b/>
          <w:sz w:val="28"/>
          <w:szCs w:val="28"/>
        </w:rPr>
        <w:lastRenderedPageBreak/>
        <w:t>Hypothesis Testing</w:t>
      </w:r>
    </w:p>
    <w:p w14:paraId="00000662" w14:textId="77777777" w:rsidR="00C14C0B" w:rsidRPr="00EB42BE" w:rsidRDefault="00DF6B49">
      <w:pPr>
        <w:spacing w:after="160" w:line="240" w:lineRule="auto"/>
        <w:jc w:val="center"/>
        <w:rPr>
          <w:rFonts w:ascii="Arial" w:eastAsia="Arial" w:hAnsi="Arial" w:cs="Arial"/>
          <w:i/>
        </w:rPr>
      </w:pPr>
      <w:r w:rsidRPr="00EB42BE">
        <w:rPr>
          <w:rFonts w:ascii="Arial" w:eastAsia="Arial" w:hAnsi="Arial" w:cs="Arial"/>
          <w:i/>
        </w:rPr>
        <w:t>Test of Differences between Means: (Race)</w:t>
      </w:r>
    </w:p>
    <w:p w14:paraId="00000663" w14:textId="77777777" w:rsidR="00C14C0B" w:rsidRPr="00EB42BE" w:rsidRDefault="00DF6B49">
      <w:pPr>
        <w:spacing w:after="160" w:line="240" w:lineRule="auto"/>
        <w:jc w:val="center"/>
        <w:rPr>
          <w:rFonts w:ascii="Arial" w:eastAsia="Arial" w:hAnsi="Arial" w:cs="Arial"/>
          <w:u w:val="single"/>
        </w:rPr>
      </w:pPr>
      <w:r w:rsidRPr="00EB42BE">
        <w:rPr>
          <w:rFonts w:ascii="Arial" w:eastAsia="Arial" w:hAnsi="Arial" w:cs="Arial"/>
          <w:u w:val="single"/>
        </w:rPr>
        <w:t>Performance (Walmart)</w:t>
      </w:r>
    </w:p>
    <w:tbl>
      <w:tblPr>
        <w:tblStyle w:val="afff3"/>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2"/>
        <w:gridCol w:w="3293"/>
        <w:gridCol w:w="935"/>
      </w:tblGrid>
      <w:tr w:rsidR="00C14C0B" w:rsidRPr="00EB42BE" w14:paraId="32322C9D" w14:textId="77777777" w:rsidTr="004E2717">
        <w:trPr>
          <w:trHeight w:val="500"/>
        </w:trPr>
        <w:tc>
          <w:tcPr>
            <w:tcW w:w="4802" w:type="dxa"/>
            <w:tcBorders>
              <w:bottom w:val="single" w:sz="8" w:space="0" w:color="152935"/>
            </w:tcBorders>
          </w:tcPr>
          <w:p w14:paraId="00000664" w14:textId="77777777" w:rsidR="00C14C0B" w:rsidRPr="00EB42BE" w:rsidRDefault="00C14C0B">
            <w:pPr>
              <w:rPr>
                <w:rFonts w:ascii="Arial" w:eastAsia="Arial" w:hAnsi="Arial" w:cs="Arial"/>
              </w:rPr>
            </w:pPr>
          </w:p>
        </w:tc>
        <w:tc>
          <w:tcPr>
            <w:tcW w:w="3293" w:type="dxa"/>
            <w:tcBorders>
              <w:bottom w:val="single" w:sz="8" w:space="0" w:color="152935"/>
              <w:right w:val="single" w:sz="8" w:space="0" w:color="E0E0E0"/>
            </w:tcBorders>
            <w:shd w:val="clear" w:color="auto" w:fill="FFFFFF"/>
            <w:vAlign w:val="bottom"/>
          </w:tcPr>
          <w:p w14:paraId="00000665" w14:textId="77777777" w:rsidR="00C14C0B" w:rsidRPr="00EB42BE" w:rsidRDefault="00DF6B49">
            <w:pPr>
              <w:ind w:left="60" w:right="60"/>
              <w:rPr>
                <w:rFonts w:ascii="Arial" w:eastAsia="Arial" w:hAnsi="Arial" w:cs="Arial"/>
              </w:rPr>
            </w:pPr>
            <w:r w:rsidRPr="00EB42BE">
              <w:rPr>
                <w:rFonts w:ascii="Arial" w:eastAsia="Arial" w:hAnsi="Arial" w:cs="Arial"/>
              </w:rPr>
              <w:t>What terms would you use to express your race or ethnicity?</w:t>
            </w:r>
          </w:p>
        </w:tc>
        <w:tc>
          <w:tcPr>
            <w:tcW w:w="935" w:type="dxa"/>
            <w:tcBorders>
              <w:left w:val="single" w:sz="8" w:space="0" w:color="E0E0E0"/>
              <w:bottom w:val="single" w:sz="8" w:space="0" w:color="152935"/>
              <w:right w:val="single" w:sz="8" w:space="0" w:color="E0E0E0"/>
            </w:tcBorders>
            <w:shd w:val="clear" w:color="auto" w:fill="FFFFFF"/>
            <w:vAlign w:val="bottom"/>
          </w:tcPr>
          <w:p w14:paraId="00000666" w14:textId="77777777" w:rsidR="00C14C0B" w:rsidRPr="00EB42BE" w:rsidRDefault="00DF6B49">
            <w:pPr>
              <w:ind w:left="60" w:right="60"/>
              <w:jc w:val="center"/>
              <w:rPr>
                <w:rFonts w:ascii="Arial" w:eastAsia="Arial" w:hAnsi="Arial" w:cs="Arial"/>
              </w:rPr>
            </w:pPr>
            <w:r w:rsidRPr="00EB42BE">
              <w:rPr>
                <w:rFonts w:ascii="Arial" w:eastAsia="Arial" w:hAnsi="Arial" w:cs="Arial"/>
              </w:rPr>
              <w:t>Mean</w:t>
            </w:r>
          </w:p>
        </w:tc>
      </w:tr>
      <w:tr w:rsidR="00C14C0B" w:rsidRPr="00EB42BE" w14:paraId="49E6457F" w14:textId="77777777" w:rsidTr="004E2717">
        <w:trPr>
          <w:trHeight w:val="260"/>
        </w:trPr>
        <w:tc>
          <w:tcPr>
            <w:tcW w:w="4802" w:type="dxa"/>
            <w:vMerge w:val="restart"/>
            <w:tcBorders>
              <w:top w:val="single" w:sz="8" w:space="0" w:color="152935"/>
              <w:bottom w:val="single" w:sz="8" w:space="0" w:color="152935"/>
            </w:tcBorders>
            <w:shd w:val="clear" w:color="auto" w:fill="E0E0E0"/>
          </w:tcPr>
          <w:p w14:paraId="00000667" w14:textId="77777777" w:rsidR="00C14C0B" w:rsidRPr="00EB42BE" w:rsidRDefault="00DF6B49">
            <w:pPr>
              <w:ind w:left="60" w:right="60"/>
              <w:rPr>
                <w:rFonts w:ascii="Arial" w:eastAsia="Arial" w:hAnsi="Arial" w:cs="Arial"/>
              </w:rPr>
            </w:pPr>
            <w:r w:rsidRPr="00EB42BE">
              <w:rPr>
                <w:rFonts w:ascii="Arial" w:eastAsia="Arial" w:hAnsi="Arial" w:cs="Arial"/>
              </w:rPr>
              <w:t>Performance (Walmart): I am a regular customer at Walmart</w:t>
            </w:r>
          </w:p>
        </w:tc>
        <w:tc>
          <w:tcPr>
            <w:tcW w:w="3293" w:type="dxa"/>
            <w:tcBorders>
              <w:top w:val="single" w:sz="8" w:space="0" w:color="152935"/>
              <w:bottom w:val="single" w:sz="8" w:space="0" w:color="AEAEAE"/>
              <w:right w:val="single" w:sz="8" w:space="0" w:color="E0E0E0"/>
            </w:tcBorders>
            <w:shd w:val="clear" w:color="auto" w:fill="E0E0E0"/>
          </w:tcPr>
          <w:p w14:paraId="00000668" w14:textId="77777777" w:rsidR="00C14C0B" w:rsidRPr="00EB42BE" w:rsidRDefault="00DF6B49">
            <w:pPr>
              <w:ind w:left="60" w:right="60"/>
              <w:rPr>
                <w:rFonts w:ascii="Arial" w:eastAsia="Arial" w:hAnsi="Arial" w:cs="Arial"/>
              </w:rPr>
            </w:pPr>
            <w:r w:rsidRPr="00EB42BE">
              <w:rPr>
                <w:rFonts w:ascii="Arial" w:eastAsia="Arial" w:hAnsi="Arial" w:cs="Arial"/>
              </w:rPr>
              <w:t>Black or African American</w:t>
            </w:r>
          </w:p>
        </w:tc>
        <w:tc>
          <w:tcPr>
            <w:tcW w:w="935" w:type="dxa"/>
            <w:tcBorders>
              <w:top w:val="single" w:sz="8" w:space="0" w:color="152935"/>
              <w:left w:val="single" w:sz="8" w:space="0" w:color="E0E0E0"/>
              <w:bottom w:val="single" w:sz="8" w:space="0" w:color="AEAEAE"/>
              <w:right w:val="single" w:sz="8" w:space="0" w:color="E0E0E0"/>
            </w:tcBorders>
            <w:shd w:val="clear" w:color="auto" w:fill="F9F9FB"/>
          </w:tcPr>
          <w:p w14:paraId="00000669" w14:textId="77777777" w:rsidR="00C14C0B" w:rsidRPr="00EB42BE" w:rsidRDefault="00DF6B49">
            <w:pPr>
              <w:ind w:left="60" w:right="60"/>
              <w:jc w:val="right"/>
              <w:rPr>
                <w:rFonts w:ascii="Arial" w:eastAsia="Arial" w:hAnsi="Arial" w:cs="Arial"/>
              </w:rPr>
            </w:pPr>
            <w:r w:rsidRPr="00EB42BE">
              <w:rPr>
                <w:rFonts w:ascii="Arial" w:eastAsia="Arial" w:hAnsi="Arial" w:cs="Arial"/>
              </w:rPr>
              <w:t>3.63</w:t>
            </w:r>
          </w:p>
        </w:tc>
      </w:tr>
      <w:tr w:rsidR="00C14C0B" w:rsidRPr="00EB42BE" w14:paraId="2204F766" w14:textId="77777777" w:rsidTr="004E2717">
        <w:trPr>
          <w:trHeight w:val="144"/>
        </w:trPr>
        <w:tc>
          <w:tcPr>
            <w:tcW w:w="4802" w:type="dxa"/>
            <w:vMerge/>
            <w:tcBorders>
              <w:top w:val="single" w:sz="8" w:space="0" w:color="152935"/>
              <w:bottom w:val="single" w:sz="8" w:space="0" w:color="152935"/>
            </w:tcBorders>
            <w:shd w:val="clear" w:color="auto" w:fill="E0E0E0"/>
          </w:tcPr>
          <w:p w14:paraId="0000066A"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293" w:type="dxa"/>
            <w:tcBorders>
              <w:top w:val="single" w:sz="8" w:space="0" w:color="AEAEAE"/>
              <w:bottom w:val="single" w:sz="8" w:space="0" w:color="AEAEAE"/>
              <w:right w:val="single" w:sz="8" w:space="0" w:color="E0E0E0"/>
            </w:tcBorders>
            <w:shd w:val="clear" w:color="auto" w:fill="E0E0E0"/>
          </w:tcPr>
          <w:p w14:paraId="0000066B" w14:textId="77777777" w:rsidR="00C14C0B" w:rsidRPr="00EB42BE" w:rsidRDefault="00DF6B49">
            <w:pPr>
              <w:ind w:left="60" w:right="60"/>
              <w:rPr>
                <w:rFonts w:ascii="Arial" w:eastAsia="Arial" w:hAnsi="Arial" w:cs="Arial"/>
              </w:rPr>
            </w:pPr>
            <w:r w:rsidRPr="00EB42BE">
              <w:rPr>
                <w:rFonts w:ascii="Arial" w:eastAsia="Arial" w:hAnsi="Arial" w:cs="Arial"/>
              </w:rPr>
              <w:t>White</w:t>
            </w:r>
          </w:p>
        </w:tc>
        <w:tc>
          <w:tcPr>
            <w:tcW w:w="935" w:type="dxa"/>
            <w:tcBorders>
              <w:top w:val="single" w:sz="8" w:space="0" w:color="AEAEAE"/>
              <w:left w:val="single" w:sz="8" w:space="0" w:color="E0E0E0"/>
              <w:bottom w:val="single" w:sz="8" w:space="0" w:color="AEAEAE"/>
              <w:right w:val="single" w:sz="8" w:space="0" w:color="E0E0E0"/>
            </w:tcBorders>
            <w:shd w:val="clear" w:color="auto" w:fill="F9F9FB"/>
          </w:tcPr>
          <w:p w14:paraId="0000066C" w14:textId="77777777" w:rsidR="00C14C0B" w:rsidRPr="00EB42BE" w:rsidRDefault="00DF6B49">
            <w:pPr>
              <w:ind w:left="60" w:right="60"/>
              <w:jc w:val="right"/>
              <w:rPr>
                <w:rFonts w:ascii="Arial" w:eastAsia="Arial" w:hAnsi="Arial" w:cs="Arial"/>
              </w:rPr>
            </w:pPr>
            <w:r w:rsidRPr="00EB42BE">
              <w:rPr>
                <w:rFonts w:ascii="Arial" w:eastAsia="Arial" w:hAnsi="Arial" w:cs="Arial"/>
              </w:rPr>
              <w:t>3.34</w:t>
            </w:r>
          </w:p>
        </w:tc>
      </w:tr>
      <w:tr w:rsidR="00C14C0B" w:rsidRPr="00EB42BE" w14:paraId="3393CADD" w14:textId="77777777" w:rsidTr="004E2717">
        <w:trPr>
          <w:trHeight w:val="260"/>
        </w:trPr>
        <w:tc>
          <w:tcPr>
            <w:tcW w:w="4802" w:type="dxa"/>
            <w:vMerge w:val="restart"/>
            <w:tcBorders>
              <w:top w:val="single" w:sz="8" w:space="0" w:color="AEAEAE"/>
              <w:bottom w:val="single" w:sz="8" w:space="0" w:color="AEAEAE"/>
            </w:tcBorders>
            <w:shd w:val="clear" w:color="auto" w:fill="E0E0E0"/>
          </w:tcPr>
          <w:p w14:paraId="0000066D" w14:textId="77777777" w:rsidR="00C14C0B" w:rsidRPr="00EB42BE" w:rsidRDefault="00DF6B49">
            <w:pPr>
              <w:ind w:left="60" w:right="60"/>
              <w:rPr>
                <w:rFonts w:ascii="Arial" w:eastAsia="Arial" w:hAnsi="Arial" w:cs="Arial"/>
              </w:rPr>
            </w:pPr>
            <w:r w:rsidRPr="00EB42BE">
              <w:rPr>
                <w:rFonts w:ascii="Arial" w:eastAsia="Arial" w:hAnsi="Arial" w:cs="Arial"/>
              </w:rPr>
              <w:t>Performance (Walmart): I like the fast self–checkout option at Walmart</w:t>
            </w:r>
          </w:p>
        </w:tc>
        <w:tc>
          <w:tcPr>
            <w:tcW w:w="3293" w:type="dxa"/>
            <w:tcBorders>
              <w:top w:val="single" w:sz="8" w:space="0" w:color="AEAEAE"/>
              <w:bottom w:val="single" w:sz="8" w:space="0" w:color="AEAEAE"/>
              <w:right w:val="single" w:sz="8" w:space="0" w:color="E0E0E0"/>
            </w:tcBorders>
            <w:shd w:val="clear" w:color="auto" w:fill="E0E0E0"/>
          </w:tcPr>
          <w:p w14:paraId="0000066E" w14:textId="77777777" w:rsidR="00C14C0B" w:rsidRPr="00EB42BE" w:rsidRDefault="00DF6B49">
            <w:pPr>
              <w:ind w:left="60" w:right="60"/>
              <w:rPr>
                <w:rFonts w:ascii="Arial" w:eastAsia="Arial" w:hAnsi="Arial" w:cs="Arial"/>
              </w:rPr>
            </w:pPr>
            <w:r w:rsidRPr="00EB42BE">
              <w:rPr>
                <w:rFonts w:ascii="Arial" w:eastAsia="Arial" w:hAnsi="Arial" w:cs="Arial"/>
              </w:rPr>
              <w:t>Black or African American</w:t>
            </w:r>
          </w:p>
        </w:tc>
        <w:tc>
          <w:tcPr>
            <w:tcW w:w="935" w:type="dxa"/>
            <w:tcBorders>
              <w:top w:val="single" w:sz="8" w:space="0" w:color="AEAEAE"/>
              <w:left w:val="single" w:sz="8" w:space="0" w:color="E0E0E0"/>
              <w:bottom w:val="single" w:sz="8" w:space="0" w:color="AEAEAE"/>
              <w:right w:val="single" w:sz="8" w:space="0" w:color="E0E0E0"/>
            </w:tcBorders>
            <w:shd w:val="clear" w:color="auto" w:fill="F9F9FB"/>
          </w:tcPr>
          <w:p w14:paraId="0000066F" w14:textId="77777777" w:rsidR="00C14C0B" w:rsidRPr="00EB42BE" w:rsidRDefault="00DF6B49">
            <w:pPr>
              <w:ind w:left="60" w:right="60"/>
              <w:jc w:val="right"/>
              <w:rPr>
                <w:rFonts w:ascii="Arial" w:eastAsia="Arial" w:hAnsi="Arial" w:cs="Arial"/>
              </w:rPr>
            </w:pPr>
            <w:r w:rsidRPr="00EB42BE">
              <w:rPr>
                <w:rFonts w:ascii="Arial" w:eastAsia="Arial" w:hAnsi="Arial" w:cs="Arial"/>
              </w:rPr>
              <w:t>3.92</w:t>
            </w:r>
          </w:p>
        </w:tc>
      </w:tr>
      <w:tr w:rsidR="00C14C0B" w:rsidRPr="00EB42BE" w14:paraId="47DA4CB6" w14:textId="77777777" w:rsidTr="004E2717">
        <w:trPr>
          <w:trHeight w:val="144"/>
        </w:trPr>
        <w:tc>
          <w:tcPr>
            <w:tcW w:w="4802" w:type="dxa"/>
            <w:vMerge/>
            <w:tcBorders>
              <w:top w:val="single" w:sz="8" w:space="0" w:color="AEAEAE"/>
              <w:bottom w:val="single" w:sz="8" w:space="0" w:color="AEAEAE"/>
            </w:tcBorders>
            <w:shd w:val="clear" w:color="auto" w:fill="E0E0E0"/>
          </w:tcPr>
          <w:p w14:paraId="00000670"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293" w:type="dxa"/>
            <w:tcBorders>
              <w:top w:val="single" w:sz="8" w:space="0" w:color="AEAEAE"/>
              <w:bottom w:val="single" w:sz="8" w:space="0" w:color="AEAEAE"/>
              <w:right w:val="single" w:sz="8" w:space="0" w:color="E0E0E0"/>
            </w:tcBorders>
            <w:shd w:val="clear" w:color="auto" w:fill="E0E0E0"/>
          </w:tcPr>
          <w:p w14:paraId="00000671" w14:textId="77777777" w:rsidR="00C14C0B" w:rsidRPr="00EB42BE" w:rsidRDefault="00DF6B49">
            <w:pPr>
              <w:ind w:left="60" w:right="60"/>
              <w:rPr>
                <w:rFonts w:ascii="Arial" w:eastAsia="Arial" w:hAnsi="Arial" w:cs="Arial"/>
              </w:rPr>
            </w:pPr>
            <w:r w:rsidRPr="00EB42BE">
              <w:rPr>
                <w:rFonts w:ascii="Arial" w:eastAsia="Arial" w:hAnsi="Arial" w:cs="Arial"/>
              </w:rPr>
              <w:t>White</w:t>
            </w:r>
          </w:p>
        </w:tc>
        <w:tc>
          <w:tcPr>
            <w:tcW w:w="935" w:type="dxa"/>
            <w:tcBorders>
              <w:top w:val="single" w:sz="8" w:space="0" w:color="AEAEAE"/>
              <w:left w:val="single" w:sz="8" w:space="0" w:color="E0E0E0"/>
              <w:bottom w:val="single" w:sz="8" w:space="0" w:color="AEAEAE"/>
              <w:right w:val="single" w:sz="8" w:space="0" w:color="E0E0E0"/>
            </w:tcBorders>
            <w:shd w:val="clear" w:color="auto" w:fill="F9F9FB"/>
          </w:tcPr>
          <w:p w14:paraId="00000672" w14:textId="77777777" w:rsidR="00C14C0B" w:rsidRPr="00EB42BE" w:rsidRDefault="00DF6B49">
            <w:pPr>
              <w:ind w:left="60" w:right="60"/>
              <w:jc w:val="right"/>
              <w:rPr>
                <w:rFonts w:ascii="Arial" w:eastAsia="Arial" w:hAnsi="Arial" w:cs="Arial"/>
              </w:rPr>
            </w:pPr>
            <w:r w:rsidRPr="00EB42BE">
              <w:rPr>
                <w:rFonts w:ascii="Arial" w:eastAsia="Arial" w:hAnsi="Arial" w:cs="Arial"/>
              </w:rPr>
              <w:t>3.81</w:t>
            </w:r>
          </w:p>
        </w:tc>
      </w:tr>
      <w:tr w:rsidR="00C14C0B" w:rsidRPr="00EB42BE" w14:paraId="1CBDC673" w14:textId="77777777" w:rsidTr="004E2717">
        <w:trPr>
          <w:trHeight w:val="260"/>
        </w:trPr>
        <w:tc>
          <w:tcPr>
            <w:tcW w:w="4802" w:type="dxa"/>
            <w:vMerge w:val="restart"/>
            <w:tcBorders>
              <w:top w:val="single" w:sz="8" w:space="0" w:color="AEAEAE"/>
              <w:bottom w:val="single" w:sz="8" w:space="0" w:color="AEAEAE"/>
            </w:tcBorders>
            <w:shd w:val="clear" w:color="auto" w:fill="E0E0E0"/>
          </w:tcPr>
          <w:p w14:paraId="00000673" w14:textId="77777777" w:rsidR="00C14C0B" w:rsidRPr="00EB42BE" w:rsidRDefault="00DF6B49">
            <w:pPr>
              <w:ind w:left="60" w:right="60"/>
              <w:rPr>
                <w:rFonts w:ascii="Arial" w:eastAsia="Arial" w:hAnsi="Arial" w:cs="Arial"/>
              </w:rPr>
            </w:pPr>
            <w:r w:rsidRPr="00EB42BE">
              <w:rPr>
                <w:rFonts w:ascii="Arial" w:eastAsia="Arial" w:hAnsi="Arial" w:cs="Arial"/>
              </w:rPr>
              <w:t>Performance (Walmart): Offers a variety of product options</w:t>
            </w:r>
          </w:p>
        </w:tc>
        <w:tc>
          <w:tcPr>
            <w:tcW w:w="3293" w:type="dxa"/>
            <w:tcBorders>
              <w:top w:val="single" w:sz="8" w:space="0" w:color="AEAEAE"/>
              <w:bottom w:val="single" w:sz="8" w:space="0" w:color="AEAEAE"/>
              <w:right w:val="single" w:sz="8" w:space="0" w:color="E0E0E0"/>
            </w:tcBorders>
            <w:shd w:val="clear" w:color="auto" w:fill="E0E0E0"/>
          </w:tcPr>
          <w:p w14:paraId="00000674" w14:textId="77777777" w:rsidR="00C14C0B" w:rsidRPr="00EB42BE" w:rsidRDefault="00DF6B49">
            <w:pPr>
              <w:ind w:left="60" w:right="60"/>
              <w:rPr>
                <w:rFonts w:ascii="Arial" w:eastAsia="Arial" w:hAnsi="Arial" w:cs="Arial"/>
              </w:rPr>
            </w:pPr>
            <w:r w:rsidRPr="00EB42BE">
              <w:rPr>
                <w:rFonts w:ascii="Arial" w:eastAsia="Arial" w:hAnsi="Arial" w:cs="Arial"/>
              </w:rPr>
              <w:t>Black or African American</w:t>
            </w:r>
          </w:p>
        </w:tc>
        <w:tc>
          <w:tcPr>
            <w:tcW w:w="935" w:type="dxa"/>
            <w:tcBorders>
              <w:top w:val="single" w:sz="8" w:space="0" w:color="AEAEAE"/>
              <w:left w:val="single" w:sz="8" w:space="0" w:color="E0E0E0"/>
              <w:bottom w:val="single" w:sz="8" w:space="0" w:color="AEAEAE"/>
              <w:right w:val="single" w:sz="8" w:space="0" w:color="E0E0E0"/>
            </w:tcBorders>
            <w:shd w:val="clear" w:color="auto" w:fill="F9F9FB"/>
          </w:tcPr>
          <w:p w14:paraId="00000675" w14:textId="77777777" w:rsidR="00C14C0B" w:rsidRPr="00EB42BE" w:rsidRDefault="00DF6B49">
            <w:pPr>
              <w:ind w:left="60" w:right="60"/>
              <w:jc w:val="right"/>
              <w:rPr>
                <w:rFonts w:ascii="Arial" w:eastAsia="Arial" w:hAnsi="Arial" w:cs="Arial"/>
              </w:rPr>
            </w:pPr>
            <w:r w:rsidRPr="00EB42BE">
              <w:rPr>
                <w:rFonts w:ascii="Arial" w:eastAsia="Arial" w:hAnsi="Arial" w:cs="Arial"/>
              </w:rPr>
              <w:t>4.08</w:t>
            </w:r>
          </w:p>
        </w:tc>
      </w:tr>
      <w:tr w:rsidR="00C14C0B" w:rsidRPr="00EB42BE" w14:paraId="3772E592" w14:textId="77777777" w:rsidTr="004E2717">
        <w:trPr>
          <w:trHeight w:val="144"/>
        </w:trPr>
        <w:tc>
          <w:tcPr>
            <w:tcW w:w="4802" w:type="dxa"/>
            <w:vMerge/>
            <w:tcBorders>
              <w:top w:val="single" w:sz="8" w:space="0" w:color="AEAEAE"/>
              <w:bottom w:val="single" w:sz="8" w:space="0" w:color="AEAEAE"/>
            </w:tcBorders>
            <w:shd w:val="clear" w:color="auto" w:fill="E0E0E0"/>
          </w:tcPr>
          <w:p w14:paraId="00000676"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293" w:type="dxa"/>
            <w:tcBorders>
              <w:top w:val="single" w:sz="8" w:space="0" w:color="AEAEAE"/>
              <w:bottom w:val="single" w:sz="8" w:space="0" w:color="AEAEAE"/>
              <w:right w:val="single" w:sz="8" w:space="0" w:color="E0E0E0"/>
            </w:tcBorders>
            <w:shd w:val="clear" w:color="auto" w:fill="E0E0E0"/>
          </w:tcPr>
          <w:p w14:paraId="00000677" w14:textId="77777777" w:rsidR="00C14C0B" w:rsidRPr="00EB42BE" w:rsidRDefault="00DF6B49">
            <w:pPr>
              <w:ind w:left="60" w:right="60"/>
              <w:rPr>
                <w:rFonts w:ascii="Arial" w:eastAsia="Arial" w:hAnsi="Arial" w:cs="Arial"/>
              </w:rPr>
            </w:pPr>
            <w:r w:rsidRPr="00EB42BE">
              <w:rPr>
                <w:rFonts w:ascii="Arial" w:eastAsia="Arial" w:hAnsi="Arial" w:cs="Arial"/>
              </w:rPr>
              <w:t>White</w:t>
            </w:r>
          </w:p>
        </w:tc>
        <w:tc>
          <w:tcPr>
            <w:tcW w:w="935" w:type="dxa"/>
            <w:tcBorders>
              <w:top w:val="single" w:sz="8" w:space="0" w:color="AEAEAE"/>
              <w:left w:val="single" w:sz="8" w:space="0" w:color="E0E0E0"/>
              <w:bottom w:val="single" w:sz="8" w:space="0" w:color="AEAEAE"/>
              <w:right w:val="single" w:sz="8" w:space="0" w:color="E0E0E0"/>
            </w:tcBorders>
            <w:shd w:val="clear" w:color="auto" w:fill="F9F9FB"/>
          </w:tcPr>
          <w:p w14:paraId="00000678" w14:textId="77777777" w:rsidR="00C14C0B" w:rsidRPr="00EB42BE" w:rsidRDefault="00DF6B49">
            <w:pPr>
              <w:ind w:left="60" w:right="60"/>
              <w:jc w:val="right"/>
              <w:rPr>
                <w:rFonts w:ascii="Arial" w:eastAsia="Arial" w:hAnsi="Arial" w:cs="Arial"/>
              </w:rPr>
            </w:pPr>
            <w:r w:rsidRPr="00EB42BE">
              <w:rPr>
                <w:rFonts w:ascii="Arial" w:eastAsia="Arial" w:hAnsi="Arial" w:cs="Arial"/>
              </w:rPr>
              <w:t>4.04</w:t>
            </w:r>
          </w:p>
        </w:tc>
      </w:tr>
      <w:tr w:rsidR="00C14C0B" w:rsidRPr="00EB42BE" w14:paraId="4DDDE9EE" w14:textId="77777777" w:rsidTr="004E2717">
        <w:trPr>
          <w:trHeight w:val="270"/>
        </w:trPr>
        <w:tc>
          <w:tcPr>
            <w:tcW w:w="4802" w:type="dxa"/>
            <w:vMerge w:val="restart"/>
            <w:tcBorders>
              <w:top w:val="single" w:sz="8" w:space="0" w:color="AEAEAE"/>
              <w:bottom w:val="single" w:sz="8" w:space="0" w:color="AEAEAE"/>
            </w:tcBorders>
            <w:shd w:val="clear" w:color="auto" w:fill="E0E0E0"/>
          </w:tcPr>
          <w:p w14:paraId="00000679" w14:textId="77777777" w:rsidR="00C14C0B" w:rsidRPr="00EB42BE" w:rsidRDefault="00DF6B49">
            <w:pPr>
              <w:ind w:left="60" w:right="60"/>
              <w:rPr>
                <w:rFonts w:ascii="Arial" w:eastAsia="Arial" w:hAnsi="Arial" w:cs="Arial"/>
              </w:rPr>
            </w:pPr>
            <w:r w:rsidRPr="00EB42BE">
              <w:rPr>
                <w:rFonts w:ascii="Arial" w:eastAsia="Arial" w:hAnsi="Arial" w:cs="Arial"/>
              </w:rPr>
              <w:t>Performance (Walmart): Has more convenient locations for me</w:t>
            </w:r>
          </w:p>
        </w:tc>
        <w:tc>
          <w:tcPr>
            <w:tcW w:w="3293" w:type="dxa"/>
            <w:tcBorders>
              <w:top w:val="single" w:sz="8" w:space="0" w:color="AEAEAE"/>
              <w:bottom w:val="single" w:sz="8" w:space="0" w:color="AEAEAE"/>
              <w:right w:val="single" w:sz="8" w:space="0" w:color="E0E0E0"/>
            </w:tcBorders>
            <w:shd w:val="clear" w:color="auto" w:fill="E0E0E0"/>
          </w:tcPr>
          <w:p w14:paraId="0000067A" w14:textId="77777777" w:rsidR="00C14C0B" w:rsidRPr="00EB42BE" w:rsidRDefault="00DF6B49">
            <w:pPr>
              <w:ind w:left="60" w:right="60"/>
              <w:rPr>
                <w:rFonts w:ascii="Arial" w:eastAsia="Arial" w:hAnsi="Arial" w:cs="Arial"/>
              </w:rPr>
            </w:pPr>
            <w:r w:rsidRPr="00EB42BE">
              <w:rPr>
                <w:rFonts w:ascii="Arial" w:eastAsia="Arial" w:hAnsi="Arial" w:cs="Arial"/>
              </w:rPr>
              <w:t>Black or African American</w:t>
            </w:r>
          </w:p>
        </w:tc>
        <w:tc>
          <w:tcPr>
            <w:tcW w:w="935" w:type="dxa"/>
            <w:tcBorders>
              <w:top w:val="single" w:sz="8" w:space="0" w:color="AEAEAE"/>
              <w:left w:val="single" w:sz="8" w:space="0" w:color="E0E0E0"/>
              <w:bottom w:val="single" w:sz="8" w:space="0" w:color="AEAEAE"/>
              <w:right w:val="single" w:sz="8" w:space="0" w:color="E0E0E0"/>
            </w:tcBorders>
            <w:shd w:val="clear" w:color="auto" w:fill="F9F9FB"/>
          </w:tcPr>
          <w:p w14:paraId="0000067B" w14:textId="77777777" w:rsidR="00C14C0B" w:rsidRPr="00EB42BE" w:rsidRDefault="00DF6B49">
            <w:pPr>
              <w:ind w:left="60" w:right="60"/>
              <w:jc w:val="right"/>
              <w:rPr>
                <w:rFonts w:ascii="Arial" w:eastAsia="Arial" w:hAnsi="Arial" w:cs="Arial"/>
              </w:rPr>
            </w:pPr>
            <w:r w:rsidRPr="00EB42BE">
              <w:rPr>
                <w:rFonts w:ascii="Arial" w:eastAsia="Arial" w:hAnsi="Arial" w:cs="Arial"/>
              </w:rPr>
              <w:t>3.94</w:t>
            </w:r>
          </w:p>
        </w:tc>
      </w:tr>
      <w:tr w:rsidR="00C14C0B" w:rsidRPr="00EB42BE" w14:paraId="55642BC6" w14:textId="77777777" w:rsidTr="004E2717">
        <w:trPr>
          <w:trHeight w:val="144"/>
        </w:trPr>
        <w:tc>
          <w:tcPr>
            <w:tcW w:w="4802" w:type="dxa"/>
            <w:vMerge/>
            <w:tcBorders>
              <w:top w:val="single" w:sz="8" w:space="0" w:color="AEAEAE"/>
              <w:bottom w:val="single" w:sz="8" w:space="0" w:color="AEAEAE"/>
            </w:tcBorders>
            <w:shd w:val="clear" w:color="auto" w:fill="E0E0E0"/>
          </w:tcPr>
          <w:p w14:paraId="0000067C"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293" w:type="dxa"/>
            <w:tcBorders>
              <w:top w:val="single" w:sz="8" w:space="0" w:color="AEAEAE"/>
              <w:bottom w:val="single" w:sz="8" w:space="0" w:color="AEAEAE"/>
              <w:right w:val="single" w:sz="8" w:space="0" w:color="E0E0E0"/>
            </w:tcBorders>
            <w:shd w:val="clear" w:color="auto" w:fill="E0E0E0"/>
          </w:tcPr>
          <w:p w14:paraId="0000067D" w14:textId="77777777" w:rsidR="00C14C0B" w:rsidRPr="00EB42BE" w:rsidRDefault="00DF6B49">
            <w:pPr>
              <w:ind w:left="60" w:right="60"/>
              <w:rPr>
                <w:rFonts w:ascii="Arial" w:eastAsia="Arial" w:hAnsi="Arial" w:cs="Arial"/>
              </w:rPr>
            </w:pPr>
            <w:r w:rsidRPr="00EB42BE">
              <w:rPr>
                <w:rFonts w:ascii="Arial" w:eastAsia="Arial" w:hAnsi="Arial" w:cs="Arial"/>
              </w:rPr>
              <w:t>White</w:t>
            </w:r>
          </w:p>
        </w:tc>
        <w:tc>
          <w:tcPr>
            <w:tcW w:w="935" w:type="dxa"/>
            <w:tcBorders>
              <w:top w:val="single" w:sz="8" w:space="0" w:color="AEAEAE"/>
              <w:left w:val="single" w:sz="8" w:space="0" w:color="E0E0E0"/>
              <w:bottom w:val="single" w:sz="8" w:space="0" w:color="AEAEAE"/>
              <w:right w:val="single" w:sz="8" w:space="0" w:color="E0E0E0"/>
            </w:tcBorders>
            <w:shd w:val="clear" w:color="auto" w:fill="F9F9FB"/>
          </w:tcPr>
          <w:p w14:paraId="0000067E" w14:textId="77777777" w:rsidR="00C14C0B" w:rsidRPr="00EB42BE" w:rsidRDefault="00DF6B49">
            <w:pPr>
              <w:ind w:left="60" w:right="60"/>
              <w:jc w:val="right"/>
              <w:rPr>
                <w:rFonts w:ascii="Arial" w:eastAsia="Arial" w:hAnsi="Arial" w:cs="Arial"/>
              </w:rPr>
            </w:pPr>
            <w:r w:rsidRPr="00EB42BE">
              <w:rPr>
                <w:rFonts w:ascii="Arial" w:eastAsia="Arial" w:hAnsi="Arial" w:cs="Arial"/>
              </w:rPr>
              <w:t>4.00</w:t>
            </w:r>
          </w:p>
        </w:tc>
      </w:tr>
      <w:tr w:rsidR="00C14C0B" w:rsidRPr="00EB42BE" w14:paraId="7EF01C60" w14:textId="77777777" w:rsidTr="004E2717">
        <w:trPr>
          <w:trHeight w:val="260"/>
        </w:trPr>
        <w:tc>
          <w:tcPr>
            <w:tcW w:w="4802" w:type="dxa"/>
            <w:vMerge w:val="restart"/>
            <w:tcBorders>
              <w:top w:val="single" w:sz="8" w:space="0" w:color="AEAEAE"/>
              <w:bottom w:val="single" w:sz="8" w:space="0" w:color="AEAEAE"/>
            </w:tcBorders>
            <w:shd w:val="clear" w:color="auto" w:fill="E0E0E0"/>
          </w:tcPr>
          <w:p w14:paraId="0000067F" w14:textId="77777777" w:rsidR="00C14C0B" w:rsidRPr="00EB42BE" w:rsidRDefault="00DF6B49">
            <w:pPr>
              <w:ind w:left="60" w:right="60"/>
              <w:rPr>
                <w:rFonts w:ascii="Arial" w:eastAsia="Arial" w:hAnsi="Arial" w:cs="Arial"/>
              </w:rPr>
            </w:pPr>
            <w:r w:rsidRPr="00EB42BE">
              <w:rPr>
                <w:rFonts w:ascii="Arial" w:eastAsia="Arial" w:hAnsi="Arial" w:cs="Arial"/>
              </w:rPr>
              <w:t>Performance (Walmart): Offers products at Reasonable Prices</w:t>
            </w:r>
          </w:p>
        </w:tc>
        <w:tc>
          <w:tcPr>
            <w:tcW w:w="3293" w:type="dxa"/>
            <w:tcBorders>
              <w:top w:val="single" w:sz="8" w:space="0" w:color="AEAEAE"/>
              <w:bottom w:val="single" w:sz="8" w:space="0" w:color="AEAEAE"/>
              <w:right w:val="single" w:sz="8" w:space="0" w:color="E0E0E0"/>
            </w:tcBorders>
            <w:shd w:val="clear" w:color="auto" w:fill="E0E0E0"/>
          </w:tcPr>
          <w:p w14:paraId="00000680" w14:textId="77777777" w:rsidR="00C14C0B" w:rsidRPr="00EB42BE" w:rsidRDefault="00DF6B49">
            <w:pPr>
              <w:ind w:left="60" w:right="60"/>
              <w:rPr>
                <w:rFonts w:ascii="Arial" w:eastAsia="Arial" w:hAnsi="Arial" w:cs="Arial"/>
              </w:rPr>
            </w:pPr>
            <w:r w:rsidRPr="00EB42BE">
              <w:rPr>
                <w:rFonts w:ascii="Arial" w:eastAsia="Arial" w:hAnsi="Arial" w:cs="Arial"/>
              </w:rPr>
              <w:t>Black or African American</w:t>
            </w:r>
          </w:p>
        </w:tc>
        <w:tc>
          <w:tcPr>
            <w:tcW w:w="935" w:type="dxa"/>
            <w:tcBorders>
              <w:top w:val="single" w:sz="8" w:space="0" w:color="AEAEAE"/>
              <w:left w:val="single" w:sz="8" w:space="0" w:color="E0E0E0"/>
              <w:bottom w:val="single" w:sz="8" w:space="0" w:color="AEAEAE"/>
              <w:right w:val="single" w:sz="8" w:space="0" w:color="E0E0E0"/>
            </w:tcBorders>
            <w:shd w:val="clear" w:color="auto" w:fill="F9F9FB"/>
          </w:tcPr>
          <w:p w14:paraId="00000681" w14:textId="77777777" w:rsidR="00C14C0B" w:rsidRPr="00EB42BE" w:rsidRDefault="00DF6B49">
            <w:pPr>
              <w:ind w:left="60" w:right="60"/>
              <w:jc w:val="right"/>
              <w:rPr>
                <w:rFonts w:ascii="Arial" w:eastAsia="Arial" w:hAnsi="Arial" w:cs="Arial"/>
              </w:rPr>
            </w:pPr>
            <w:r w:rsidRPr="00EB42BE">
              <w:rPr>
                <w:rFonts w:ascii="Arial" w:eastAsia="Arial" w:hAnsi="Arial" w:cs="Arial"/>
              </w:rPr>
              <w:t>3.98</w:t>
            </w:r>
          </w:p>
        </w:tc>
      </w:tr>
      <w:tr w:rsidR="00C14C0B" w:rsidRPr="00EB42BE" w14:paraId="5C7D79B9" w14:textId="77777777" w:rsidTr="004E2717">
        <w:trPr>
          <w:trHeight w:val="144"/>
        </w:trPr>
        <w:tc>
          <w:tcPr>
            <w:tcW w:w="4802" w:type="dxa"/>
            <w:vMerge/>
            <w:tcBorders>
              <w:top w:val="single" w:sz="8" w:space="0" w:color="AEAEAE"/>
              <w:bottom w:val="single" w:sz="8" w:space="0" w:color="AEAEAE"/>
            </w:tcBorders>
            <w:shd w:val="clear" w:color="auto" w:fill="E0E0E0"/>
          </w:tcPr>
          <w:p w14:paraId="00000682"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293" w:type="dxa"/>
            <w:tcBorders>
              <w:top w:val="single" w:sz="8" w:space="0" w:color="AEAEAE"/>
              <w:bottom w:val="single" w:sz="8" w:space="0" w:color="AEAEAE"/>
              <w:right w:val="single" w:sz="8" w:space="0" w:color="E0E0E0"/>
            </w:tcBorders>
            <w:shd w:val="clear" w:color="auto" w:fill="E0E0E0"/>
          </w:tcPr>
          <w:p w14:paraId="00000683" w14:textId="77777777" w:rsidR="00C14C0B" w:rsidRPr="00EB42BE" w:rsidRDefault="00DF6B49">
            <w:pPr>
              <w:ind w:left="60" w:right="60"/>
              <w:rPr>
                <w:rFonts w:ascii="Arial" w:eastAsia="Arial" w:hAnsi="Arial" w:cs="Arial"/>
              </w:rPr>
            </w:pPr>
            <w:r w:rsidRPr="00EB42BE">
              <w:rPr>
                <w:rFonts w:ascii="Arial" w:eastAsia="Arial" w:hAnsi="Arial" w:cs="Arial"/>
              </w:rPr>
              <w:t>White</w:t>
            </w:r>
          </w:p>
        </w:tc>
        <w:tc>
          <w:tcPr>
            <w:tcW w:w="935" w:type="dxa"/>
            <w:tcBorders>
              <w:top w:val="single" w:sz="8" w:space="0" w:color="AEAEAE"/>
              <w:left w:val="single" w:sz="8" w:space="0" w:color="E0E0E0"/>
              <w:bottom w:val="single" w:sz="8" w:space="0" w:color="AEAEAE"/>
              <w:right w:val="single" w:sz="8" w:space="0" w:color="E0E0E0"/>
            </w:tcBorders>
            <w:shd w:val="clear" w:color="auto" w:fill="F9F9FB"/>
          </w:tcPr>
          <w:p w14:paraId="00000684" w14:textId="77777777" w:rsidR="00C14C0B" w:rsidRPr="00EB42BE" w:rsidRDefault="00DF6B49">
            <w:pPr>
              <w:ind w:left="60" w:right="60"/>
              <w:jc w:val="right"/>
              <w:rPr>
                <w:rFonts w:ascii="Arial" w:eastAsia="Arial" w:hAnsi="Arial" w:cs="Arial"/>
              </w:rPr>
            </w:pPr>
            <w:r w:rsidRPr="00EB42BE">
              <w:rPr>
                <w:rFonts w:ascii="Arial" w:eastAsia="Arial" w:hAnsi="Arial" w:cs="Arial"/>
              </w:rPr>
              <w:t>4.05</w:t>
            </w:r>
          </w:p>
        </w:tc>
      </w:tr>
      <w:tr w:rsidR="00C14C0B" w:rsidRPr="00EB42BE" w14:paraId="54B388F2" w14:textId="77777777" w:rsidTr="004E2717">
        <w:trPr>
          <w:trHeight w:val="260"/>
        </w:trPr>
        <w:tc>
          <w:tcPr>
            <w:tcW w:w="4802" w:type="dxa"/>
            <w:vMerge w:val="restart"/>
            <w:tcBorders>
              <w:top w:val="single" w:sz="8" w:space="0" w:color="AEAEAE"/>
              <w:bottom w:val="single" w:sz="8" w:space="0" w:color="AEAEAE"/>
            </w:tcBorders>
            <w:shd w:val="clear" w:color="auto" w:fill="E0E0E0"/>
          </w:tcPr>
          <w:p w14:paraId="00000685" w14:textId="77777777" w:rsidR="00C14C0B" w:rsidRPr="00EB42BE" w:rsidRDefault="00DF6B49">
            <w:pPr>
              <w:ind w:left="60" w:right="60"/>
              <w:rPr>
                <w:rFonts w:ascii="Arial" w:eastAsia="Arial" w:hAnsi="Arial" w:cs="Arial"/>
              </w:rPr>
            </w:pPr>
            <w:r w:rsidRPr="00EB42BE">
              <w:rPr>
                <w:rFonts w:ascii="Arial" w:eastAsia="Arial" w:hAnsi="Arial" w:cs="Arial"/>
              </w:rPr>
              <w:t>Performance (Walmart): Has Excellent Customer Service</w:t>
            </w:r>
          </w:p>
        </w:tc>
        <w:tc>
          <w:tcPr>
            <w:tcW w:w="3293" w:type="dxa"/>
            <w:tcBorders>
              <w:top w:val="single" w:sz="8" w:space="0" w:color="AEAEAE"/>
              <w:bottom w:val="single" w:sz="8" w:space="0" w:color="AEAEAE"/>
              <w:right w:val="single" w:sz="8" w:space="0" w:color="E0E0E0"/>
            </w:tcBorders>
            <w:shd w:val="clear" w:color="auto" w:fill="E0E0E0"/>
          </w:tcPr>
          <w:p w14:paraId="00000686" w14:textId="77777777" w:rsidR="00C14C0B" w:rsidRPr="00EB42BE" w:rsidRDefault="00DF6B49">
            <w:pPr>
              <w:ind w:left="60" w:right="60"/>
              <w:rPr>
                <w:rFonts w:ascii="Arial" w:eastAsia="Arial" w:hAnsi="Arial" w:cs="Arial"/>
              </w:rPr>
            </w:pPr>
            <w:r w:rsidRPr="00EB42BE">
              <w:rPr>
                <w:rFonts w:ascii="Arial" w:eastAsia="Arial" w:hAnsi="Arial" w:cs="Arial"/>
              </w:rPr>
              <w:t>Black or African American</w:t>
            </w:r>
          </w:p>
        </w:tc>
        <w:tc>
          <w:tcPr>
            <w:tcW w:w="935" w:type="dxa"/>
            <w:tcBorders>
              <w:top w:val="single" w:sz="8" w:space="0" w:color="AEAEAE"/>
              <w:left w:val="single" w:sz="8" w:space="0" w:color="E0E0E0"/>
              <w:bottom w:val="single" w:sz="8" w:space="0" w:color="AEAEAE"/>
              <w:right w:val="single" w:sz="8" w:space="0" w:color="E0E0E0"/>
            </w:tcBorders>
            <w:shd w:val="clear" w:color="auto" w:fill="F9F9FB"/>
          </w:tcPr>
          <w:p w14:paraId="00000687" w14:textId="77777777" w:rsidR="00C14C0B" w:rsidRPr="00EB42BE" w:rsidRDefault="00DF6B49">
            <w:pPr>
              <w:ind w:left="60" w:right="60"/>
              <w:jc w:val="right"/>
              <w:rPr>
                <w:rFonts w:ascii="Arial" w:eastAsia="Arial" w:hAnsi="Arial" w:cs="Arial"/>
              </w:rPr>
            </w:pPr>
            <w:r w:rsidRPr="00EB42BE">
              <w:rPr>
                <w:rFonts w:ascii="Arial" w:eastAsia="Arial" w:hAnsi="Arial" w:cs="Arial"/>
              </w:rPr>
              <w:t>3.26</w:t>
            </w:r>
          </w:p>
        </w:tc>
      </w:tr>
      <w:tr w:rsidR="00C14C0B" w:rsidRPr="00EB42BE" w14:paraId="0699847C" w14:textId="77777777" w:rsidTr="004E2717">
        <w:trPr>
          <w:trHeight w:val="144"/>
        </w:trPr>
        <w:tc>
          <w:tcPr>
            <w:tcW w:w="4802" w:type="dxa"/>
            <w:vMerge/>
            <w:tcBorders>
              <w:top w:val="single" w:sz="8" w:space="0" w:color="AEAEAE"/>
              <w:bottom w:val="single" w:sz="8" w:space="0" w:color="AEAEAE"/>
            </w:tcBorders>
            <w:shd w:val="clear" w:color="auto" w:fill="E0E0E0"/>
          </w:tcPr>
          <w:p w14:paraId="00000688"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293" w:type="dxa"/>
            <w:tcBorders>
              <w:top w:val="single" w:sz="8" w:space="0" w:color="AEAEAE"/>
              <w:bottom w:val="single" w:sz="8" w:space="0" w:color="AEAEAE"/>
              <w:right w:val="single" w:sz="8" w:space="0" w:color="E0E0E0"/>
            </w:tcBorders>
            <w:shd w:val="clear" w:color="auto" w:fill="E0E0E0"/>
          </w:tcPr>
          <w:p w14:paraId="00000689" w14:textId="77777777" w:rsidR="00C14C0B" w:rsidRPr="00EB42BE" w:rsidRDefault="00DF6B49">
            <w:pPr>
              <w:ind w:left="60" w:right="60"/>
              <w:rPr>
                <w:rFonts w:ascii="Arial" w:eastAsia="Arial" w:hAnsi="Arial" w:cs="Arial"/>
              </w:rPr>
            </w:pPr>
            <w:r w:rsidRPr="00EB42BE">
              <w:rPr>
                <w:rFonts w:ascii="Arial" w:eastAsia="Arial" w:hAnsi="Arial" w:cs="Arial"/>
              </w:rPr>
              <w:t>White</w:t>
            </w:r>
          </w:p>
        </w:tc>
        <w:tc>
          <w:tcPr>
            <w:tcW w:w="935" w:type="dxa"/>
            <w:tcBorders>
              <w:top w:val="single" w:sz="8" w:space="0" w:color="AEAEAE"/>
              <w:left w:val="single" w:sz="8" w:space="0" w:color="E0E0E0"/>
              <w:bottom w:val="single" w:sz="8" w:space="0" w:color="AEAEAE"/>
              <w:right w:val="single" w:sz="8" w:space="0" w:color="E0E0E0"/>
            </w:tcBorders>
            <w:shd w:val="clear" w:color="auto" w:fill="F9F9FB"/>
          </w:tcPr>
          <w:p w14:paraId="0000068A" w14:textId="77777777" w:rsidR="00C14C0B" w:rsidRPr="00EB42BE" w:rsidRDefault="00DF6B49">
            <w:pPr>
              <w:ind w:left="60" w:right="60"/>
              <w:jc w:val="right"/>
              <w:rPr>
                <w:rFonts w:ascii="Arial" w:eastAsia="Arial" w:hAnsi="Arial" w:cs="Arial"/>
              </w:rPr>
            </w:pPr>
            <w:r w:rsidRPr="00EB42BE">
              <w:rPr>
                <w:rFonts w:ascii="Arial" w:eastAsia="Arial" w:hAnsi="Arial" w:cs="Arial"/>
              </w:rPr>
              <w:t>2.64</w:t>
            </w:r>
          </w:p>
        </w:tc>
      </w:tr>
      <w:tr w:rsidR="00C14C0B" w:rsidRPr="00EB42BE" w14:paraId="4A7C30FC" w14:textId="77777777" w:rsidTr="004E2717">
        <w:trPr>
          <w:trHeight w:val="260"/>
        </w:trPr>
        <w:tc>
          <w:tcPr>
            <w:tcW w:w="4802" w:type="dxa"/>
            <w:vMerge w:val="restart"/>
            <w:tcBorders>
              <w:top w:val="single" w:sz="8" w:space="0" w:color="AEAEAE"/>
              <w:bottom w:val="single" w:sz="8" w:space="0" w:color="AEAEAE"/>
            </w:tcBorders>
            <w:shd w:val="clear" w:color="auto" w:fill="E0E0E0"/>
          </w:tcPr>
          <w:p w14:paraId="0000068B" w14:textId="77777777" w:rsidR="00C14C0B" w:rsidRPr="00EB42BE" w:rsidRDefault="00DF6B49">
            <w:pPr>
              <w:ind w:left="60" w:right="60"/>
              <w:rPr>
                <w:rFonts w:ascii="Arial" w:eastAsia="Arial" w:hAnsi="Arial" w:cs="Arial"/>
              </w:rPr>
            </w:pPr>
            <w:r w:rsidRPr="00EB42BE">
              <w:rPr>
                <w:rFonts w:ascii="Arial" w:eastAsia="Arial" w:hAnsi="Arial" w:cs="Arial"/>
              </w:rPr>
              <w:t>Performance (Walmart): Has High Product Quality</w:t>
            </w:r>
          </w:p>
        </w:tc>
        <w:tc>
          <w:tcPr>
            <w:tcW w:w="3293" w:type="dxa"/>
            <w:tcBorders>
              <w:top w:val="single" w:sz="8" w:space="0" w:color="AEAEAE"/>
              <w:bottom w:val="single" w:sz="8" w:space="0" w:color="AEAEAE"/>
              <w:right w:val="single" w:sz="8" w:space="0" w:color="E0E0E0"/>
            </w:tcBorders>
            <w:shd w:val="clear" w:color="auto" w:fill="E0E0E0"/>
          </w:tcPr>
          <w:p w14:paraId="0000068C" w14:textId="77777777" w:rsidR="00C14C0B" w:rsidRPr="00EB42BE" w:rsidRDefault="00DF6B49">
            <w:pPr>
              <w:ind w:left="60" w:right="60"/>
              <w:rPr>
                <w:rFonts w:ascii="Arial" w:eastAsia="Arial" w:hAnsi="Arial" w:cs="Arial"/>
              </w:rPr>
            </w:pPr>
            <w:r w:rsidRPr="00EB42BE">
              <w:rPr>
                <w:rFonts w:ascii="Arial" w:eastAsia="Arial" w:hAnsi="Arial" w:cs="Arial"/>
              </w:rPr>
              <w:t>Black or African American</w:t>
            </w:r>
          </w:p>
        </w:tc>
        <w:tc>
          <w:tcPr>
            <w:tcW w:w="935" w:type="dxa"/>
            <w:tcBorders>
              <w:top w:val="single" w:sz="8" w:space="0" w:color="AEAEAE"/>
              <w:left w:val="single" w:sz="8" w:space="0" w:color="E0E0E0"/>
              <w:bottom w:val="single" w:sz="8" w:space="0" w:color="AEAEAE"/>
              <w:right w:val="single" w:sz="8" w:space="0" w:color="E0E0E0"/>
            </w:tcBorders>
            <w:shd w:val="clear" w:color="auto" w:fill="F9F9FB"/>
          </w:tcPr>
          <w:p w14:paraId="0000068D" w14:textId="77777777" w:rsidR="00C14C0B" w:rsidRPr="00EB42BE" w:rsidRDefault="00DF6B49">
            <w:pPr>
              <w:ind w:left="60" w:right="60"/>
              <w:jc w:val="right"/>
              <w:rPr>
                <w:rFonts w:ascii="Arial" w:eastAsia="Arial" w:hAnsi="Arial" w:cs="Arial"/>
              </w:rPr>
            </w:pPr>
            <w:r w:rsidRPr="00EB42BE">
              <w:rPr>
                <w:rFonts w:ascii="Arial" w:eastAsia="Arial" w:hAnsi="Arial" w:cs="Arial"/>
              </w:rPr>
              <w:t>3.66</w:t>
            </w:r>
          </w:p>
        </w:tc>
      </w:tr>
      <w:tr w:rsidR="00C14C0B" w:rsidRPr="00EB42BE" w14:paraId="19700645" w14:textId="77777777" w:rsidTr="004E2717">
        <w:trPr>
          <w:trHeight w:val="144"/>
        </w:trPr>
        <w:tc>
          <w:tcPr>
            <w:tcW w:w="4802" w:type="dxa"/>
            <w:vMerge/>
            <w:tcBorders>
              <w:top w:val="single" w:sz="8" w:space="0" w:color="AEAEAE"/>
              <w:bottom w:val="single" w:sz="8" w:space="0" w:color="AEAEAE"/>
            </w:tcBorders>
            <w:shd w:val="clear" w:color="auto" w:fill="E0E0E0"/>
          </w:tcPr>
          <w:p w14:paraId="0000068E"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293" w:type="dxa"/>
            <w:tcBorders>
              <w:top w:val="single" w:sz="8" w:space="0" w:color="AEAEAE"/>
              <w:bottom w:val="single" w:sz="8" w:space="0" w:color="AEAEAE"/>
              <w:right w:val="single" w:sz="8" w:space="0" w:color="E0E0E0"/>
            </w:tcBorders>
            <w:shd w:val="clear" w:color="auto" w:fill="E0E0E0"/>
          </w:tcPr>
          <w:p w14:paraId="0000068F" w14:textId="77777777" w:rsidR="00C14C0B" w:rsidRPr="00EB42BE" w:rsidRDefault="00DF6B49">
            <w:pPr>
              <w:ind w:left="60" w:right="60"/>
              <w:rPr>
                <w:rFonts w:ascii="Arial" w:eastAsia="Arial" w:hAnsi="Arial" w:cs="Arial"/>
              </w:rPr>
            </w:pPr>
            <w:r w:rsidRPr="00EB42BE">
              <w:rPr>
                <w:rFonts w:ascii="Arial" w:eastAsia="Arial" w:hAnsi="Arial" w:cs="Arial"/>
              </w:rPr>
              <w:t>White</w:t>
            </w:r>
          </w:p>
        </w:tc>
        <w:tc>
          <w:tcPr>
            <w:tcW w:w="935" w:type="dxa"/>
            <w:tcBorders>
              <w:top w:val="single" w:sz="8" w:space="0" w:color="AEAEAE"/>
              <w:left w:val="single" w:sz="8" w:space="0" w:color="E0E0E0"/>
              <w:bottom w:val="single" w:sz="8" w:space="0" w:color="AEAEAE"/>
              <w:right w:val="single" w:sz="8" w:space="0" w:color="E0E0E0"/>
            </w:tcBorders>
            <w:shd w:val="clear" w:color="auto" w:fill="F9F9FB"/>
          </w:tcPr>
          <w:p w14:paraId="00000690" w14:textId="77777777" w:rsidR="00C14C0B" w:rsidRPr="00EB42BE" w:rsidRDefault="00DF6B49">
            <w:pPr>
              <w:ind w:left="60" w:right="60"/>
              <w:jc w:val="right"/>
              <w:rPr>
                <w:rFonts w:ascii="Arial" w:eastAsia="Arial" w:hAnsi="Arial" w:cs="Arial"/>
              </w:rPr>
            </w:pPr>
            <w:r w:rsidRPr="00EB42BE">
              <w:rPr>
                <w:rFonts w:ascii="Arial" w:eastAsia="Arial" w:hAnsi="Arial" w:cs="Arial"/>
              </w:rPr>
              <w:t>3.28</w:t>
            </w:r>
          </w:p>
        </w:tc>
      </w:tr>
      <w:tr w:rsidR="00C14C0B" w:rsidRPr="00EB42BE" w14:paraId="79AD4CEB" w14:textId="77777777" w:rsidTr="004E2717">
        <w:trPr>
          <w:trHeight w:val="260"/>
        </w:trPr>
        <w:tc>
          <w:tcPr>
            <w:tcW w:w="4802" w:type="dxa"/>
            <w:vMerge w:val="restart"/>
            <w:tcBorders>
              <w:top w:val="single" w:sz="8" w:space="0" w:color="AEAEAE"/>
              <w:bottom w:val="single" w:sz="8" w:space="0" w:color="AEAEAE"/>
            </w:tcBorders>
            <w:shd w:val="clear" w:color="auto" w:fill="E0E0E0"/>
          </w:tcPr>
          <w:p w14:paraId="00000691" w14:textId="77777777" w:rsidR="00C14C0B" w:rsidRPr="00EB42BE" w:rsidRDefault="00DF6B49">
            <w:pPr>
              <w:ind w:left="60" w:right="60"/>
              <w:rPr>
                <w:rFonts w:ascii="Arial" w:eastAsia="Arial" w:hAnsi="Arial" w:cs="Arial"/>
              </w:rPr>
            </w:pPr>
            <w:r w:rsidRPr="00EB42BE">
              <w:rPr>
                <w:rFonts w:ascii="Arial" w:eastAsia="Arial" w:hAnsi="Arial" w:cs="Arial"/>
              </w:rPr>
              <w:t>Performance (Walmart): Has a flexible return policy</w:t>
            </w:r>
          </w:p>
        </w:tc>
        <w:tc>
          <w:tcPr>
            <w:tcW w:w="3293" w:type="dxa"/>
            <w:tcBorders>
              <w:top w:val="single" w:sz="8" w:space="0" w:color="AEAEAE"/>
              <w:bottom w:val="single" w:sz="8" w:space="0" w:color="AEAEAE"/>
              <w:right w:val="single" w:sz="8" w:space="0" w:color="E0E0E0"/>
            </w:tcBorders>
            <w:shd w:val="clear" w:color="auto" w:fill="E0E0E0"/>
          </w:tcPr>
          <w:p w14:paraId="00000692" w14:textId="77777777" w:rsidR="00C14C0B" w:rsidRPr="00EB42BE" w:rsidRDefault="00DF6B49">
            <w:pPr>
              <w:ind w:left="60" w:right="60"/>
              <w:rPr>
                <w:rFonts w:ascii="Arial" w:eastAsia="Arial" w:hAnsi="Arial" w:cs="Arial"/>
              </w:rPr>
            </w:pPr>
            <w:r w:rsidRPr="00EB42BE">
              <w:rPr>
                <w:rFonts w:ascii="Arial" w:eastAsia="Arial" w:hAnsi="Arial" w:cs="Arial"/>
              </w:rPr>
              <w:t>Black or African American</w:t>
            </w:r>
          </w:p>
        </w:tc>
        <w:tc>
          <w:tcPr>
            <w:tcW w:w="935" w:type="dxa"/>
            <w:tcBorders>
              <w:top w:val="single" w:sz="8" w:space="0" w:color="AEAEAE"/>
              <w:left w:val="single" w:sz="8" w:space="0" w:color="E0E0E0"/>
              <w:bottom w:val="single" w:sz="8" w:space="0" w:color="AEAEAE"/>
              <w:right w:val="single" w:sz="8" w:space="0" w:color="E0E0E0"/>
            </w:tcBorders>
            <w:shd w:val="clear" w:color="auto" w:fill="F9F9FB"/>
          </w:tcPr>
          <w:p w14:paraId="00000693" w14:textId="77777777" w:rsidR="00C14C0B" w:rsidRPr="00EB42BE" w:rsidRDefault="00DF6B49">
            <w:pPr>
              <w:ind w:left="60" w:right="60"/>
              <w:jc w:val="right"/>
              <w:rPr>
                <w:rFonts w:ascii="Arial" w:eastAsia="Arial" w:hAnsi="Arial" w:cs="Arial"/>
              </w:rPr>
            </w:pPr>
            <w:r w:rsidRPr="00EB42BE">
              <w:rPr>
                <w:rFonts w:ascii="Arial" w:eastAsia="Arial" w:hAnsi="Arial" w:cs="Arial"/>
              </w:rPr>
              <w:t>3.82</w:t>
            </w:r>
          </w:p>
        </w:tc>
      </w:tr>
      <w:tr w:rsidR="00C14C0B" w:rsidRPr="00EB42BE" w14:paraId="086CDAFF" w14:textId="77777777" w:rsidTr="004E2717">
        <w:trPr>
          <w:trHeight w:val="144"/>
        </w:trPr>
        <w:tc>
          <w:tcPr>
            <w:tcW w:w="4802" w:type="dxa"/>
            <w:vMerge/>
            <w:tcBorders>
              <w:top w:val="single" w:sz="8" w:space="0" w:color="AEAEAE"/>
              <w:bottom w:val="single" w:sz="8" w:space="0" w:color="AEAEAE"/>
            </w:tcBorders>
            <w:shd w:val="clear" w:color="auto" w:fill="E0E0E0"/>
          </w:tcPr>
          <w:p w14:paraId="00000694"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293" w:type="dxa"/>
            <w:tcBorders>
              <w:top w:val="single" w:sz="8" w:space="0" w:color="AEAEAE"/>
              <w:bottom w:val="single" w:sz="8" w:space="0" w:color="AEAEAE"/>
              <w:right w:val="single" w:sz="8" w:space="0" w:color="E0E0E0"/>
            </w:tcBorders>
            <w:shd w:val="clear" w:color="auto" w:fill="E0E0E0"/>
          </w:tcPr>
          <w:p w14:paraId="00000695" w14:textId="77777777" w:rsidR="00C14C0B" w:rsidRPr="00EB42BE" w:rsidRDefault="00DF6B49">
            <w:pPr>
              <w:ind w:left="60" w:right="60"/>
              <w:rPr>
                <w:rFonts w:ascii="Arial" w:eastAsia="Arial" w:hAnsi="Arial" w:cs="Arial"/>
              </w:rPr>
            </w:pPr>
            <w:r w:rsidRPr="00EB42BE">
              <w:rPr>
                <w:rFonts w:ascii="Arial" w:eastAsia="Arial" w:hAnsi="Arial" w:cs="Arial"/>
              </w:rPr>
              <w:t>White</w:t>
            </w:r>
          </w:p>
        </w:tc>
        <w:tc>
          <w:tcPr>
            <w:tcW w:w="935" w:type="dxa"/>
            <w:tcBorders>
              <w:top w:val="single" w:sz="8" w:space="0" w:color="AEAEAE"/>
              <w:left w:val="single" w:sz="8" w:space="0" w:color="E0E0E0"/>
              <w:bottom w:val="single" w:sz="8" w:space="0" w:color="AEAEAE"/>
              <w:right w:val="single" w:sz="8" w:space="0" w:color="E0E0E0"/>
            </w:tcBorders>
            <w:shd w:val="clear" w:color="auto" w:fill="F9F9FB"/>
          </w:tcPr>
          <w:p w14:paraId="00000696" w14:textId="77777777" w:rsidR="00C14C0B" w:rsidRPr="00EB42BE" w:rsidRDefault="00DF6B49">
            <w:pPr>
              <w:ind w:left="60" w:right="60"/>
              <w:jc w:val="right"/>
              <w:rPr>
                <w:rFonts w:ascii="Arial" w:eastAsia="Arial" w:hAnsi="Arial" w:cs="Arial"/>
              </w:rPr>
            </w:pPr>
            <w:r w:rsidRPr="00EB42BE">
              <w:rPr>
                <w:rFonts w:ascii="Arial" w:eastAsia="Arial" w:hAnsi="Arial" w:cs="Arial"/>
              </w:rPr>
              <w:t>3.61</w:t>
            </w:r>
          </w:p>
        </w:tc>
      </w:tr>
      <w:tr w:rsidR="00C14C0B" w:rsidRPr="00EB42BE" w14:paraId="531A136C" w14:textId="77777777" w:rsidTr="004E2717">
        <w:trPr>
          <w:trHeight w:val="270"/>
        </w:trPr>
        <w:tc>
          <w:tcPr>
            <w:tcW w:w="4802" w:type="dxa"/>
            <w:vMerge w:val="restart"/>
            <w:tcBorders>
              <w:top w:val="single" w:sz="8" w:space="0" w:color="AEAEAE"/>
              <w:bottom w:val="single" w:sz="8" w:space="0" w:color="AEAEAE"/>
            </w:tcBorders>
            <w:shd w:val="clear" w:color="auto" w:fill="E0E0E0"/>
          </w:tcPr>
          <w:p w14:paraId="00000697" w14:textId="77777777" w:rsidR="00C14C0B" w:rsidRPr="00EB42BE" w:rsidRDefault="00DF6B49">
            <w:pPr>
              <w:ind w:left="60" w:right="60"/>
              <w:rPr>
                <w:rFonts w:ascii="Arial" w:eastAsia="Arial" w:hAnsi="Arial" w:cs="Arial"/>
              </w:rPr>
            </w:pPr>
            <w:r w:rsidRPr="00EB42BE">
              <w:rPr>
                <w:rFonts w:ascii="Arial" w:eastAsia="Arial" w:hAnsi="Arial" w:cs="Arial"/>
              </w:rPr>
              <w:t>Performance (Walmart): I am satisfied with the Overall Experience</w:t>
            </w:r>
          </w:p>
        </w:tc>
        <w:tc>
          <w:tcPr>
            <w:tcW w:w="3293" w:type="dxa"/>
            <w:tcBorders>
              <w:top w:val="single" w:sz="8" w:space="0" w:color="AEAEAE"/>
              <w:bottom w:val="single" w:sz="8" w:space="0" w:color="AEAEAE"/>
              <w:right w:val="single" w:sz="8" w:space="0" w:color="E0E0E0"/>
            </w:tcBorders>
            <w:shd w:val="clear" w:color="auto" w:fill="E0E0E0"/>
          </w:tcPr>
          <w:p w14:paraId="00000698" w14:textId="77777777" w:rsidR="00C14C0B" w:rsidRPr="00EB42BE" w:rsidRDefault="00DF6B49">
            <w:pPr>
              <w:ind w:left="60" w:right="60"/>
              <w:rPr>
                <w:rFonts w:ascii="Arial" w:eastAsia="Arial" w:hAnsi="Arial" w:cs="Arial"/>
              </w:rPr>
            </w:pPr>
            <w:r w:rsidRPr="00EB42BE">
              <w:rPr>
                <w:rFonts w:ascii="Arial" w:eastAsia="Arial" w:hAnsi="Arial" w:cs="Arial"/>
              </w:rPr>
              <w:t>Black or African American</w:t>
            </w:r>
          </w:p>
        </w:tc>
        <w:tc>
          <w:tcPr>
            <w:tcW w:w="935" w:type="dxa"/>
            <w:tcBorders>
              <w:top w:val="single" w:sz="8" w:space="0" w:color="AEAEAE"/>
              <w:left w:val="single" w:sz="8" w:space="0" w:color="E0E0E0"/>
              <w:bottom w:val="single" w:sz="8" w:space="0" w:color="AEAEAE"/>
              <w:right w:val="single" w:sz="8" w:space="0" w:color="E0E0E0"/>
            </w:tcBorders>
            <w:shd w:val="clear" w:color="auto" w:fill="F9F9FB"/>
          </w:tcPr>
          <w:p w14:paraId="00000699" w14:textId="77777777" w:rsidR="00C14C0B" w:rsidRPr="00EB42BE" w:rsidRDefault="00DF6B49">
            <w:pPr>
              <w:ind w:left="60" w:right="60"/>
              <w:jc w:val="right"/>
              <w:rPr>
                <w:rFonts w:ascii="Arial" w:eastAsia="Arial" w:hAnsi="Arial" w:cs="Arial"/>
              </w:rPr>
            </w:pPr>
            <w:r w:rsidRPr="00EB42BE">
              <w:rPr>
                <w:rFonts w:ascii="Arial" w:eastAsia="Arial" w:hAnsi="Arial" w:cs="Arial"/>
              </w:rPr>
              <w:t>3.90</w:t>
            </w:r>
          </w:p>
        </w:tc>
      </w:tr>
      <w:tr w:rsidR="00C14C0B" w:rsidRPr="00EB42BE" w14:paraId="2A67E536" w14:textId="77777777" w:rsidTr="004E2717">
        <w:trPr>
          <w:trHeight w:val="144"/>
        </w:trPr>
        <w:tc>
          <w:tcPr>
            <w:tcW w:w="4802" w:type="dxa"/>
            <w:vMerge/>
            <w:tcBorders>
              <w:top w:val="single" w:sz="8" w:space="0" w:color="AEAEAE"/>
              <w:bottom w:val="single" w:sz="8" w:space="0" w:color="AEAEAE"/>
            </w:tcBorders>
            <w:shd w:val="clear" w:color="auto" w:fill="E0E0E0"/>
          </w:tcPr>
          <w:p w14:paraId="0000069A"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293" w:type="dxa"/>
            <w:tcBorders>
              <w:top w:val="single" w:sz="8" w:space="0" w:color="AEAEAE"/>
              <w:bottom w:val="single" w:sz="8" w:space="0" w:color="AEAEAE"/>
              <w:right w:val="single" w:sz="8" w:space="0" w:color="E0E0E0"/>
            </w:tcBorders>
            <w:shd w:val="clear" w:color="auto" w:fill="E0E0E0"/>
          </w:tcPr>
          <w:p w14:paraId="0000069B" w14:textId="77777777" w:rsidR="00C14C0B" w:rsidRPr="00EB42BE" w:rsidRDefault="00DF6B49">
            <w:pPr>
              <w:ind w:left="60" w:right="60"/>
              <w:rPr>
                <w:rFonts w:ascii="Arial" w:eastAsia="Arial" w:hAnsi="Arial" w:cs="Arial"/>
              </w:rPr>
            </w:pPr>
            <w:r w:rsidRPr="00EB42BE">
              <w:rPr>
                <w:rFonts w:ascii="Arial" w:eastAsia="Arial" w:hAnsi="Arial" w:cs="Arial"/>
              </w:rPr>
              <w:t>White</w:t>
            </w:r>
          </w:p>
        </w:tc>
        <w:tc>
          <w:tcPr>
            <w:tcW w:w="935" w:type="dxa"/>
            <w:tcBorders>
              <w:top w:val="single" w:sz="8" w:space="0" w:color="AEAEAE"/>
              <w:left w:val="single" w:sz="8" w:space="0" w:color="E0E0E0"/>
              <w:bottom w:val="single" w:sz="8" w:space="0" w:color="AEAEAE"/>
              <w:right w:val="single" w:sz="8" w:space="0" w:color="E0E0E0"/>
            </w:tcBorders>
            <w:shd w:val="clear" w:color="auto" w:fill="F9F9FB"/>
          </w:tcPr>
          <w:p w14:paraId="0000069C" w14:textId="77777777" w:rsidR="00C14C0B" w:rsidRPr="00EB42BE" w:rsidRDefault="00DF6B49">
            <w:pPr>
              <w:ind w:left="60" w:right="60"/>
              <w:jc w:val="right"/>
              <w:rPr>
                <w:rFonts w:ascii="Arial" w:eastAsia="Arial" w:hAnsi="Arial" w:cs="Arial"/>
              </w:rPr>
            </w:pPr>
            <w:r w:rsidRPr="00EB42BE">
              <w:rPr>
                <w:rFonts w:ascii="Arial" w:eastAsia="Arial" w:hAnsi="Arial" w:cs="Arial"/>
              </w:rPr>
              <w:t>3.59</w:t>
            </w:r>
          </w:p>
        </w:tc>
      </w:tr>
      <w:tr w:rsidR="00C14C0B" w:rsidRPr="00EB42BE" w14:paraId="6ED10D53" w14:textId="77777777" w:rsidTr="004E2717">
        <w:trPr>
          <w:trHeight w:val="260"/>
        </w:trPr>
        <w:tc>
          <w:tcPr>
            <w:tcW w:w="4802" w:type="dxa"/>
            <w:vMerge w:val="restart"/>
            <w:tcBorders>
              <w:top w:val="single" w:sz="8" w:space="0" w:color="AEAEAE"/>
              <w:bottom w:val="single" w:sz="8" w:space="0" w:color="152935"/>
            </w:tcBorders>
            <w:shd w:val="clear" w:color="auto" w:fill="E0E0E0"/>
          </w:tcPr>
          <w:p w14:paraId="0000069D" w14:textId="77777777" w:rsidR="00C14C0B" w:rsidRPr="00EB42BE" w:rsidRDefault="00DF6B49">
            <w:pPr>
              <w:ind w:left="60" w:right="60"/>
              <w:rPr>
                <w:rFonts w:ascii="Arial" w:eastAsia="Arial" w:hAnsi="Arial" w:cs="Arial"/>
              </w:rPr>
            </w:pPr>
            <w:r w:rsidRPr="00EB42BE">
              <w:rPr>
                <w:rFonts w:ascii="Arial" w:eastAsia="Arial" w:hAnsi="Arial" w:cs="Arial"/>
              </w:rPr>
              <w:t>Performance (Walmart): I am likely to recommend Walmart to family and friends.</w:t>
            </w:r>
          </w:p>
        </w:tc>
        <w:tc>
          <w:tcPr>
            <w:tcW w:w="3293" w:type="dxa"/>
            <w:tcBorders>
              <w:top w:val="single" w:sz="8" w:space="0" w:color="AEAEAE"/>
              <w:bottom w:val="single" w:sz="8" w:space="0" w:color="AEAEAE"/>
              <w:right w:val="single" w:sz="8" w:space="0" w:color="E0E0E0"/>
            </w:tcBorders>
            <w:shd w:val="clear" w:color="auto" w:fill="E0E0E0"/>
          </w:tcPr>
          <w:p w14:paraId="0000069E" w14:textId="77777777" w:rsidR="00C14C0B" w:rsidRPr="00EB42BE" w:rsidRDefault="00DF6B49">
            <w:pPr>
              <w:ind w:left="60" w:right="60"/>
              <w:rPr>
                <w:rFonts w:ascii="Arial" w:eastAsia="Arial" w:hAnsi="Arial" w:cs="Arial"/>
              </w:rPr>
            </w:pPr>
            <w:r w:rsidRPr="00EB42BE">
              <w:rPr>
                <w:rFonts w:ascii="Arial" w:eastAsia="Arial" w:hAnsi="Arial" w:cs="Arial"/>
              </w:rPr>
              <w:t>Black or African American</w:t>
            </w:r>
          </w:p>
        </w:tc>
        <w:tc>
          <w:tcPr>
            <w:tcW w:w="935" w:type="dxa"/>
            <w:tcBorders>
              <w:top w:val="single" w:sz="8" w:space="0" w:color="AEAEAE"/>
              <w:left w:val="single" w:sz="8" w:space="0" w:color="E0E0E0"/>
              <w:bottom w:val="single" w:sz="8" w:space="0" w:color="AEAEAE"/>
              <w:right w:val="single" w:sz="8" w:space="0" w:color="E0E0E0"/>
            </w:tcBorders>
            <w:shd w:val="clear" w:color="auto" w:fill="F9F9FB"/>
          </w:tcPr>
          <w:p w14:paraId="0000069F" w14:textId="77777777" w:rsidR="00C14C0B" w:rsidRPr="00EB42BE" w:rsidRDefault="00DF6B49">
            <w:pPr>
              <w:ind w:left="60" w:right="60"/>
              <w:jc w:val="right"/>
              <w:rPr>
                <w:rFonts w:ascii="Arial" w:eastAsia="Arial" w:hAnsi="Arial" w:cs="Arial"/>
              </w:rPr>
            </w:pPr>
            <w:r w:rsidRPr="00EB42BE">
              <w:rPr>
                <w:rFonts w:ascii="Arial" w:eastAsia="Arial" w:hAnsi="Arial" w:cs="Arial"/>
              </w:rPr>
              <w:t>3.91</w:t>
            </w:r>
          </w:p>
        </w:tc>
      </w:tr>
      <w:tr w:rsidR="00C14C0B" w:rsidRPr="00EB42BE" w14:paraId="64F918A5" w14:textId="77777777" w:rsidTr="004E2717">
        <w:trPr>
          <w:trHeight w:val="144"/>
        </w:trPr>
        <w:tc>
          <w:tcPr>
            <w:tcW w:w="4802" w:type="dxa"/>
            <w:vMerge/>
            <w:tcBorders>
              <w:top w:val="single" w:sz="8" w:space="0" w:color="AEAEAE"/>
              <w:bottom w:val="single" w:sz="8" w:space="0" w:color="152935"/>
            </w:tcBorders>
            <w:shd w:val="clear" w:color="auto" w:fill="E0E0E0"/>
          </w:tcPr>
          <w:p w14:paraId="000006A0"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293" w:type="dxa"/>
            <w:tcBorders>
              <w:top w:val="single" w:sz="8" w:space="0" w:color="AEAEAE"/>
              <w:bottom w:val="single" w:sz="8" w:space="0" w:color="152935"/>
              <w:right w:val="single" w:sz="8" w:space="0" w:color="E0E0E0"/>
            </w:tcBorders>
            <w:shd w:val="clear" w:color="auto" w:fill="E0E0E0"/>
          </w:tcPr>
          <w:p w14:paraId="000006A1" w14:textId="77777777" w:rsidR="00C14C0B" w:rsidRPr="00EB42BE" w:rsidRDefault="00DF6B49">
            <w:pPr>
              <w:ind w:left="60" w:right="60"/>
              <w:rPr>
                <w:rFonts w:ascii="Arial" w:eastAsia="Arial" w:hAnsi="Arial" w:cs="Arial"/>
              </w:rPr>
            </w:pPr>
            <w:r w:rsidRPr="00EB42BE">
              <w:rPr>
                <w:rFonts w:ascii="Arial" w:eastAsia="Arial" w:hAnsi="Arial" w:cs="Arial"/>
              </w:rPr>
              <w:t>White</w:t>
            </w:r>
          </w:p>
        </w:tc>
        <w:tc>
          <w:tcPr>
            <w:tcW w:w="935" w:type="dxa"/>
            <w:tcBorders>
              <w:top w:val="single" w:sz="8" w:space="0" w:color="AEAEAE"/>
              <w:left w:val="single" w:sz="8" w:space="0" w:color="E0E0E0"/>
              <w:bottom w:val="single" w:sz="8" w:space="0" w:color="152935"/>
              <w:right w:val="single" w:sz="8" w:space="0" w:color="E0E0E0"/>
            </w:tcBorders>
            <w:shd w:val="clear" w:color="auto" w:fill="F9F9FB"/>
          </w:tcPr>
          <w:p w14:paraId="000006A2" w14:textId="77777777" w:rsidR="00C14C0B" w:rsidRPr="00EB42BE" w:rsidRDefault="00DF6B49">
            <w:pPr>
              <w:ind w:left="60" w:right="60"/>
              <w:jc w:val="right"/>
              <w:rPr>
                <w:rFonts w:ascii="Arial" w:eastAsia="Arial" w:hAnsi="Arial" w:cs="Arial"/>
              </w:rPr>
            </w:pPr>
            <w:r w:rsidRPr="00EB42BE">
              <w:rPr>
                <w:rFonts w:ascii="Arial" w:eastAsia="Arial" w:hAnsi="Arial" w:cs="Arial"/>
              </w:rPr>
              <w:t>3.40</w:t>
            </w:r>
          </w:p>
        </w:tc>
      </w:tr>
    </w:tbl>
    <w:p w14:paraId="000006A3" w14:textId="77777777" w:rsidR="00C14C0B" w:rsidRPr="00EB42BE" w:rsidRDefault="00C14C0B">
      <w:pPr>
        <w:spacing w:after="240" w:line="240" w:lineRule="auto"/>
        <w:rPr>
          <w:rFonts w:ascii="Arial" w:eastAsia="Arial" w:hAnsi="Arial" w:cs="Arial"/>
        </w:rPr>
      </w:pPr>
    </w:p>
    <w:p w14:paraId="000006A4" w14:textId="77777777" w:rsidR="00C14C0B" w:rsidRPr="00EB42BE" w:rsidRDefault="00C14C0B">
      <w:pPr>
        <w:spacing w:after="240" w:line="240" w:lineRule="auto"/>
        <w:rPr>
          <w:rFonts w:ascii="Arial" w:eastAsia="Arial" w:hAnsi="Arial" w:cs="Arial"/>
        </w:rPr>
      </w:pPr>
    </w:p>
    <w:p w14:paraId="000006A5" w14:textId="77777777" w:rsidR="00C14C0B" w:rsidRPr="00EB42BE" w:rsidRDefault="00C14C0B">
      <w:pPr>
        <w:spacing w:after="240" w:line="240" w:lineRule="auto"/>
        <w:rPr>
          <w:rFonts w:ascii="Arial" w:eastAsia="Arial" w:hAnsi="Arial" w:cs="Arial"/>
        </w:rPr>
      </w:pPr>
    </w:p>
    <w:p w14:paraId="000006A6" w14:textId="77777777" w:rsidR="00C14C0B" w:rsidRPr="00EB42BE" w:rsidRDefault="00C14C0B">
      <w:pPr>
        <w:spacing w:after="240" w:line="240" w:lineRule="auto"/>
        <w:rPr>
          <w:rFonts w:ascii="Arial" w:eastAsia="Arial" w:hAnsi="Arial" w:cs="Arial"/>
        </w:rPr>
      </w:pPr>
    </w:p>
    <w:p w14:paraId="000006A7" w14:textId="77777777" w:rsidR="00C14C0B" w:rsidRPr="00EB42BE" w:rsidRDefault="00C14C0B">
      <w:pPr>
        <w:spacing w:after="240" w:line="240" w:lineRule="auto"/>
        <w:rPr>
          <w:rFonts w:ascii="Arial" w:eastAsia="Arial" w:hAnsi="Arial" w:cs="Arial"/>
        </w:rPr>
      </w:pPr>
    </w:p>
    <w:p w14:paraId="000006A8" w14:textId="77777777" w:rsidR="00C14C0B" w:rsidRPr="00EB42BE" w:rsidRDefault="00C14C0B">
      <w:pPr>
        <w:spacing w:after="240" w:line="240" w:lineRule="auto"/>
        <w:rPr>
          <w:rFonts w:ascii="Arial" w:eastAsia="Arial" w:hAnsi="Arial" w:cs="Arial"/>
        </w:rPr>
      </w:pPr>
    </w:p>
    <w:p w14:paraId="000006A9" w14:textId="77777777" w:rsidR="00C14C0B" w:rsidRPr="00EB42BE" w:rsidRDefault="00C14C0B">
      <w:pPr>
        <w:spacing w:after="240" w:line="240" w:lineRule="auto"/>
        <w:rPr>
          <w:rFonts w:ascii="Arial" w:eastAsia="Arial" w:hAnsi="Arial" w:cs="Arial"/>
        </w:rPr>
      </w:pPr>
    </w:p>
    <w:p w14:paraId="000006AA" w14:textId="77777777" w:rsidR="00C14C0B" w:rsidRPr="00EB42BE" w:rsidRDefault="00C14C0B">
      <w:pPr>
        <w:spacing w:after="240" w:line="240" w:lineRule="auto"/>
        <w:rPr>
          <w:rFonts w:ascii="Arial" w:eastAsia="Arial" w:hAnsi="Arial" w:cs="Arial"/>
        </w:rPr>
      </w:pPr>
    </w:p>
    <w:p w14:paraId="000006AB" w14:textId="77777777" w:rsidR="00C14C0B" w:rsidRPr="00EB42BE" w:rsidRDefault="00C14C0B">
      <w:pPr>
        <w:spacing w:after="240" w:line="240" w:lineRule="auto"/>
        <w:rPr>
          <w:rFonts w:ascii="Arial" w:eastAsia="Arial" w:hAnsi="Arial" w:cs="Arial"/>
        </w:rPr>
      </w:pPr>
    </w:p>
    <w:p w14:paraId="000006AE" w14:textId="77777777" w:rsidR="00C14C0B" w:rsidRPr="00EB42BE" w:rsidRDefault="00C14C0B">
      <w:pPr>
        <w:spacing w:after="240" w:line="240" w:lineRule="auto"/>
        <w:rPr>
          <w:rFonts w:ascii="Arial" w:eastAsia="Arial" w:hAnsi="Arial" w:cs="Arial"/>
        </w:rPr>
      </w:pPr>
    </w:p>
    <w:tbl>
      <w:tblPr>
        <w:tblStyle w:val="afff4"/>
        <w:tblW w:w="9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35"/>
        <w:gridCol w:w="3164"/>
        <w:gridCol w:w="845"/>
        <w:gridCol w:w="1063"/>
        <w:gridCol w:w="1127"/>
      </w:tblGrid>
      <w:tr w:rsidR="00C14C0B" w:rsidRPr="00EB42BE" w14:paraId="238CF6B5" w14:textId="77777777" w:rsidTr="004E2717">
        <w:trPr>
          <w:trHeight w:val="262"/>
        </w:trPr>
        <w:tc>
          <w:tcPr>
            <w:tcW w:w="6199" w:type="dxa"/>
            <w:gridSpan w:val="2"/>
            <w:vMerge w:val="restart"/>
            <w:shd w:val="clear" w:color="auto" w:fill="FFFFFF"/>
            <w:vAlign w:val="bottom"/>
          </w:tcPr>
          <w:p w14:paraId="000006B1"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845" w:type="dxa"/>
            <w:vMerge w:val="restart"/>
            <w:tcBorders>
              <w:left w:val="single" w:sz="8" w:space="0" w:color="E0E0E0"/>
              <w:right w:val="single" w:sz="8" w:space="0" w:color="E0E0E0"/>
            </w:tcBorders>
            <w:shd w:val="clear" w:color="auto" w:fill="FFFFFF"/>
            <w:vAlign w:val="bottom"/>
          </w:tcPr>
          <w:p w14:paraId="000006B3" w14:textId="77777777" w:rsidR="00C14C0B" w:rsidRPr="00EB42BE" w:rsidRDefault="00DF6B49">
            <w:pPr>
              <w:ind w:left="60" w:right="60"/>
              <w:jc w:val="center"/>
              <w:rPr>
                <w:rFonts w:ascii="Arial" w:eastAsia="Arial" w:hAnsi="Arial" w:cs="Arial"/>
              </w:rPr>
            </w:pPr>
            <w:r w:rsidRPr="00EB42BE">
              <w:rPr>
                <w:rFonts w:ascii="Arial" w:eastAsia="Arial" w:hAnsi="Arial" w:cs="Arial"/>
              </w:rPr>
              <w:t>t</w:t>
            </w:r>
          </w:p>
        </w:tc>
        <w:tc>
          <w:tcPr>
            <w:tcW w:w="2190" w:type="dxa"/>
            <w:gridSpan w:val="2"/>
            <w:tcBorders>
              <w:left w:val="single" w:sz="8" w:space="0" w:color="E0E0E0"/>
              <w:right w:val="single" w:sz="8" w:space="0" w:color="E0E0E0"/>
            </w:tcBorders>
            <w:shd w:val="clear" w:color="auto" w:fill="FFFFFF"/>
            <w:vAlign w:val="bottom"/>
          </w:tcPr>
          <w:p w14:paraId="000006B4" w14:textId="77777777" w:rsidR="00C14C0B" w:rsidRPr="00EB42BE" w:rsidRDefault="00DF6B49">
            <w:pPr>
              <w:ind w:left="60" w:right="60"/>
              <w:jc w:val="center"/>
              <w:rPr>
                <w:rFonts w:ascii="Arial" w:eastAsia="Arial" w:hAnsi="Arial" w:cs="Arial"/>
              </w:rPr>
            </w:pPr>
            <w:r w:rsidRPr="00EB42BE">
              <w:rPr>
                <w:rFonts w:ascii="Arial" w:eastAsia="Arial" w:hAnsi="Arial" w:cs="Arial"/>
              </w:rPr>
              <w:t>Significance</w:t>
            </w:r>
          </w:p>
        </w:tc>
      </w:tr>
      <w:tr w:rsidR="00C14C0B" w:rsidRPr="00EB42BE" w14:paraId="71E14528" w14:textId="77777777" w:rsidTr="004E2717">
        <w:trPr>
          <w:trHeight w:val="145"/>
        </w:trPr>
        <w:tc>
          <w:tcPr>
            <w:tcW w:w="6199" w:type="dxa"/>
            <w:gridSpan w:val="2"/>
            <w:vMerge/>
            <w:shd w:val="clear" w:color="auto" w:fill="FFFFFF"/>
            <w:vAlign w:val="bottom"/>
          </w:tcPr>
          <w:p w14:paraId="000006B6"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845" w:type="dxa"/>
            <w:vMerge/>
            <w:tcBorders>
              <w:left w:val="single" w:sz="8" w:space="0" w:color="E0E0E0"/>
              <w:right w:val="single" w:sz="8" w:space="0" w:color="E0E0E0"/>
            </w:tcBorders>
            <w:shd w:val="clear" w:color="auto" w:fill="FFFFFF"/>
            <w:vAlign w:val="bottom"/>
          </w:tcPr>
          <w:p w14:paraId="000006B8"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063" w:type="dxa"/>
            <w:tcBorders>
              <w:left w:val="single" w:sz="8" w:space="0" w:color="E0E0E0"/>
              <w:bottom w:val="single" w:sz="8" w:space="0" w:color="152935"/>
              <w:right w:val="single" w:sz="8" w:space="0" w:color="E0E0E0"/>
            </w:tcBorders>
            <w:shd w:val="clear" w:color="auto" w:fill="FFFFFF"/>
            <w:vAlign w:val="bottom"/>
          </w:tcPr>
          <w:p w14:paraId="000006B9" w14:textId="77777777" w:rsidR="00C14C0B" w:rsidRPr="00EB42BE" w:rsidRDefault="00DF6B49">
            <w:pPr>
              <w:ind w:left="60" w:right="60"/>
              <w:jc w:val="center"/>
              <w:rPr>
                <w:rFonts w:ascii="Arial" w:eastAsia="Arial" w:hAnsi="Arial" w:cs="Arial"/>
              </w:rPr>
            </w:pPr>
            <w:r w:rsidRPr="00EB42BE">
              <w:rPr>
                <w:rFonts w:ascii="Arial" w:eastAsia="Arial" w:hAnsi="Arial" w:cs="Arial"/>
              </w:rPr>
              <w:t>One-Sided p</w:t>
            </w:r>
          </w:p>
        </w:tc>
        <w:tc>
          <w:tcPr>
            <w:tcW w:w="1127" w:type="dxa"/>
            <w:tcBorders>
              <w:left w:val="single" w:sz="8" w:space="0" w:color="E0E0E0"/>
              <w:bottom w:val="single" w:sz="8" w:space="0" w:color="152935"/>
              <w:right w:val="single" w:sz="8" w:space="0" w:color="E0E0E0"/>
            </w:tcBorders>
            <w:shd w:val="clear" w:color="auto" w:fill="FFFFFF"/>
            <w:vAlign w:val="bottom"/>
          </w:tcPr>
          <w:p w14:paraId="000006BA" w14:textId="77777777" w:rsidR="00C14C0B" w:rsidRPr="00EB42BE" w:rsidRDefault="00DF6B49">
            <w:pPr>
              <w:ind w:left="60" w:right="60"/>
              <w:jc w:val="center"/>
              <w:rPr>
                <w:rFonts w:ascii="Arial" w:eastAsia="Arial" w:hAnsi="Arial" w:cs="Arial"/>
              </w:rPr>
            </w:pPr>
            <w:r w:rsidRPr="00EB42BE">
              <w:rPr>
                <w:rFonts w:ascii="Arial" w:eastAsia="Arial" w:hAnsi="Arial" w:cs="Arial"/>
              </w:rPr>
              <w:t>Two-Sided p</w:t>
            </w:r>
          </w:p>
        </w:tc>
      </w:tr>
      <w:tr w:rsidR="00C14C0B" w:rsidRPr="00EB42BE" w14:paraId="6A2713B4" w14:textId="77777777" w:rsidTr="004E2717">
        <w:trPr>
          <w:trHeight w:val="262"/>
        </w:trPr>
        <w:tc>
          <w:tcPr>
            <w:tcW w:w="3035" w:type="dxa"/>
            <w:vMerge w:val="restart"/>
            <w:tcBorders>
              <w:top w:val="single" w:sz="8" w:space="0" w:color="152935"/>
              <w:bottom w:val="single" w:sz="8" w:space="0" w:color="152935"/>
            </w:tcBorders>
            <w:shd w:val="clear" w:color="auto" w:fill="E0E0E0"/>
          </w:tcPr>
          <w:p w14:paraId="000006BB" w14:textId="77777777" w:rsidR="00C14C0B" w:rsidRPr="00EB42BE" w:rsidRDefault="00DF6B49">
            <w:pPr>
              <w:ind w:left="60" w:right="60"/>
              <w:rPr>
                <w:rFonts w:ascii="Arial" w:eastAsia="Arial" w:hAnsi="Arial" w:cs="Arial"/>
              </w:rPr>
            </w:pPr>
            <w:r w:rsidRPr="00EB42BE">
              <w:rPr>
                <w:rFonts w:ascii="Arial" w:eastAsia="Arial" w:hAnsi="Arial" w:cs="Arial"/>
              </w:rPr>
              <w:t>Performance (Walmart): I am a regular customer at Walmart</w:t>
            </w:r>
          </w:p>
        </w:tc>
        <w:tc>
          <w:tcPr>
            <w:tcW w:w="3164" w:type="dxa"/>
            <w:tcBorders>
              <w:top w:val="single" w:sz="8" w:space="0" w:color="152935"/>
              <w:bottom w:val="single" w:sz="8" w:space="0" w:color="AEAEAE"/>
              <w:right w:val="single" w:sz="8" w:space="0" w:color="E0E0E0"/>
            </w:tcBorders>
            <w:shd w:val="clear" w:color="auto" w:fill="E0E0E0"/>
          </w:tcPr>
          <w:p w14:paraId="000006BC"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845" w:type="dxa"/>
            <w:tcBorders>
              <w:top w:val="single" w:sz="8" w:space="0" w:color="152935"/>
              <w:left w:val="single" w:sz="8" w:space="0" w:color="E0E0E0"/>
              <w:bottom w:val="single" w:sz="8" w:space="0" w:color="AEAEAE"/>
              <w:right w:val="single" w:sz="8" w:space="0" w:color="E0E0E0"/>
            </w:tcBorders>
            <w:shd w:val="clear" w:color="auto" w:fill="F9F9FB"/>
          </w:tcPr>
          <w:p w14:paraId="000006BD" w14:textId="77777777" w:rsidR="00C14C0B" w:rsidRPr="00EB42BE" w:rsidRDefault="00DF6B49">
            <w:pPr>
              <w:ind w:left="60" w:right="60"/>
              <w:jc w:val="right"/>
              <w:rPr>
                <w:rFonts w:ascii="Arial" w:eastAsia="Arial" w:hAnsi="Arial" w:cs="Arial"/>
              </w:rPr>
            </w:pPr>
            <w:r w:rsidRPr="00EB42BE">
              <w:rPr>
                <w:rFonts w:ascii="Arial" w:eastAsia="Arial" w:hAnsi="Arial" w:cs="Arial"/>
              </w:rPr>
              <w:t>2.197</w:t>
            </w:r>
          </w:p>
        </w:tc>
        <w:tc>
          <w:tcPr>
            <w:tcW w:w="1063" w:type="dxa"/>
            <w:tcBorders>
              <w:top w:val="single" w:sz="8" w:space="0" w:color="152935"/>
              <w:left w:val="single" w:sz="8" w:space="0" w:color="E0E0E0"/>
              <w:bottom w:val="single" w:sz="8" w:space="0" w:color="AEAEAE"/>
              <w:right w:val="single" w:sz="8" w:space="0" w:color="E0E0E0"/>
            </w:tcBorders>
            <w:shd w:val="clear" w:color="auto" w:fill="F9F9FB"/>
          </w:tcPr>
          <w:p w14:paraId="000006BE" w14:textId="77777777" w:rsidR="00C14C0B" w:rsidRPr="00EB42BE" w:rsidRDefault="00DF6B49">
            <w:pPr>
              <w:ind w:left="60" w:right="60"/>
              <w:jc w:val="right"/>
              <w:rPr>
                <w:rFonts w:ascii="Arial" w:eastAsia="Arial" w:hAnsi="Arial" w:cs="Arial"/>
              </w:rPr>
            </w:pPr>
            <w:r w:rsidRPr="00EB42BE">
              <w:rPr>
                <w:rFonts w:ascii="Arial" w:eastAsia="Arial" w:hAnsi="Arial" w:cs="Arial"/>
              </w:rPr>
              <w:t>.014</w:t>
            </w:r>
          </w:p>
        </w:tc>
        <w:tc>
          <w:tcPr>
            <w:tcW w:w="1127" w:type="dxa"/>
            <w:tcBorders>
              <w:top w:val="single" w:sz="8" w:space="0" w:color="152935"/>
              <w:left w:val="single" w:sz="8" w:space="0" w:color="E0E0E0"/>
              <w:bottom w:val="single" w:sz="8" w:space="0" w:color="AEAEAE"/>
              <w:right w:val="single" w:sz="8" w:space="0" w:color="E0E0E0"/>
            </w:tcBorders>
            <w:shd w:val="clear" w:color="auto" w:fill="F9F9FB"/>
          </w:tcPr>
          <w:p w14:paraId="000006BF" w14:textId="77777777" w:rsidR="00C14C0B" w:rsidRPr="00EB42BE" w:rsidRDefault="00DF6B49">
            <w:pPr>
              <w:ind w:left="60" w:right="60"/>
              <w:jc w:val="right"/>
              <w:rPr>
                <w:rFonts w:ascii="Arial" w:eastAsia="Arial" w:hAnsi="Arial" w:cs="Arial"/>
              </w:rPr>
            </w:pPr>
            <w:r w:rsidRPr="00EB42BE">
              <w:rPr>
                <w:rFonts w:ascii="Arial" w:eastAsia="Arial" w:hAnsi="Arial" w:cs="Arial"/>
              </w:rPr>
              <w:t>.029</w:t>
            </w:r>
          </w:p>
        </w:tc>
      </w:tr>
      <w:tr w:rsidR="00C14C0B" w:rsidRPr="00EB42BE" w14:paraId="782BCA1D" w14:textId="77777777" w:rsidTr="004E2717">
        <w:trPr>
          <w:trHeight w:val="145"/>
        </w:trPr>
        <w:tc>
          <w:tcPr>
            <w:tcW w:w="3035" w:type="dxa"/>
            <w:vMerge/>
            <w:tcBorders>
              <w:top w:val="single" w:sz="8" w:space="0" w:color="152935"/>
              <w:bottom w:val="single" w:sz="8" w:space="0" w:color="152935"/>
            </w:tcBorders>
            <w:shd w:val="clear" w:color="auto" w:fill="E0E0E0"/>
          </w:tcPr>
          <w:p w14:paraId="000006C0"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164" w:type="dxa"/>
            <w:tcBorders>
              <w:top w:val="single" w:sz="8" w:space="0" w:color="AEAEAE"/>
              <w:bottom w:val="single" w:sz="8" w:space="0" w:color="AEAEAE"/>
              <w:right w:val="single" w:sz="8" w:space="0" w:color="E0E0E0"/>
            </w:tcBorders>
            <w:shd w:val="clear" w:color="auto" w:fill="E0E0E0"/>
          </w:tcPr>
          <w:p w14:paraId="000006C1"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845" w:type="dxa"/>
            <w:tcBorders>
              <w:top w:val="single" w:sz="8" w:space="0" w:color="AEAEAE"/>
              <w:left w:val="single" w:sz="8" w:space="0" w:color="E0E0E0"/>
              <w:bottom w:val="single" w:sz="8" w:space="0" w:color="AEAEAE"/>
              <w:right w:val="single" w:sz="8" w:space="0" w:color="E0E0E0"/>
            </w:tcBorders>
            <w:shd w:val="clear" w:color="auto" w:fill="F9F9FB"/>
          </w:tcPr>
          <w:p w14:paraId="000006C2" w14:textId="77777777" w:rsidR="00C14C0B" w:rsidRPr="00EB42BE" w:rsidRDefault="00DF6B49">
            <w:pPr>
              <w:ind w:left="60" w:right="60"/>
              <w:jc w:val="right"/>
              <w:rPr>
                <w:rFonts w:ascii="Arial" w:eastAsia="Arial" w:hAnsi="Arial" w:cs="Arial"/>
              </w:rPr>
            </w:pPr>
            <w:r w:rsidRPr="00EB42BE">
              <w:rPr>
                <w:rFonts w:ascii="Arial" w:eastAsia="Arial" w:hAnsi="Arial" w:cs="Arial"/>
              </w:rPr>
              <w:t>2.200</w:t>
            </w:r>
          </w:p>
        </w:tc>
        <w:tc>
          <w:tcPr>
            <w:tcW w:w="1063" w:type="dxa"/>
            <w:tcBorders>
              <w:top w:val="single" w:sz="8" w:space="0" w:color="AEAEAE"/>
              <w:left w:val="single" w:sz="8" w:space="0" w:color="E0E0E0"/>
              <w:bottom w:val="single" w:sz="8" w:space="0" w:color="AEAEAE"/>
              <w:right w:val="single" w:sz="8" w:space="0" w:color="E0E0E0"/>
            </w:tcBorders>
            <w:shd w:val="clear" w:color="auto" w:fill="F9F9FB"/>
          </w:tcPr>
          <w:p w14:paraId="000006C3" w14:textId="77777777" w:rsidR="00C14C0B" w:rsidRPr="00EB42BE" w:rsidRDefault="00DF6B49">
            <w:pPr>
              <w:ind w:left="60" w:right="60"/>
              <w:jc w:val="right"/>
              <w:rPr>
                <w:rFonts w:ascii="Arial" w:eastAsia="Arial" w:hAnsi="Arial" w:cs="Arial"/>
              </w:rPr>
            </w:pPr>
            <w:r w:rsidRPr="00EB42BE">
              <w:rPr>
                <w:rFonts w:ascii="Arial" w:eastAsia="Arial" w:hAnsi="Arial" w:cs="Arial"/>
              </w:rPr>
              <w:t>.014</w:t>
            </w:r>
          </w:p>
        </w:tc>
        <w:tc>
          <w:tcPr>
            <w:tcW w:w="1127" w:type="dxa"/>
            <w:tcBorders>
              <w:top w:val="single" w:sz="8" w:space="0" w:color="AEAEAE"/>
              <w:left w:val="single" w:sz="8" w:space="0" w:color="E0E0E0"/>
              <w:bottom w:val="single" w:sz="8" w:space="0" w:color="AEAEAE"/>
              <w:right w:val="single" w:sz="8" w:space="0" w:color="E0E0E0"/>
            </w:tcBorders>
            <w:shd w:val="clear" w:color="auto" w:fill="F9F9FB"/>
          </w:tcPr>
          <w:p w14:paraId="000006C4" w14:textId="77777777" w:rsidR="00C14C0B" w:rsidRPr="00EB42BE" w:rsidRDefault="00DF6B49">
            <w:pPr>
              <w:ind w:left="60" w:right="60"/>
              <w:jc w:val="right"/>
              <w:rPr>
                <w:rFonts w:ascii="Arial" w:eastAsia="Arial" w:hAnsi="Arial" w:cs="Arial"/>
              </w:rPr>
            </w:pPr>
            <w:r w:rsidRPr="00EB42BE">
              <w:rPr>
                <w:rFonts w:ascii="Arial" w:eastAsia="Arial" w:hAnsi="Arial" w:cs="Arial"/>
              </w:rPr>
              <w:t>.029</w:t>
            </w:r>
          </w:p>
        </w:tc>
      </w:tr>
      <w:tr w:rsidR="00C14C0B" w:rsidRPr="00EB42BE" w14:paraId="42F59FB0" w14:textId="77777777" w:rsidTr="004E2717">
        <w:trPr>
          <w:trHeight w:val="272"/>
        </w:trPr>
        <w:tc>
          <w:tcPr>
            <w:tcW w:w="3035" w:type="dxa"/>
            <w:vMerge w:val="restart"/>
            <w:tcBorders>
              <w:top w:val="single" w:sz="8" w:space="0" w:color="AEAEAE"/>
              <w:bottom w:val="single" w:sz="8" w:space="0" w:color="AEAEAE"/>
            </w:tcBorders>
            <w:shd w:val="clear" w:color="auto" w:fill="E0E0E0"/>
          </w:tcPr>
          <w:p w14:paraId="000006C5" w14:textId="77777777" w:rsidR="00C14C0B" w:rsidRPr="00EB42BE" w:rsidRDefault="00DF6B49">
            <w:pPr>
              <w:ind w:left="60" w:right="60"/>
              <w:rPr>
                <w:rFonts w:ascii="Arial" w:eastAsia="Arial" w:hAnsi="Arial" w:cs="Arial"/>
              </w:rPr>
            </w:pPr>
            <w:r w:rsidRPr="00EB42BE">
              <w:rPr>
                <w:rFonts w:ascii="Arial" w:eastAsia="Arial" w:hAnsi="Arial" w:cs="Arial"/>
              </w:rPr>
              <w:t>Performance (Walmart): I like the fast self–checkout option at Walmart</w:t>
            </w:r>
          </w:p>
        </w:tc>
        <w:tc>
          <w:tcPr>
            <w:tcW w:w="3164" w:type="dxa"/>
            <w:tcBorders>
              <w:top w:val="single" w:sz="8" w:space="0" w:color="AEAEAE"/>
              <w:bottom w:val="single" w:sz="8" w:space="0" w:color="AEAEAE"/>
              <w:right w:val="single" w:sz="8" w:space="0" w:color="E0E0E0"/>
            </w:tcBorders>
            <w:shd w:val="clear" w:color="auto" w:fill="E0E0E0"/>
          </w:tcPr>
          <w:p w14:paraId="000006C6"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845" w:type="dxa"/>
            <w:tcBorders>
              <w:top w:val="single" w:sz="8" w:space="0" w:color="AEAEAE"/>
              <w:left w:val="single" w:sz="8" w:space="0" w:color="E0E0E0"/>
              <w:bottom w:val="single" w:sz="8" w:space="0" w:color="AEAEAE"/>
              <w:right w:val="single" w:sz="8" w:space="0" w:color="E0E0E0"/>
            </w:tcBorders>
            <w:shd w:val="clear" w:color="auto" w:fill="F9F9FB"/>
          </w:tcPr>
          <w:p w14:paraId="000006C7" w14:textId="77777777" w:rsidR="00C14C0B" w:rsidRPr="00EB42BE" w:rsidRDefault="00DF6B49">
            <w:pPr>
              <w:ind w:left="60" w:right="60"/>
              <w:jc w:val="right"/>
              <w:rPr>
                <w:rFonts w:ascii="Arial" w:eastAsia="Arial" w:hAnsi="Arial" w:cs="Arial"/>
              </w:rPr>
            </w:pPr>
            <w:r w:rsidRPr="00EB42BE">
              <w:rPr>
                <w:rFonts w:ascii="Arial" w:eastAsia="Arial" w:hAnsi="Arial" w:cs="Arial"/>
              </w:rPr>
              <w:t>.847</w:t>
            </w:r>
          </w:p>
        </w:tc>
        <w:tc>
          <w:tcPr>
            <w:tcW w:w="1063" w:type="dxa"/>
            <w:tcBorders>
              <w:top w:val="single" w:sz="8" w:space="0" w:color="AEAEAE"/>
              <w:left w:val="single" w:sz="8" w:space="0" w:color="E0E0E0"/>
              <w:bottom w:val="single" w:sz="8" w:space="0" w:color="AEAEAE"/>
              <w:right w:val="single" w:sz="8" w:space="0" w:color="E0E0E0"/>
            </w:tcBorders>
            <w:shd w:val="clear" w:color="auto" w:fill="F9F9FB"/>
          </w:tcPr>
          <w:p w14:paraId="000006C8" w14:textId="77777777" w:rsidR="00C14C0B" w:rsidRPr="00EB42BE" w:rsidRDefault="00DF6B49">
            <w:pPr>
              <w:ind w:left="60" w:right="60"/>
              <w:jc w:val="right"/>
              <w:rPr>
                <w:rFonts w:ascii="Arial" w:eastAsia="Arial" w:hAnsi="Arial" w:cs="Arial"/>
              </w:rPr>
            </w:pPr>
            <w:r w:rsidRPr="00EB42BE">
              <w:rPr>
                <w:rFonts w:ascii="Arial" w:eastAsia="Arial" w:hAnsi="Arial" w:cs="Arial"/>
              </w:rPr>
              <w:t>.199</w:t>
            </w:r>
          </w:p>
        </w:tc>
        <w:tc>
          <w:tcPr>
            <w:tcW w:w="1127" w:type="dxa"/>
            <w:tcBorders>
              <w:top w:val="single" w:sz="8" w:space="0" w:color="AEAEAE"/>
              <w:left w:val="single" w:sz="8" w:space="0" w:color="E0E0E0"/>
              <w:bottom w:val="single" w:sz="8" w:space="0" w:color="AEAEAE"/>
              <w:right w:val="single" w:sz="8" w:space="0" w:color="E0E0E0"/>
            </w:tcBorders>
            <w:shd w:val="clear" w:color="auto" w:fill="F9F9FB"/>
          </w:tcPr>
          <w:p w14:paraId="000006C9" w14:textId="77777777" w:rsidR="00C14C0B" w:rsidRPr="00EB42BE" w:rsidRDefault="00DF6B49">
            <w:pPr>
              <w:ind w:left="60" w:right="60"/>
              <w:jc w:val="right"/>
              <w:rPr>
                <w:rFonts w:ascii="Arial" w:eastAsia="Arial" w:hAnsi="Arial" w:cs="Arial"/>
              </w:rPr>
            </w:pPr>
            <w:r w:rsidRPr="00EB42BE">
              <w:rPr>
                <w:rFonts w:ascii="Arial" w:eastAsia="Arial" w:hAnsi="Arial" w:cs="Arial"/>
              </w:rPr>
              <w:t>.398</w:t>
            </w:r>
          </w:p>
        </w:tc>
      </w:tr>
      <w:tr w:rsidR="00C14C0B" w:rsidRPr="00EB42BE" w14:paraId="63FC052B" w14:textId="77777777" w:rsidTr="004E2717">
        <w:trPr>
          <w:trHeight w:val="145"/>
        </w:trPr>
        <w:tc>
          <w:tcPr>
            <w:tcW w:w="3035" w:type="dxa"/>
            <w:vMerge/>
            <w:tcBorders>
              <w:top w:val="single" w:sz="8" w:space="0" w:color="AEAEAE"/>
              <w:bottom w:val="single" w:sz="8" w:space="0" w:color="AEAEAE"/>
            </w:tcBorders>
            <w:shd w:val="clear" w:color="auto" w:fill="E0E0E0"/>
          </w:tcPr>
          <w:p w14:paraId="000006CA"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164" w:type="dxa"/>
            <w:tcBorders>
              <w:top w:val="single" w:sz="8" w:space="0" w:color="AEAEAE"/>
              <w:bottom w:val="single" w:sz="8" w:space="0" w:color="AEAEAE"/>
              <w:right w:val="single" w:sz="8" w:space="0" w:color="E0E0E0"/>
            </w:tcBorders>
            <w:shd w:val="clear" w:color="auto" w:fill="E0E0E0"/>
          </w:tcPr>
          <w:p w14:paraId="000006CB"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845" w:type="dxa"/>
            <w:tcBorders>
              <w:top w:val="single" w:sz="8" w:space="0" w:color="AEAEAE"/>
              <w:left w:val="single" w:sz="8" w:space="0" w:color="E0E0E0"/>
              <w:bottom w:val="single" w:sz="8" w:space="0" w:color="AEAEAE"/>
              <w:right w:val="single" w:sz="8" w:space="0" w:color="E0E0E0"/>
            </w:tcBorders>
            <w:shd w:val="clear" w:color="auto" w:fill="F9F9FB"/>
          </w:tcPr>
          <w:p w14:paraId="000006CC" w14:textId="77777777" w:rsidR="00C14C0B" w:rsidRPr="00EB42BE" w:rsidRDefault="00DF6B49">
            <w:pPr>
              <w:ind w:left="60" w:right="60"/>
              <w:jc w:val="right"/>
              <w:rPr>
                <w:rFonts w:ascii="Arial" w:eastAsia="Arial" w:hAnsi="Arial" w:cs="Arial"/>
              </w:rPr>
            </w:pPr>
            <w:r w:rsidRPr="00EB42BE">
              <w:rPr>
                <w:rFonts w:ascii="Arial" w:eastAsia="Arial" w:hAnsi="Arial" w:cs="Arial"/>
              </w:rPr>
              <w:t>.848</w:t>
            </w:r>
          </w:p>
        </w:tc>
        <w:tc>
          <w:tcPr>
            <w:tcW w:w="1063" w:type="dxa"/>
            <w:tcBorders>
              <w:top w:val="single" w:sz="8" w:space="0" w:color="AEAEAE"/>
              <w:left w:val="single" w:sz="8" w:space="0" w:color="E0E0E0"/>
              <w:bottom w:val="single" w:sz="8" w:space="0" w:color="AEAEAE"/>
              <w:right w:val="single" w:sz="8" w:space="0" w:color="E0E0E0"/>
            </w:tcBorders>
            <w:shd w:val="clear" w:color="auto" w:fill="F9F9FB"/>
          </w:tcPr>
          <w:p w14:paraId="000006CD" w14:textId="77777777" w:rsidR="00C14C0B" w:rsidRPr="00EB42BE" w:rsidRDefault="00DF6B49">
            <w:pPr>
              <w:ind w:left="60" w:right="60"/>
              <w:jc w:val="right"/>
              <w:rPr>
                <w:rFonts w:ascii="Arial" w:eastAsia="Arial" w:hAnsi="Arial" w:cs="Arial"/>
              </w:rPr>
            </w:pPr>
            <w:r w:rsidRPr="00EB42BE">
              <w:rPr>
                <w:rFonts w:ascii="Arial" w:eastAsia="Arial" w:hAnsi="Arial" w:cs="Arial"/>
              </w:rPr>
              <w:t>.199</w:t>
            </w:r>
          </w:p>
        </w:tc>
        <w:tc>
          <w:tcPr>
            <w:tcW w:w="1127" w:type="dxa"/>
            <w:tcBorders>
              <w:top w:val="single" w:sz="8" w:space="0" w:color="AEAEAE"/>
              <w:left w:val="single" w:sz="8" w:space="0" w:color="E0E0E0"/>
              <w:bottom w:val="single" w:sz="8" w:space="0" w:color="AEAEAE"/>
              <w:right w:val="single" w:sz="8" w:space="0" w:color="E0E0E0"/>
            </w:tcBorders>
            <w:shd w:val="clear" w:color="auto" w:fill="F9F9FB"/>
          </w:tcPr>
          <w:p w14:paraId="000006CE" w14:textId="77777777" w:rsidR="00C14C0B" w:rsidRPr="00EB42BE" w:rsidRDefault="00DF6B49">
            <w:pPr>
              <w:ind w:left="60" w:right="60"/>
              <w:jc w:val="right"/>
              <w:rPr>
                <w:rFonts w:ascii="Arial" w:eastAsia="Arial" w:hAnsi="Arial" w:cs="Arial"/>
              </w:rPr>
            </w:pPr>
            <w:r w:rsidRPr="00EB42BE">
              <w:rPr>
                <w:rFonts w:ascii="Arial" w:eastAsia="Arial" w:hAnsi="Arial" w:cs="Arial"/>
              </w:rPr>
              <w:t>.397</w:t>
            </w:r>
          </w:p>
        </w:tc>
      </w:tr>
      <w:tr w:rsidR="00C14C0B" w:rsidRPr="00EB42BE" w14:paraId="565F217B" w14:textId="77777777" w:rsidTr="004E2717">
        <w:trPr>
          <w:trHeight w:val="272"/>
        </w:trPr>
        <w:tc>
          <w:tcPr>
            <w:tcW w:w="3035" w:type="dxa"/>
            <w:vMerge w:val="restart"/>
            <w:tcBorders>
              <w:top w:val="single" w:sz="8" w:space="0" w:color="AEAEAE"/>
              <w:bottom w:val="single" w:sz="8" w:space="0" w:color="AEAEAE"/>
            </w:tcBorders>
            <w:shd w:val="clear" w:color="auto" w:fill="E0E0E0"/>
          </w:tcPr>
          <w:p w14:paraId="000006CF" w14:textId="77777777" w:rsidR="00C14C0B" w:rsidRPr="00EB42BE" w:rsidRDefault="00DF6B49">
            <w:pPr>
              <w:ind w:left="60" w:right="60"/>
              <w:rPr>
                <w:rFonts w:ascii="Arial" w:eastAsia="Arial" w:hAnsi="Arial" w:cs="Arial"/>
              </w:rPr>
            </w:pPr>
            <w:r w:rsidRPr="00EB42BE">
              <w:rPr>
                <w:rFonts w:ascii="Arial" w:eastAsia="Arial" w:hAnsi="Arial" w:cs="Arial"/>
              </w:rPr>
              <w:t>Performance (Walmart): Offers a variety of product options</w:t>
            </w:r>
          </w:p>
        </w:tc>
        <w:tc>
          <w:tcPr>
            <w:tcW w:w="3164" w:type="dxa"/>
            <w:tcBorders>
              <w:top w:val="single" w:sz="8" w:space="0" w:color="AEAEAE"/>
              <w:bottom w:val="single" w:sz="8" w:space="0" w:color="AEAEAE"/>
              <w:right w:val="single" w:sz="8" w:space="0" w:color="E0E0E0"/>
            </w:tcBorders>
            <w:shd w:val="clear" w:color="auto" w:fill="E0E0E0"/>
          </w:tcPr>
          <w:p w14:paraId="000006D0"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845" w:type="dxa"/>
            <w:tcBorders>
              <w:top w:val="single" w:sz="8" w:space="0" w:color="AEAEAE"/>
              <w:left w:val="single" w:sz="8" w:space="0" w:color="E0E0E0"/>
              <w:bottom w:val="single" w:sz="8" w:space="0" w:color="AEAEAE"/>
              <w:right w:val="single" w:sz="8" w:space="0" w:color="E0E0E0"/>
            </w:tcBorders>
            <w:shd w:val="clear" w:color="auto" w:fill="F9F9FB"/>
          </w:tcPr>
          <w:p w14:paraId="000006D1" w14:textId="77777777" w:rsidR="00C14C0B" w:rsidRPr="00EB42BE" w:rsidRDefault="00DF6B49">
            <w:pPr>
              <w:ind w:left="60" w:right="60"/>
              <w:jc w:val="right"/>
              <w:rPr>
                <w:rFonts w:ascii="Arial" w:eastAsia="Arial" w:hAnsi="Arial" w:cs="Arial"/>
              </w:rPr>
            </w:pPr>
            <w:r w:rsidRPr="00EB42BE">
              <w:rPr>
                <w:rFonts w:ascii="Arial" w:eastAsia="Arial" w:hAnsi="Arial" w:cs="Arial"/>
              </w:rPr>
              <w:t>.531</w:t>
            </w:r>
          </w:p>
        </w:tc>
        <w:tc>
          <w:tcPr>
            <w:tcW w:w="1063" w:type="dxa"/>
            <w:tcBorders>
              <w:top w:val="single" w:sz="8" w:space="0" w:color="AEAEAE"/>
              <w:left w:val="single" w:sz="8" w:space="0" w:color="E0E0E0"/>
              <w:bottom w:val="single" w:sz="8" w:space="0" w:color="AEAEAE"/>
              <w:right w:val="single" w:sz="8" w:space="0" w:color="E0E0E0"/>
            </w:tcBorders>
            <w:shd w:val="clear" w:color="auto" w:fill="F9F9FB"/>
          </w:tcPr>
          <w:p w14:paraId="000006D2" w14:textId="77777777" w:rsidR="00C14C0B" w:rsidRPr="00EB42BE" w:rsidRDefault="00DF6B49">
            <w:pPr>
              <w:ind w:left="60" w:right="60"/>
              <w:jc w:val="right"/>
              <w:rPr>
                <w:rFonts w:ascii="Arial" w:eastAsia="Arial" w:hAnsi="Arial" w:cs="Arial"/>
              </w:rPr>
            </w:pPr>
            <w:r w:rsidRPr="00EB42BE">
              <w:rPr>
                <w:rFonts w:ascii="Arial" w:eastAsia="Arial" w:hAnsi="Arial" w:cs="Arial"/>
              </w:rPr>
              <w:t>.298</w:t>
            </w:r>
          </w:p>
        </w:tc>
        <w:tc>
          <w:tcPr>
            <w:tcW w:w="1127" w:type="dxa"/>
            <w:tcBorders>
              <w:top w:val="single" w:sz="8" w:space="0" w:color="AEAEAE"/>
              <w:left w:val="single" w:sz="8" w:space="0" w:color="E0E0E0"/>
              <w:bottom w:val="single" w:sz="8" w:space="0" w:color="AEAEAE"/>
              <w:right w:val="single" w:sz="8" w:space="0" w:color="E0E0E0"/>
            </w:tcBorders>
            <w:shd w:val="clear" w:color="auto" w:fill="F9F9FB"/>
          </w:tcPr>
          <w:p w14:paraId="000006D3" w14:textId="77777777" w:rsidR="00C14C0B" w:rsidRPr="00EB42BE" w:rsidRDefault="00DF6B49">
            <w:pPr>
              <w:ind w:left="60" w:right="60"/>
              <w:jc w:val="right"/>
              <w:rPr>
                <w:rFonts w:ascii="Arial" w:eastAsia="Arial" w:hAnsi="Arial" w:cs="Arial"/>
              </w:rPr>
            </w:pPr>
            <w:r w:rsidRPr="00EB42BE">
              <w:rPr>
                <w:rFonts w:ascii="Arial" w:eastAsia="Arial" w:hAnsi="Arial" w:cs="Arial"/>
              </w:rPr>
              <w:t>.596</w:t>
            </w:r>
          </w:p>
        </w:tc>
      </w:tr>
      <w:tr w:rsidR="00C14C0B" w:rsidRPr="00EB42BE" w14:paraId="1A9443E0" w14:textId="77777777" w:rsidTr="004E2717">
        <w:trPr>
          <w:trHeight w:val="145"/>
        </w:trPr>
        <w:tc>
          <w:tcPr>
            <w:tcW w:w="3035" w:type="dxa"/>
            <w:vMerge/>
            <w:tcBorders>
              <w:top w:val="single" w:sz="8" w:space="0" w:color="AEAEAE"/>
              <w:bottom w:val="single" w:sz="8" w:space="0" w:color="AEAEAE"/>
            </w:tcBorders>
            <w:shd w:val="clear" w:color="auto" w:fill="E0E0E0"/>
          </w:tcPr>
          <w:p w14:paraId="000006D4"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164" w:type="dxa"/>
            <w:tcBorders>
              <w:top w:val="single" w:sz="8" w:space="0" w:color="AEAEAE"/>
              <w:bottom w:val="single" w:sz="8" w:space="0" w:color="AEAEAE"/>
              <w:right w:val="single" w:sz="8" w:space="0" w:color="E0E0E0"/>
            </w:tcBorders>
            <w:shd w:val="clear" w:color="auto" w:fill="E0E0E0"/>
          </w:tcPr>
          <w:p w14:paraId="000006D5"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845" w:type="dxa"/>
            <w:tcBorders>
              <w:top w:val="single" w:sz="8" w:space="0" w:color="AEAEAE"/>
              <w:left w:val="single" w:sz="8" w:space="0" w:color="E0E0E0"/>
              <w:bottom w:val="single" w:sz="8" w:space="0" w:color="AEAEAE"/>
              <w:right w:val="single" w:sz="8" w:space="0" w:color="E0E0E0"/>
            </w:tcBorders>
            <w:shd w:val="clear" w:color="auto" w:fill="F9F9FB"/>
          </w:tcPr>
          <w:p w14:paraId="000006D6" w14:textId="77777777" w:rsidR="00C14C0B" w:rsidRPr="00EB42BE" w:rsidRDefault="00DF6B49">
            <w:pPr>
              <w:ind w:left="60" w:right="60"/>
              <w:jc w:val="right"/>
              <w:rPr>
                <w:rFonts w:ascii="Arial" w:eastAsia="Arial" w:hAnsi="Arial" w:cs="Arial"/>
              </w:rPr>
            </w:pPr>
            <w:r w:rsidRPr="00EB42BE">
              <w:rPr>
                <w:rFonts w:ascii="Arial" w:eastAsia="Arial" w:hAnsi="Arial" w:cs="Arial"/>
              </w:rPr>
              <w:t>.531</w:t>
            </w:r>
          </w:p>
        </w:tc>
        <w:tc>
          <w:tcPr>
            <w:tcW w:w="1063" w:type="dxa"/>
            <w:tcBorders>
              <w:top w:val="single" w:sz="8" w:space="0" w:color="AEAEAE"/>
              <w:left w:val="single" w:sz="8" w:space="0" w:color="E0E0E0"/>
              <w:bottom w:val="single" w:sz="8" w:space="0" w:color="AEAEAE"/>
              <w:right w:val="single" w:sz="8" w:space="0" w:color="E0E0E0"/>
            </w:tcBorders>
            <w:shd w:val="clear" w:color="auto" w:fill="F9F9FB"/>
          </w:tcPr>
          <w:p w14:paraId="000006D7" w14:textId="77777777" w:rsidR="00C14C0B" w:rsidRPr="00EB42BE" w:rsidRDefault="00DF6B49">
            <w:pPr>
              <w:ind w:left="60" w:right="60"/>
              <w:jc w:val="right"/>
              <w:rPr>
                <w:rFonts w:ascii="Arial" w:eastAsia="Arial" w:hAnsi="Arial" w:cs="Arial"/>
              </w:rPr>
            </w:pPr>
            <w:r w:rsidRPr="00EB42BE">
              <w:rPr>
                <w:rFonts w:ascii="Arial" w:eastAsia="Arial" w:hAnsi="Arial" w:cs="Arial"/>
              </w:rPr>
              <w:t>.298</w:t>
            </w:r>
          </w:p>
        </w:tc>
        <w:tc>
          <w:tcPr>
            <w:tcW w:w="1127" w:type="dxa"/>
            <w:tcBorders>
              <w:top w:val="single" w:sz="8" w:space="0" w:color="AEAEAE"/>
              <w:left w:val="single" w:sz="8" w:space="0" w:color="E0E0E0"/>
              <w:bottom w:val="single" w:sz="8" w:space="0" w:color="AEAEAE"/>
              <w:right w:val="single" w:sz="8" w:space="0" w:color="E0E0E0"/>
            </w:tcBorders>
            <w:shd w:val="clear" w:color="auto" w:fill="F9F9FB"/>
          </w:tcPr>
          <w:p w14:paraId="000006D8" w14:textId="77777777" w:rsidR="00C14C0B" w:rsidRPr="00EB42BE" w:rsidRDefault="00DF6B49">
            <w:pPr>
              <w:ind w:left="60" w:right="60"/>
              <w:jc w:val="right"/>
              <w:rPr>
                <w:rFonts w:ascii="Arial" w:eastAsia="Arial" w:hAnsi="Arial" w:cs="Arial"/>
              </w:rPr>
            </w:pPr>
            <w:r w:rsidRPr="00EB42BE">
              <w:rPr>
                <w:rFonts w:ascii="Arial" w:eastAsia="Arial" w:hAnsi="Arial" w:cs="Arial"/>
              </w:rPr>
              <w:t>.596</w:t>
            </w:r>
          </w:p>
        </w:tc>
      </w:tr>
      <w:tr w:rsidR="00C14C0B" w:rsidRPr="00EB42BE" w14:paraId="44FCBA32" w14:textId="77777777" w:rsidTr="004E2717">
        <w:trPr>
          <w:trHeight w:val="262"/>
        </w:trPr>
        <w:tc>
          <w:tcPr>
            <w:tcW w:w="3035" w:type="dxa"/>
            <w:vMerge w:val="restart"/>
            <w:tcBorders>
              <w:top w:val="single" w:sz="8" w:space="0" w:color="AEAEAE"/>
              <w:bottom w:val="single" w:sz="8" w:space="0" w:color="AEAEAE"/>
            </w:tcBorders>
            <w:shd w:val="clear" w:color="auto" w:fill="E0E0E0"/>
          </w:tcPr>
          <w:p w14:paraId="000006D9" w14:textId="77777777" w:rsidR="00C14C0B" w:rsidRPr="00EB42BE" w:rsidRDefault="00DF6B49">
            <w:pPr>
              <w:ind w:left="60" w:right="60"/>
              <w:rPr>
                <w:rFonts w:ascii="Arial" w:eastAsia="Arial" w:hAnsi="Arial" w:cs="Arial"/>
              </w:rPr>
            </w:pPr>
            <w:r w:rsidRPr="00EB42BE">
              <w:rPr>
                <w:rFonts w:ascii="Arial" w:eastAsia="Arial" w:hAnsi="Arial" w:cs="Arial"/>
              </w:rPr>
              <w:t>Performance (Walmart): Has more convenient locations for me</w:t>
            </w:r>
          </w:p>
        </w:tc>
        <w:tc>
          <w:tcPr>
            <w:tcW w:w="3164" w:type="dxa"/>
            <w:tcBorders>
              <w:top w:val="single" w:sz="8" w:space="0" w:color="AEAEAE"/>
              <w:bottom w:val="single" w:sz="8" w:space="0" w:color="AEAEAE"/>
              <w:right w:val="single" w:sz="8" w:space="0" w:color="E0E0E0"/>
            </w:tcBorders>
            <w:shd w:val="clear" w:color="auto" w:fill="E0E0E0"/>
          </w:tcPr>
          <w:p w14:paraId="000006DA"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845" w:type="dxa"/>
            <w:tcBorders>
              <w:top w:val="single" w:sz="8" w:space="0" w:color="AEAEAE"/>
              <w:left w:val="single" w:sz="8" w:space="0" w:color="E0E0E0"/>
              <w:bottom w:val="single" w:sz="8" w:space="0" w:color="AEAEAE"/>
              <w:right w:val="single" w:sz="8" w:space="0" w:color="E0E0E0"/>
            </w:tcBorders>
            <w:shd w:val="clear" w:color="auto" w:fill="F9F9FB"/>
          </w:tcPr>
          <w:p w14:paraId="000006DB" w14:textId="77777777" w:rsidR="00C14C0B" w:rsidRPr="00EB42BE" w:rsidRDefault="00DF6B49">
            <w:pPr>
              <w:ind w:left="60" w:right="60"/>
              <w:jc w:val="right"/>
              <w:rPr>
                <w:rFonts w:ascii="Arial" w:eastAsia="Arial" w:hAnsi="Arial" w:cs="Arial"/>
              </w:rPr>
            </w:pPr>
            <w:r w:rsidRPr="00EB42BE">
              <w:rPr>
                <w:rFonts w:ascii="Arial" w:eastAsia="Arial" w:hAnsi="Arial" w:cs="Arial"/>
              </w:rPr>
              <w:t>-.665</w:t>
            </w:r>
          </w:p>
        </w:tc>
        <w:tc>
          <w:tcPr>
            <w:tcW w:w="1063" w:type="dxa"/>
            <w:tcBorders>
              <w:top w:val="single" w:sz="8" w:space="0" w:color="AEAEAE"/>
              <w:left w:val="single" w:sz="8" w:space="0" w:color="E0E0E0"/>
              <w:bottom w:val="single" w:sz="8" w:space="0" w:color="AEAEAE"/>
              <w:right w:val="single" w:sz="8" w:space="0" w:color="E0E0E0"/>
            </w:tcBorders>
            <w:shd w:val="clear" w:color="auto" w:fill="F9F9FB"/>
          </w:tcPr>
          <w:p w14:paraId="000006DC" w14:textId="77777777" w:rsidR="00C14C0B" w:rsidRPr="00EB42BE" w:rsidRDefault="00DF6B49">
            <w:pPr>
              <w:ind w:left="60" w:right="60"/>
              <w:jc w:val="right"/>
              <w:rPr>
                <w:rFonts w:ascii="Arial" w:eastAsia="Arial" w:hAnsi="Arial" w:cs="Arial"/>
              </w:rPr>
            </w:pPr>
            <w:r w:rsidRPr="00EB42BE">
              <w:rPr>
                <w:rFonts w:ascii="Arial" w:eastAsia="Arial" w:hAnsi="Arial" w:cs="Arial"/>
              </w:rPr>
              <w:t>.253</w:t>
            </w:r>
          </w:p>
        </w:tc>
        <w:tc>
          <w:tcPr>
            <w:tcW w:w="1127" w:type="dxa"/>
            <w:tcBorders>
              <w:top w:val="single" w:sz="8" w:space="0" w:color="AEAEAE"/>
              <w:left w:val="single" w:sz="8" w:space="0" w:color="E0E0E0"/>
              <w:bottom w:val="single" w:sz="8" w:space="0" w:color="AEAEAE"/>
              <w:right w:val="single" w:sz="8" w:space="0" w:color="E0E0E0"/>
            </w:tcBorders>
            <w:shd w:val="clear" w:color="auto" w:fill="F9F9FB"/>
          </w:tcPr>
          <w:p w14:paraId="000006DD" w14:textId="77777777" w:rsidR="00C14C0B" w:rsidRPr="00EB42BE" w:rsidRDefault="00DF6B49">
            <w:pPr>
              <w:ind w:left="60" w:right="60"/>
              <w:jc w:val="right"/>
              <w:rPr>
                <w:rFonts w:ascii="Arial" w:eastAsia="Arial" w:hAnsi="Arial" w:cs="Arial"/>
              </w:rPr>
            </w:pPr>
            <w:r w:rsidRPr="00EB42BE">
              <w:rPr>
                <w:rFonts w:ascii="Arial" w:eastAsia="Arial" w:hAnsi="Arial" w:cs="Arial"/>
              </w:rPr>
              <w:t>.506</w:t>
            </w:r>
          </w:p>
        </w:tc>
      </w:tr>
      <w:tr w:rsidR="00C14C0B" w:rsidRPr="00EB42BE" w14:paraId="2E7FF77E" w14:textId="77777777" w:rsidTr="004E2717">
        <w:trPr>
          <w:trHeight w:val="145"/>
        </w:trPr>
        <w:tc>
          <w:tcPr>
            <w:tcW w:w="3035" w:type="dxa"/>
            <w:vMerge/>
            <w:tcBorders>
              <w:top w:val="single" w:sz="8" w:space="0" w:color="AEAEAE"/>
              <w:bottom w:val="single" w:sz="8" w:space="0" w:color="AEAEAE"/>
            </w:tcBorders>
            <w:shd w:val="clear" w:color="auto" w:fill="E0E0E0"/>
          </w:tcPr>
          <w:p w14:paraId="000006DE"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164" w:type="dxa"/>
            <w:tcBorders>
              <w:top w:val="single" w:sz="8" w:space="0" w:color="AEAEAE"/>
              <w:bottom w:val="single" w:sz="8" w:space="0" w:color="AEAEAE"/>
              <w:right w:val="single" w:sz="8" w:space="0" w:color="E0E0E0"/>
            </w:tcBorders>
            <w:shd w:val="clear" w:color="auto" w:fill="E0E0E0"/>
          </w:tcPr>
          <w:p w14:paraId="000006DF"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845" w:type="dxa"/>
            <w:tcBorders>
              <w:top w:val="single" w:sz="8" w:space="0" w:color="AEAEAE"/>
              <w:left w:val="single" w:sz="8" w:space="0" w:color="E0E0E0"/>
              <w:bottom w:val="single" w:sz="8" w:space="0" w:color="AEAEAE"/>
              <w:right w:val="single" w:sz="8" w:space="0" w:color="E0E0E0"/>
            </w:tcBorders>
            <w:shd w:val="clear" w:color="auto" w:fill="F9F9FB"/>
          </w:tcPr>
          <w:p w14:paraId="000006E0" w14:textId="77777777" w:rsidR="00C14C0B" w:rsidRPr="00EB42BE" w:rsidRDefault="00DF6B49">
            <w:pPr>
              <w:ind w:left="60" w:right="60"/>
              <w:jc w:val="right"/>
              <w:rPr>
                <w:rFonts w:ascii="Arial" w:eastAsia="Arial" w:hAnsi="Arial" w:cs="Arial"/>
              </w:rPr>
            </w:pPr>
            <w:r w:rsidRPr="00EB42BE">
              <w:rPr>
                <w:rFonts w:ascii="Arial" w:eastAsia="Arial" w:hAnsi="Arial" w:cs="Arial"/>
              </w:rPr>
              <w:t>-.664</w:t>
            </w:r>
          </w:p>
        </w:tc>
        <w:tc>
          <w:tcPr>
            <w:tcW w:w="1063" w:type="dxa"/>
            <w:tcBorders>
              <w:top w:val="single" w:sz="8" w:space="0" w:color="AEAEAE"/>
              <w:left w:val="single" w:sz="8" w:space="0" w:color="E0E0E0"/>
              <w:bottom w:val="single" w:sz="8" w:space="0" w:color="AEAEAE"/>
              <w:right w:val="single" w:sz="8" w:space="0" w:color="E0E0E0"/>
            </w:tcBorders>
            <w:shd w:val="clear" w:color="auto" w:fill="F9F9FB"/>
          </w:tcPr>
          <w:p w14:paraId="000006E1" w14:textId="77777777" w:rsidR="00C14C0B" w:rsidRPr="00EB42BE" w:rsidRDefault="00DF6B49">
            <w:pPr>
              <w:ind w:left="60" w:right="60"/>
              <w:jc w:val="right"/>
              <w:rPr>
                <w:rFonts w:ascii="Arial" w:eastAsia="Arial" w:hAnsi="Arial" w:cs="Arial"/>
              </w:rPr>
            </w:pPr>
            <w:r w:rsidRPr="00EB42BE">
              <w:rPr>
                <w:rFonts w:ascii="Arial" w:eastAsia="Arial" w:hAnsi="Arial" w:cs="Arial"/>
              </w:rPr>
              <w:t>.253</w:t>
            </w:r>
          </w:p>
        </w:tc>
        <w:tc>
          <w:tcPr>
            <w:tcW w:w="1127" w:type="dxa"/>
            <w:tcBorders>
              <w:top w:val="single" w:sz="8" w:space="0" w:color="AEAEAE"/>
              <w:left w:val="single" w:sz="8" w:space="0" w:color="E0E0E0"/>
              <w:bottom w:val="single" w:sz="8" w:space="0" w:color="AEAEAE"/>
              <w:right w:val="single" w:sz="8" w:space="0" w:color="E0E0E0"/>
            </w:tcBorders>
            <w:shd w:val="clear" w:color="auto" w:fill="F9F9FB"/>
          </w:tcPr>
          <w:p w14:paraId="000006E2" w14:textId="77777777" w:rsidR="00C14C0B" w:rsidRPr="00EB42BE" w:rsidRDefault="00DF6B49">
            <w:pPr>
              <w:ind w:left="60" w:right="60"/>
              <w:jc w:val="right"/>
              <w:rPr>
                <w:rFonts w:ascii="Arial" w:eastAsia="Arial" w:hAnsi="Arial" w:cs="Arial"/>
              </w:rPr>
            </w:pPr>
            <w:r w:rsidRPr="00EB42BE">
              <w:rPr>
                <w:rFonts w:ascii="Arial" w:eastAsia="Arial" w:hAnsi="Arial" w:cs="Arial"/>
              </w:rPr>
              <w:t>.507</w:t>
            </w:r>
          </w:p>
        </w:tc>
      </w:tr>
      <w:tr w:rsidR="00C14C0B" w:rsidRPr="00EB42BE" w14:paraId="7E4662C1" w14:textId="77777777" w:rsidTr="004E2717">
        <w:trPr>
          <w:trHeight w:val="262"/>
        </w:trPr>
        <w:tc>
          <w:tcPr>
            <w:tcW w:w="3035" w:type="dxa"/>
            <w:vMerge w:val="restart"/>
            <w:tcBorders>
              <w:top w:val="single" w:sz="8" w:space="0" w:color="AEAEAE"/>
              <w:bottom w:val="single" w:sz="8" w:space="0" w:color="AEAEAE"/>
            </w:tcBorders>
            <w:shd w:val="clear" w:color="auto" w:fill="E0E0E0"/>
          </w:tcPr>
          <w:p w14:paraId="000006E3" w14:textId="77777777" w:rsidR="00C14C0B" w:rsidRPr="00EB42BE" w:rsidRDefault="00DF6B49">
            <w:pPr>
              <w:ind w:left="60" w:right="60"/>
              <w:rPr>
                <w:rFonts w:ascii="Arial" w:eastAsia="Arial" w:hAnsi="Arial" w:cs="Arial"/>
              </w:rPr>
            </w:pPr>
            <w:r w:rsidRPr="00EB42BE">
              <w:rPr>
                <w:rFonts w:ascii="Arial" w:eastAsia="Arial" w:hAnsi="Arial" w:cs="Arial"/>
              </w:rPr>
              <w:t>Performance (Walmart): Offers products at Reasonable Prices</w:t>
            </w:r>
          </w:p>
        </w:tc>
        <w:tc>
          <w:tcPr>
            <w:tcW w:w="3164" w:type="dxa"/>
            <w:tcBorders>
              <w:top w:val="single" w:sz="8" w:space="0" w:color="AEAEAE"/>
              <w:bottom w:val="single" w:sz="8" w:space="0" w:color="AEAEAE"/>
              <w:right w:val="single" w:sz="8" w:space="0" w:color="E0E0E0"/>
            </w:tcBorders>
            <w:shd w:val="clear" w:color="auto" w:fill="E0E0E0"/>
          </w:tcPr>
          <w:p w14:paraId="000006E4"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845" w:type="dxa"/>
            <w:tcBorders>
              <w:top w:val="single" w:sz="8" w:space="0" w:color="AEAEAE"/>
              <w:left w:val="single" w:sz="8" w:space="0" w:color="E0E0E0"/>
              <w:bottom w:val="single" w:sz="8" w:space="0" w:color="AEAEAE"/>
              <w:right w:val="single" w:sz="8" w:space="0" w:color="E0E0E0"/>
            </w:tcBorders>
            <w:shd w:val="clear" w:color="auto" w:fill="F9F9FB"/>
          </w:tcPr>
          <w:p w14:paraId="000006E5" w14:textId="77777777" w:rsidR="00C14C0B" w:rsidRPr="00EB42BE" w:rsidRDefault="00DF6B49">
            <w:pPr>
              <w:ind w:left="60" w:right="60"/>
              <w:jc w:val="right"/>
              <w:rPr>
                <w:rFonts w:ascii="Arial" w:eastAsia="Arial" w:hAnsi="Arial" w:cs="Arial"/>
              </w:rPr>
            </w:pPr>
            <w:r w:rsidRPr="00EB42BE">
              <w:rPr>
                <w:rFonts w:ascii="Arial" w:eastAsia="Arial" w:hAnsi="Arial" w:cs="Arial"/>
              </w:rPr>
              <w:t>-.836</w:t>
            </w:r>
          </w:p>
        </w:tc>
        <w:tc>
          <w:tcPr>
            <w:tcW w:w="1063" w:type="dxa"/>
            <w:tcBorders>
              <w:top w:val="single" w:sz="8" w:space="0" w:color="AEAEAE"/>
              <w:left w:val="single" w:sz="8" w:space="0" w:color="E0E0E0"/>
              <w:bottom w:val="single" w:sz="8" w:space="0" w:color="AEAEAE"/>
              <w:right w:val="single" w:sz="8" w:space="0" w:color="E0E0E0"/>
            </w:tcBorders>
            <w:shd w:val="clear" w:color="auto" w:fill="F9F9FB"/>
          </w:tcPr>
          <w:p w14:paraId="000006E6" w14:textId="77777777" w:rsidR="00C14C0B" w:rsidRPr="00EB42BE" w:rsidRDefault="00DF6B49">
            <w:pPr>
              <w:ind w:left="60" w:right="60"/>
              <w:jc w:val="right"/>
              <w:rPr>
                <w:rFonts w:ascii="Arial" w:eastAsia="Arial" w:hAnsi="Arial" w:cs="Arial"/>
              </w:rPr>
            </w:pPr>
            <w:r w:rsidRPr="00EB42BE">
              <w:rPr>
                <w:rFonts w:ascii="Arial" w:eastAsia="Arial" w:hAnsi="Arial" w:cs="Arial"/>
              </w:rPr>
              <w:t>.202</w:t>
            </w:r>
          </w:p>
        </w:tc>
        <w:tc>
          <w:tcPr>
            <w:tcW w:w="1127" w:type="dxa"/>
            <w:tcBorders>
              <w:top w:val="single" w:sz="8" w:space="0" w:color="AEAEAE"/>
              <w:left w:val="single" w:sz="8" w:space="0" w:color="E0E0E0"/>
              <w:bottom w:val="single" w:sz="8" w:space="0" w:color="AEAEAE"/>
              <w:right w:val="single" w:sz="8" w:space="0" w:color="E0E0E0"/>
            </w:tcBorders>
            <w:shd w:val="clear" w:color="auto" w:fill="F9F9FB"/>
          </w:tcPr>
          <w:p w14:paraId="000006E7" w14:textId="77777777" w:rsidR="00C14C0B" w:rsidRPr="00EB42BE" w:rsidRDefault="00DF6B49">
            <w:pPr>
              <w:ind w:left="60" w:right="60"/>
              <w:jc w:val="right"/>
              <w:rPr>
                <w:rFonts w:ascii="Arial" w:eastAsia="Arial" w:hAnsi="Arial" w:cs="Arial"/>
              </w:rPr>
            </w:pPr>
            <w:r w:rsidRPr="00EB42BE">
              <w:rPr>
                <w:rFonts w:ascii="Arial" w:eastAsia="Arial" w:hAnsi="Arial" w:cs="Arial"/>
              </w:rPr>
              <w:t>.404</w:t>
            </w:r>
          </w:p>
        </w:tc>
      </w:tr>
      <w:tr w:rsidR="00C14C0B" w:rsidRPr="00EB42BE" w14:paraId="6D4778FA" w14:textId="77777777" w:rsidTr="004E2717">
        <w:trPr>
          <w:trHeight w:val="145"/>
        </w:trPr>
        <w:tc>
          <w:tcPr>
            <w:tcW w:w="3035" w:type="dxa"/>
            <w:vMerge/>
            <w:tcBorders>
              <w:top w:val="single" w:sz="8" w:space="0" w:color="AEAEAE"/>
              <w:bottom w:val="single" w:sz="8" w:space="0" w:color="AEAEAE"/>
            </w:tcBorders>
            <w:shd w:val="clear" w:color="auto" w:fill="E0E0E0"/>
          </w:tcPr>
          <w:p w14:paraId="000006E8"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164" w:type="dxa"/>
            <w:tcBorders>
              <w:top w:val="single" w:sz="8" w:space="0" w:color="AEAEAE"/>
              <w:bottom w:val="single" w:sz="8" w:space="0" w:color="AEAEAE"/>
              <w:right w:val="single" w:sz="8" w:space="0" w:color="E0E0E0"/>
            </w:tcBorders>
            <w:shd w:val="clear" w:color="auto" w:fill="E0E0E0"/>
          </w:tcPr>
          <w:p w14:paraId="000006E9"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845" w:type="dxa"/>
            <w:tcBorders>
              <w:top w:val="single" w:sz="8" w:space="0" w:color="AEAEAE"/>
              <w:left w:val="single" w:sz="8" w:space="0" w:color="E0E0E0"/>
              <w:bottom w:val="single" w:sz="8" w:space="0" w:color="AEAEAE"/>
              <w:right w:val="single" w:sz="8" w:space="0" w:color="E0E0E0"/>
            </w:tcBorders>
            <w:shd w:val="clear" w:color="auto" w:fill="F9F9FB"/>
          </w:tcPr>
          <w:p w14:paraId="000006EA" w14:textId="77777777" w:rsidR="00C14C0B" w:rsidRPr="00EB42BE" w:rsidRDefault="00DF6B49">
            <w:pPr>
              <w:ind w:left="60" w:right="60"/>
              <w:jc w:val="right"/>
              <w:rPr>
                <w:rFonts w:ascii="Arial" w:eastAsia="Arial" w:hAnsi="Arial" w:cs="Arial"/>
              </w:rPr>
            </w:pPr>
            <w:r w:rsidRPr="00EB42BE">
              <w:rPr>
                <w:rFonts w:ascii="Arial" w:eastAsia="Arial" w:hAnsi="Arial" w:cs="Arial"/>
              </w:rPr>
              <w:t>-.835</w:t>
            </w:r>
          </w:p>
        </w:tc>
        <w:tc>
          <w:tcPr>
            <w:tcW w:w="1063" w:type="dxa"/>
            <w:tcBorders>
              <w:top w:val="single" w:sz="8" w:space="0" w:color="AEAEAE"/>
              <w:left w:val="single" w:sz="8" w:space="0" w:color="E0E0E0"/>
              <w:bottom w:val="single" w:sz="8" w:space="0" w:color="AEAEAE"/>
              <w:right w:val="single" w:sz="8" w:space="0" w:color="E0E0E0"/>
            </w:tcBorders>
            <w:shd w:val="clear" w:color="auto" w:fill="F9F9FB"/>
          </w:tcPr>
          <w:p w14:paraId="000006EB" w14:textId="77777777" w:rsidR="00C14C0B" w:rsidRPr="00EB42BE" w:rsidRDefault="00DF6B49">
            <w:pPr>
              <w:ind w:left="60" w:right="60"/>
              <w:jc w:val="right"/>
              <w:rPr>
                <w:rFonts w:ascii="Arial" w:eastAsia="Arial" w:hAnsi="Arial" w:cs="Arial"/>
              </w:rPr>
            </w:pPr>
            <w:r w:rsidRPr="00EB42BE">
              <w:rPr>
                <w:rFonts w:ascii="Arial" w:eastAsia="Arial" w:hAnsi="Arial" w:cs="Arial"/>
              </w:rPr>
              <w:t>.202</w:t>
            </w:r>
          </w:p>
        </w:tc>
        <w:tc>
          <w:tcPr>
            <w:tcW w:w="1127" w:type="dxa"/>
            <w:tcBorders>
              <w:top w:val="single" w:sz="8" w:space="0" w:color="AEAEAE"/>
              <w:left w:val="single" w:sz="8" w:space="0" w:color="E0E0E0"/>
              <w:bottom w:val="single" w:sz="8" w:space="0" w:color="AEAEAE"/>
              <w:right w:val="single" w:sz="8" w:space="0" w:color="E0E0E0"/>
            </w:tcBorders>
            <w:shd w:val="clear" w:color="auto" w:fill="F9F9FB"/>
          </w:tcPr>
          <w:p w14:paraId="000006EC" w14:textId="77777777" w:rsidR="00C14C0B" w:rsidRPr="00EB42BE" w:rsidRDefault="00DF6B49">
            <w:pPr>
              <w:ind w:left="60" w:right="60"/>
              <w:jc w:val="right"/>
              <w:rPr>
                <w:rFonts w:ascii="Arial" w:eastAsia="Arial" w:hAnsi="Arial" w:cs="Arial"/>
              </w:rPr>
            </w:pPr>
            <w:r w:rsidRPr="00EB42BE">
              <w:rPr>
                <w:rFonts w:ascii="Arial" w:eastAsia="Arial" w:hAnsi="Arial" w:cs="Arial"/>
              </w:rPr>
              <w:t>.404</w:t>
            </w:r>
          </w:p>
        </w:tc>
      </w:tr>
      <w:tr w:rsidR="00C14C0B" w:rsidRPr="00EB42BE" w14:paraId="69F8FA31" w14:textId="77777777" w:rsidTr="004E2717">
        <w:trPr>
          <w:trHeight w:val="262"/>
        </w:trPr>
        <w:tc>
          <w:tcPr>
            <w:tcW w:w="3035" w:type="dxa"/>
            <w:vMerge w:val="restart"/>
            <w:tcBorders>
              <w:top w:val="single" w:sz="8" w:space="0" w:color="AEAEAE"/>
              <w:bottom w:val="single" w:sz="8" w:space="0" w:color="AEAEAE"/>
            </w:tcBorders>
            <w:shd w:val="clear" w:color="auto" w:fill="E0E0E0"/>
          </w:tcPr>
          <w:p w14:paraId="000006ED" w14:textId="77777777" w:rsidR="00C14C0B" w:rsidRPr="00EB42BE" w:rsidRDefault="00DF6B49">
            <w:pPr>
              <w:ind w:left="60" w:right="60"/>
              <w:rPr>
                <w:rFonts w:ascii="Arial" w:eastAsia="Arial" w:hAnsi="Arial" w:cs="Arial"/>
              </w:rPr>
            </w:pPr>
            <w:r w:rsidRPr="00EB42BE">
              <w:rPr>
                <w:rFonts w:ascii="Arial" w:eastAsia="Arial" w:hAnsi="Arial" w:cs="Arial"/>
              </w:rPr>
              <w:t>Performance (Walmart): Has Excellent Customer Service</w:t>
            </w:r>
          </w:p>
        </w:tc>
        <w:tc>
          <w:tcPr>
            <w:tcW w:w="3164" w:type="dxa"/>
            <w:tcBorders>
              <w:top w:val="single" w:sz="8" w:space="0" w:color="AEAEAE"/>
              <w:bottom w:val="single" w:sz="8" w:space="0" w:color="AEAEAE"/>
              <w:right w:val="single" w:sz="8" w:space="0" w:color="E0E0E0"/>
            </w:tcBorders>
            <w:shd w:val="clear" w:color="auto" w:fill="E0E0E0"/>
          </w:tcPr>
          <w:p w14:paraId="000006EE"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845" w:type="dxa"/>
            <w:tcBorders>
              <w:top w:val="single" w:sz="8" w:space="0" w:color="AEAEAE"/>
              <w:left w:val="single" w:sz="8" w:space="0" w:color="E0E0E0"/>
              <w:bottom w:val="single" w:sz="8" w:space="0" w:color="AEAEAE"/>
              <w:right w:val="single" w:sz="8" w:space="0" w:color="E0E0E0"/>
            </w:tcBorders>
            <w:shd w:val="clear" w:color="auto" w:fill="F9F9FB"/>
          </w:tcPr>
          <w:p w14:paraId="000006EF" w14:textId="77777777" w:rsidR="00C14C0B" w:rsidRPr="00EB42BE" w:rsidRDefault="00DF6B49">
            <w:pPr>
              <w:ind w:left="60" w:right="60"/>
              <w:jc w:val="right"/>
              <w:rPr>
                <w:rFonts w:ascii="Arial" w:eastAsia="Arial" w:hAnsi="Arial" w:cs="Arial"/>
              </w:rPr>
            </w:pPr>
            <w:r w:rsidRPr="00EB42BE">
              <w:rPr>
                <w:rFonts w:ascii="Arial" w:eastAsia="Arial" w:hAnsi="Arial" w:cs="Arial"/>
              </w:rPr>
              <w:t>5.477</w:t>
            </w:r>
          </w:p>
        </w:tc>
        <w:tc>
          <w:tcPr>
            <w:tcW w:w="1063" w:type="dxa"/>
            <w:tcBorders>
              <w:top w:val="single" w:sz="8" w:space="0" w:color="AEAEAE"/>
              <w:left w:val="single" w:sz="8" w:space="0" w:color="E0E0E0"/>
              <w:bottom w:val="single" w:sz="8" w:space="0" w:color="AEAEAE"/>
              <w:right w:val="single" w:sz="8" w:space="0" w:color="E0E0E0"/>
            </w:tcBorders>
            <w:shd w:val="clear" w:color="auto" w:fill="F9F9FB"/>
          </w:tcPr>
          <w:p w14:paraId="000006F0"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27" w:type="dxa"/>
            <w:tcBorders>
              <w:top w:val="single" w:sz="8" w:space="0" w:color="AEAEAE"/>
              <w:left w:val="single" w:sz="8" w:space="0" w:color="E0E0E0"/>
              <w:bottom w:val="single" w:sz="8" w:space="0" w:color="AEAEAE"/>
              <w:right w:val="single" w:sz="8" w:space="0" w:color="E0E0E0"/>
            </w:tcBorders>
            <w:shd w:val="clear" w:color="auto" w:fill="F9F9FB"/>
          </w:tcPr>
          <w:p w14:paraId="000006F1"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r>
      <w:tr w:rsidR="00C14C0B" w:rsidRPr="00EB42BE" w14:paraId="0FA30EE2" w14:textId="77777777" w:rsidTr="004E2717">
        <w:trPr>
          <w:trHeight w:val="145"/>
        </w:trPr>
        <w:tc>
          <w:tcPr>
            <w:tcW w:w="3035" w:type="dxa"/>
            <w:vMerge/>
            <w:tcBorders>
              <w:top w:val="single" w:sz="8" w:space="0" w:color="AEAEAE"/>
              <w:bottom w:val="single" w:sz="8" w:space="0" w:color="AEAEAE"/>
            </w:tcBorders>
            <w:shd w:val="clear" w:color="auto" w:fill="E0E0E0"/>
          </w:tcPr>
          <w:p w14:paraId="000006F2"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164" w:type="dxa"/>
            <w:tcBorders>
              <w:top w:val="single" w:sz="8" w:space="0" w:color="AEAEAE"/>
              <w:bottom w:val="single" w:sz="8" w:space="0" w:color="AEAEAE"/>
              <w:right w:val="single" w:sz="8" w:space="0" w:color="E0E0E0"/>
            </w:tcBorders>
            <w:shd w:val="clear" w:color="auto" w:fill="E0E0E0"/>
          </w:tcPr>
          <w:p w14:paraId="000006F3"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845" w:type="dxa"/>
            <w:tcBorders>
              <w:top w:val="single" w:sz="8" w:space="0" w:color="AEAEAE"/>
              <w:left w:val="single" w:sz="8" w:space="0" w:color="E0E0E0"/>
              <w:bottom w:val="single" w:sz="8" w:space="0" w:color="AEAEAE"/>
              <w:right w:val="single" w:sz="8" w:space="0" w:color="E0E0E0"/>
            </w:tcBorders>
            <w:shd w:val="clear" w:color="auto" w:fill="F9F9FB"/>
          </w:tcPr>
          <w:p w14:paraId="000006F4" w14:textId="77777777" w:rsidR="00C14C0B" w:rsidRPr="00EB42BE" w:rsidRDefault="00DF6B49">
            <w:pPr>
              <w:ind w:left="60" w:right="60"/>
              <w:jc w:val="right"/>
              <w:rPr>
                <w:rFonts w:ascii="Arial" w:eastAsia="Arial" w:hAnsi="Arial" w:cs="Arial"/>
              </w:rPr>
            </w:pPr>
            <w:r w:rsidRPr="00EB42BE">
              <w:rPr>
                <w:rFonts w:ascii="Arial" w:eastAsia="Arial" w:hAnsi="Arial" w:cs="Arial"/>
              </w:rPr>
              <w:t>5.479</w:t>
            </w:r>
          </w:p>
        </w:tc>
        <w:tc>
          <w:tcPr>
            <w:tcW w:w="1063" w:type="dxa"/>
            <w:tcBorders>
              <w:top w:val="single" w:sz="8" w:space="0" w:color="AEAEAE"/>
              <w:left w:val="single" w:sz="8" w:space="0" w:color="E0E0E0"/>
              <w:bottom w:val="single" w:sz="8" w:space="0" w:color="AEAEAE"/>
              <w:right w:val="single" w:sz="8" w:space="0" w:color="E0E0E0"/>
            </w:tcBorders>
            <w:shd w:val="clear" w:color="auto" w:fill="F9F9FB"/>
          </w:tcPr>
          <w:p w14:paraId="000006F5"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27" w:type="dxa"/>
            <w:tcBorders>
              <w:top w:val="single" w:sz="8" w:space="0" w:color="AEAEAE"/>
              <w:left w:val="single" w:sz="8" w:space="0" w:color="E0E0E0"/>
              <w:bottom w:val="single" w:sz="8" w:space="0" w:color="AEAEAE"/>
              <w:right w:val="single" w:sz="8" w:space="0" w:color="E0E0E0"/>
            </w:tcBorders>
            <w:shd w:val="clear" w:color="auto" w:fill="F9F9FB"/>
          </w:tcPr>
          <w:p w14:paraId="000006F6"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r>
      <w:tr w:rsidR="00C14C0B" w:rsidRPr="00EB42BE" w14:paraId="7D7EA8D9" w14:textId="77777777" w:rsidTr="004E2717">
        <w:trPr>
          <w:trHeight w:val="262"/>
        </w:trPr>
        <w:tc>
          <w:tcPr>
            <w:tcW w:w="3035" w:type="dxa"/>
            <w:vMerge w:val="restart"/>
            <w:tcBorders>
              <w:top w:val="single" w:sz="8" w:space="0" w:color="AEAEAE"/>
              <w:bottom w:val="single" w:sz="8" w:space="0" w:color="AEAEAE"/>
            </w:tcBorders>
            <w:shd w:val="clear" w:color="auto" w:fill="E0E0E0"/>
          </w:tcPr>
          <w:p w14:paraId="000006F7" w14:textId="77777777" w:rsidR="00C14C0B" w:rsidRPr="00EB42BE" w:rsidRDefault="00DF6B49">
            <w:pPr>
              <w:ind w:left="60" w:right="60"/>
              <w:rPr>
                <w:rFonts w:ascii="Arial" w:eastAsia="Arial" w:hAnsi="Arial" w:cs="Arial"/>
              </w:rPr>
            </w:pPr>
            <w:r w:rsidRPr="00EB42BE">
              <w:rPr>
                <w:rFonts w:ascii="Arial" w:eastAsia="Arial" w:hAnsi="Arial" w:cs="Arial"/>
              </w:rPr>
              <w:t>Performance (Walmart): Has High Product Quality</w:t>
            </w:r>
          </w:p>
        </w:tc>
        <w:tc>
          <w:tcPr>
            <w:tcW w:w="3164" w:type="dxa"/>
            <w:tcBorders>
              <w:top w:val="single" w:sz="8" w:space="0" w:color="AEAEAE"/>
              <w:bottom w:val="single" w:sz="8" w:space="0" w:color="AEAEAE"/>
              <w:right w:val="single" w:sz="8" w:space="0" w:color="E0E0E0"/>
            </w:tcBorders>
            <w:shd w:val="clear" w:color="auto" w:fill="E0E0E0"/>
          </w:tcPr>
          <w:p w14:paraId="000006F8"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845" w:type="dxa"/>
            <w:tcBorders>
              <w:top w:val="single" w:sz="8" w:space="0" w:color="AEAEAE"/>
              <w:left w:val="single" w:sz="8" w:space="0" w:color="E0E0E0"/>
              <w:bottom w:val="single" w:sz="8" w:space="0" w:color="AEAEAE"/>
              <w:right w:val="single" w:sz="8" w:space="0" w:color="E0E0E0"/>
            </w:tcBorders>
            <w:shd w:val="clear" w:color="auto" w:fill="F9F9FB"/>
          </w:tcPr>
          <w:p w14:paraId="000006F9" w14:textId="77777777" w:rsidR="00C14C0B" w:rsidRPr="00EB42BE" w:rsidRDefault="00DF6B49">
            <w:pPr>
              <w:ind w:left="60" w:right="60"/>
              <w:jc w:val="right"/>
              <w:rPr>
                <w:rFonts w:ascii="Arial" w:eastAsia="Arial" w:hAnsi="Arial" w:cs="Arial"/>
              </w:rPr>
            </w:pPr>
            <w:r w:rsidRPr="00EB42BE">
              <w:rPr>
                <w:rFonts w:ascii="Arial" w:eastAsia="Arial" w:hAnsi="Arial" w:cs="Arial"/>
              </w:rPr>
              <w:t>4.017</w:t>
            </w:r>
          </w:p>
        </w:tc>
        <w:tc>
          <w:tcPr>
            <w:tcW w:w="1063" w:type="dxa"/>
            <w:tcBorders>
              <w:top w:val="single" w:sz="8" w:space="0" w:color="AEAEAE"/>
              <w:left w:val="single" w:sz="8" w:space="0" w:color="E0E0E0"/>
              <w:bottom w:val="single" w:sz="8" w:space="0" w:color="AEAEAE"/>
              <w:right w:val="single" w:sz="8" w:space="0" w:color="E0E0E0"/>
            </w:tcBorders>
            <w:shd w:val="clear" w:color="auto" w:fill="F9F9FB"/>
          </w:tcPr>
          <w:p w14:paraId="000006FA"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27" w:type="dxa"/>
            <w:tcBorders>
              <w:top w:val="single" w:sz="8" w:space="0" w:color="AEAEAE"/>
              <w:left w:val="single" w:sz="8" w:space="0" w:color="E0E0E0"/>
              <w:bottom w:val="single" w:sz="8" w:space="0" w:color="AEAEAE"/>
              <w:right w:val="single" w:sz="8" w:space="0" w:color="E0E0E0"/>
            </w:tcBorders>
            <w:shd w:val="clear" w:color="auto" w:fill="F9F9FB"/>
          </w:tcPr>
          <w:p w14:paraId="000006FB"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r>
      <w:tr w:rsidR="00C14C0B" w:rsidRPr="00EB42BE" w14:paraId="7F20883C" w14:textId="77777777" w:rsidTr="004E2717">
        <w:trPr>
          <w:trHeight w:val="145"/>
        </w:trPr>
        <w:tc>
          <w:tcPr>
            <w:tcW w:w="3035" w:type="dxa"/>
            <w:vMerge/>
            <w:tcBorders>
              <w:top w:val="single" w:sz="8" w:space="0" w:color="AEAEAE"/>
              <w:bottom w:val="single" w:sz="8" w:space="0" w:color="AEAEAE"/>
            </w:tcBorders>
            <w:shd w:val="clear" w:color="auto" w:fill="E0E0E0"/>
          </w:tcPr>
          <w:p w14:paraId="000006FC"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164" w:type="dxa"/>
            <w:tcBorders>
              <w:top w:val="single" w:sz="8" w:space="0" w:color="AEAEAE"/>
              <w:bottom w:val="single" w:sz="8" w:space="0" w:color="AEAEAE"/>
              <w:right w:val="single" w:sz="8" w:space="0" w:color="E0E0E0"/>
            </w:tcBorders>
            <w:shd w:val="clear" w:color="auto" w:fill="E0E0E0"/>
          </w:tcPr>
          <w:p w14:paraId="000006FD"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845" w:type="dxa"/>
            <w:tcBorders>
              <w:top w:val="single" w:sz="8" w:space="0" w:color="AEAEAE"/>
              <w:left w:val="single" w:sz="8" w:space="0" w:color="E0E0E0"/>
              <w:bottom w:val="single" w:sz="8" w:space="0" w:color="AEAEAE"/>
              <w:right w:val="single" w:sz="8" w:space="0" w:color="E0E0E0"/>
            </w:tcBorders>
            <w:shd w:val="clear" w:color="auto" w:fill="F9F9FB"/>
          </w:tcPr>
          <w:p w14:paraId="000006FE" w14:textId="77777777" w:rsidR="00C14C0B" w:rsidRPr="00EB42BE" w:rsidRDefault="00DF6B49">
            <w:pPr>
              <w:ind w:left="60" w:right="60"/>
              <w:jc w:val="right"/>
              <w:rPr>
                <w:rFonts w:ascii="Arial" w:eastAsia="Arial" w:hAnsi="Arial" w:cs="Arial"/>
              </w:rPr>
            </w:pPr>
            <w:r w:rsidRPr="00EB42BE">
              <w:rPr>
                <w:rFonts w:ascii="Arial" w:eastAsia="Arial" w:hAnsi="Arial" w:cs="Arial"/>
              </w:rPr>
              <w:t>4.022</w:t>
            </w:r>
          </w:p>
        </w:tc>
        <w:tc>
          <w:tcPr>
            <w:tcW w:w="1063" w:type="dxa"/>
            <w:tcBorders>
              <w:top w:val="single" w:sz="8" w:space="0" w:color="AEAEAE"/>
              <w:left w:val="single" w:sz="8" w:space="0" w:color="E0E0E0"/>
              <w:bottom w:val="single" w:sz="8" w:space="0" w:color="AEAEAE"/>
              <w:right w:val="single" w:sz="8" w:space="0" w:color="E0E0E0"/>
            </w:tcBorders>
            <w:shd w:val="clear" w:color="auto" w:fill="F9F9FB"/>
          </w:tcPr>
          <w:p w14:paraId="000006FF"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27" w:type="dxa"/>
            <w:tcBorders>
              <w:top w:val="single" w:sz="8" w:space="0" w:color="AEAEAE"/>
              <w:left w:val="single" w:sz="8" w:space="0" w:color="E0E0E0"/>
              <w:bottom w:val="single" w:sz="8" w:space="0" w:color="AEAEAE"/>
              <w:right w:val="single" w:sz="8" w:space="0" w:color="E0E0E0"/>
            </w:tcBorders>
            <w:shd w:val="clear" w:color="auto" w:fill="F9F9FB"/>
          </w:tcPr>
          <w:p w14:paraId="00000700"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r>
      <w:tr w:rsidR="00C14C0B" w:rsidRPr="00EB42BE" w14:paraId="1E176C4C" w14:textId="77777777" w:rsidTr="004E2717">
        <w:trPr>
          <w:trHeight w:val="272"/>
        </w:trPr>
        <w:tc>
          <w:tcPr>
            <w:tcW w:w="3035" w:type="dxa"/>
            <w:vMerge w:val="restart"/>
            <w:tcBorders>
              <w:top w:val="single" w:sz="8" w:space="0" w:color="AEAEAE"/>
              <w:bottom w:val="single" w:sz="8" w:space="0" w:color="AEAEAE"/>
            </w:tcBorders>
            <w:shd w:val="clear" w:color="auto" w:fill="E0E0E0"/>
          </w:tcPr>
          <w:p w14:paraId="00000701" w14:textId="77777777" w:rsidR="00C14C0B" w:rsidRPr="00EB42BE" w:rsidRDefault="00DF6B49">
            <w:pPr>
              <w:ind w:left="60" w:right="60"/>
              <w:rPr>
                <w:rFonts w:ascii="Arial" w:eastAsia="Arial" w:hAnsi="Arial" w:cs="Arial"/>
              </w:rPr>
            </w:pPr>
            <w:r w:rsidRPr="00EB42BE">
              <w:rPr>
                <w:rFonts w:ascii="Arial" w:eastAsia="Arial" w:hAnsi="Arial" w:cs="Arial"/>
              </w:rPr>
              <w:t>Performance (Walmart): Has a flexible return policy</w:t>
            </w:r>
          </w:p>
        </w:tc>
        <w:tc>
          <w:tcPr>
            <w:tcW w:w="3164" w:type="dxa"/>
            <w:tcBorders>
              <w:top w:val="single" w:sz="8" w:space="0" w:color="AEAEAE"/>
              <w:bottom w:val="single" w:sz="8" w:space="0" w:color="AEAEAE"/>
              <w:right w:val="single" w:sz="8" w:space="0" w:color="E0E0E0"/>
            </w:tcBorders>
            <w:shd w:val="clear" w:color="auto" w:fill="E0E0E0"/>
          </w:tcPr>
          <w:p w14:paraId="00000702"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845" w:type="dxa"/>
            <w:tcBorders>
              <w:top w:val="single" w:sz="8" w:space="0" w:color="AEAEAE"/>
              <w:left w:val="single" w:sz="8" w:space="0" w:color="E0E0E0"/>
              <w:bottom w:val="single" w:sz="8" w:space="0" w:color="AEAEAE"/>
              <w:right w:val="single" w:sz="8" w:space="0" w:color="E0E0E0"/>
            </w:tcBorders>
            <w:shd w:val="clear" w:color="auto" w:fill="F9F9FB"/>
          </w:tcPr>
          <w:p w14:paraId="00000703" w14:textId="77777777" w:rsidR="00C14C0B" w:rsidRPr="00EB42BE" w:rsidRDefault="00DF6B49">
            <w:pPr>
              <w:ind w:left="60" w:right="60"/>
              <w:jc w:val="right"/>
              <w:rPr>
                <w:rFonts w:ascii="Arial" w:eastAsia="Arial" w:hAnsi="Arial" w:cs="Arial"/>
              </w:rPr>
            </w:pPr>
            <w:r w:rsidRPr="00EB42BE">
              <w:rPr>
                <w:rFonts w:ascii="Arial" w:eastAsia="Arial" w:hAnsi="Arial" w:cs="Arial"/>
              </w:rPr>
              <w:t>2.303</w:t>
            </w:r>
          </w:p>
        </w:tc>
        <w:tc>
          <w:tcPr>
            <w:tcW w:w="1063" w:type="dxa"/>
            <w:tcBorders>
              <w:top w:val="single" w:sz="8" w:space="0" w:color="AEAEAE"/>
              <w:left w:val="single" w:sz="8" w:space="0" w:color="E0E0E0"/>
              <w:bottom w:val="single" w:sz="8" w:space="0" w:color="AEAEAE"/>
              <w:right w:val="single" w:sz="8" w:space="0" w:color="E0E0E0"/>
            </w:tcBorders>
            <w:shd w:val="clear" w:color="auto" w:fill="F9F9FB"/>
          </w:tcPr>
          <w:p w14:paraId="00000704" w14:textId="77777777" w:rsidR="00C14C0B" w:rsidRPr="00EB42BE" w:rsidRDefault="00DF6B49">
            <w:pPr>
              <w:ind w:left="60" w:right="60"/>
              <w:jc w:val="right"/>
              <w:rPr>
                <w:rFonts w:ascii="Arial" w:eastAsia="Arial" w:hAnsi="Arial" w:cs="Arial"/>
              </w:rPr>
            </w:pPr>
            <w:r w:rsidRPr="00EB42BE">
              <w:rPr>
                <w:rFonts w:ascii="Arial" w:eastAsia="Arial" w:hAnsi="Arial" w:cs="Arial"/>
              </w:rPr>
              <w:t>.011</w:t>
            </w:r>
          </w:p>
        </w:tc>
        <w:tc>
          <w:tcPr>
            <w:tcW w:w="1127" w:type="dxa"/>
            <w:tcBorders>
              <w:top w:val="single" w:sz="8" w:space="0" w:color="AEAEAE"/>
              <w:left w:val="single" w:sz="8" w:space="0" w:color="E0E0E0"/>
              <w:bottom w:val="single" w:sz="8" w:space="0" w:color="AEAEAE"/>
              <w:right w:val="single" w:sz="8" w:space="0" w:color="E0E0E0"/>
            </w:tcBorders>
            <w:shd w:val="clear" w:color="auto" w:fill="F9F9FB"/>
          </w:tcPr>
          <w:p w14:paraId="00000705" w14:textId="77777777" w:rsidR="00C14C0B" w:rsidRPr="00EB42BE" w:rsidRDefault="00DF6B49">
            <w:pPr>
              <w:ind w:left="60" w:right="60"/>
              <w:jc w:val="right"/>
              <w:rPr>
                <w:rFonts w:ascii="Arial" w:eastAsia="Arial" w:hAnsi="Arial" w:cs="Arial"/>
              </w:rPr>
            </w:pPr>
            <w:r w:rsidRPr="00EB42BE">
              <w:rPr>
                <w:rFonts w:ascii="Arial" w:eastAsia="Arial" w:hAnsi="Arial" w:cs="Arial"/>
              </w:rPr>
              <w:t>.022</w:t>
            </w:r>
          </w:p>
        </w:tc>
      </w:tr>
      <w:tr w:rsidR="00C14C0B" w:rsidRPr="00EB42BE" w14:paraId="03A254E3" w14:textId="77777777" w:rsidTr="004E2717">
        <w:trPr>
          <w:trHeight w:val="145"/>
        </w:trPr>
        <w:tc>
          <w:tcPr>
            <w:tcW w:w="3035" w:type="dxa"/>
            <w:vMerge/>
            <w:tcBorders>
              <w:top w:val="single" w:sz="8" w:space="0" w:color="AEAEAE"/>
              <w:bottom w:val="single" w:sz="8" w:space="0" w:color="AEAEAE"/>
            </w:tcBorders>
            <w:shd w:val="clear" w:color="auto" w:fill="E0E0E0"/>
          </w:tcPr>
          <w:p w14:paraId="00000706"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164" w:type="dxa"/>
            <w:tcBorders>
              <w:top w:val="single" w:sz="8" w:space="0" w:color="AEAEAE"/>
              <w:bottom w:val="single" w:sz="8" w:space="0" w:color="AEAEAE"/>
              <w:right w:val="single" w:sz="8" w:space="0" w:color="E0E0E0"/>
            </w:tcBorders>
            <w:shd w:val="clear" w:color="auto" w:fill="E0E0E0"/>
          </w:tcPr>
          <w:p w14:paraId="00000707"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845" w:type="dxa"/>
            <w:tcBorders>
              <w:top w:val="single" w:sz="8" w:space="0" w:color="AEAEAE"/>
              <w:left w:val="single" w:sz="8" w:space="0" w:color="E0E0E0"/>
              <w:bottom w:val="single" w:sz="8" w:space="0" w:color="AEAEAE"/>
              <w:right w:val="single" w:sz="8" w:space="0" w:color="E0E0E0"/>
            </w:tcBorders>
            <w:shd w:val="clear" w:color="auto" w:fill="F9F9FB"/>
          </w:tcPr>
          <w:p w14:paraId="00000708" w14:textId="77777777" w:rsidR="00C14C0B" w:rsidRPr="00EB42BE" w:rsidRDefault="00DF6B49">
            <w:pPr>
              <w:ind w:left="60" w:right="60"/>
              <w:jc w:val="right"/>
              <w:rPr>
                <w:rFonts w:ascii="Arial" w:eastAsia="Arial" w:hAnsi="Arial" w:cs="Arial"/>
              </w:rPr>
            </w:pPr>
            <w:r w:rsidRPr="00EB42BE">
              <w:rPr>
                <w:rFonts w:ascii="Arial" w:eastAsia="Arial" w:hAnsi="Arial" w:cs="Arial"/>
              </w:rPr>
              <w:t>2.301</w:t>
            </w:r>
          </w:p>
        </w:tc>
        <w:tc>
          <w:tcPr>
            <w:tcW w:w="1063" w:type="dxa"/>
            <w:tcBorders>
              <w:top w:val="single" w:sz="8" w:space="0" w:color="AEAEAE"/>
              <w:left w:val="single" w:sz="8" w:space="0" w:color="E0E0E0"/>
              <w:bottom w:val="single" w:sz="8" w:space="0" w:color="AEAEAE"/>
              <w:right w:val="single" w:sz="8" w:space="0" w:color="E0E0E0"/>
            </w:tcBorders>
            <w:shd w:val="clear" w:color="auto" w:fill="F9F9FB"/>
          </w:tcPr>
          <w:p w14:paraId="00000709" w14:textId="77777777" w:rsidR="00C14C0B" w:rsidRPr="00EB42BE" w:rsidRDefault="00DF6B49">
            <w:pPr>
              <w:ind w:left="60" w:right="60"/>
              <w:jc w:val="right"/>
              <w:rPr>
                <w:rFonts w:ascii="Arial" w:eastAsia="Arial" w:hAnsi="Arial" w:cs="Arial"/>
              </w:rPr>
            </w:pPr>
            <w:r w:rsidRPr="00EB42BE">
              <w:rPr>
                <w:rFonts w:ascii="Arial" w:eastAsia="Arial" w:hAnsi="Arial" w:cs="Arial"/>
              </w:rPr>
              <w:t>.011</w:t>
            </w:r>
          </w:p>
        </w:tc>
        <w:tc>
          <w:tcPr>
            <w:tcW w:w="1127" w:type="dxa"/>
            <w:tcBorders>
              <w:top w:val="single" w:sz="8" w:space="0" w:color="AEAEAE"/>
              <w:left w:val="single" w:sz="8" w:space="0" w:color="E0E0E0"/>
              <w:bottom w:val="single" w:sz="8" w:space="0" w:color="AEAEAE"/>
              <w:right w:val="single" w:sz="8" w:space="0" w:color="E0E0E0"/>
            </w:tcBorders>
            <w:shd w:val="clear" w:color="auto" w:fill="F9F9FB"/>
          </w:tcPr>
          <w:p w14:paraId="0000070A" w14:textId="77777777" w:rsidR="00C14C0B" w:rsidRPr="00EB42BE" w:rsidRDefault="00DF6B49">
            <w:pPr>
              <w:ind w:left="60" w:right="60"/>
              <w:jc w:val="right"/>
              <w:rPr>
                <w:rFonts w:ascii="Arial" w:eastAsia="Arial" w:hAnsi="Arial" w:cs="Arial"/>
              </w:rPr>
            </w:pPr>
            <w:r w:rsidRPr="00EB42BE">
              <w:rPr>
                <w:rFonts w:ascii="Arial" w:eastAsia="Arial" w:hAnsi="Arial" w:cs="Arial"/>
              </w:rPr>
              <w:t>.022</w:t>
            </w:r>
          </w:p>
        </w:tc>
      </w:tr>
      <w:tr w:rsidR="00C14C0B" w:rsidRPr="00EB42BE" w14:paraId="059F4190" w14:textId="77777777" w:rsidTr="004E2717">
        <w:trPr>
          <w:trHeight w:val="262"/>
        </w:trPr>
        <w:tc>
          <w:tcPr>
            <w:tcW w:w="3035" w:type="dxa"/>
            <w:vMerge w:val="restart"/>
            <w:tcBorders>
              <w:top w:val="single" w:sz="8" w:space="0" w:color="AEAEAE"/>
              <w:bottom w:val="single" w:sz="8" w:space="0" w:color="AEAEAE"/>
            </w:tcBorders>
            <w:shd w:val="clear" w:color="auto" w:fill="E0E0E0"/>
          </w:tcPr>
          <w:p w14:paraId="0000070B" w14:textId="77777777" w:rsidR="00C14C0B" w:rsidRPr="00EB42BE" w:rsidRDefault="00DF6B49">
            <w:pPr>
              <w:ind w:left="60" w:right="60"/>
              <w:rPr>
                <w:rFonts w:ascii="Arial" w:eastAsia="Arial" w:hAnsi="Arial" w:cs="Arial"/>
              </w:rPr>
            </w:pPr>
            <w:r w:rsidRPr="00EB42BE">
              <w:rPr>
                <w:rFonts w:ascii="Arial" w:eastAsia="Arial" w:hAnsi="Arial" w:cs="Arial"/>
              </w:rPr>
              <w:t>Performance (Walmart): I am satisfied with the Overall Experience</w:t>
            </w:r>
          </w:p>
        </w:tc>
        <w:tc>
          <w:tcPr>
            <w:tcW w:w="3164" w:type="dxa"/>
            <w:tcBorders>
              <w:top w:val="single" w:sz="8" w:space="0" w:color="AEAEAE"/>
              <w:bottom w:val="single" w:sz="8" w:space="0" w:color="AEAEAE"/>
              <w:right w:val="single" w:sz="8" w:space="0" w:color="E0E0E0"/>
            </w:tcBorders>
            <w:shd w:val="clear" w:color="auto" w:fill="E0E0E0"/>
          </w:tcPr>
          <w:p w14:paraId="0000070C"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845" w:type="dxa"/>
            <w:tcBorders>
              <w:top w:val="single" w:sz="8" w:space="0" w:color="AEAEAE"/>
              <w:left w:val="single" w:sz="8" w:space="0" w:color="E0E0E0"/>
              <w:bottom w:val="single" w:sz="8" w:space="0" w:color="AEAEAE"/>
              <w:right w:val="single" w:sz="8" w:space="0" w:color="E0E0E0"/>
            </w:tcBorders>
            <w:shd w:val="clear" w:color="auto" w:fill="F9F9FB"/>
          </w:tcPr>
          <w:p w14:paraId="0000070D" w14:textId="77777777" w:rsidR="00C14C0B" w:rsidRPr="00EB42BE" w:rsidRDefault="00DF6B49">
            <w:pPr>
              <w:ind w:left="60" w:right="60"/>
              <w:jc w:val="right"/>
              <w:rPr>
                <w:rFonts w:ascii="Arial" w:eastAsia="Arial" w:hAnsi="Arial" w:cs="Arial"/>
              </w:rPr>
            </w:pPr>
            <w:r w:rsidRPr="00EB42BE">
              <w:rPr>
                <w:rFonts w:ascii="Arial" w:eastAsia="Arial" w:hAnsi="Arial" w:cs="Arial"/>
              </w:rPr>
              <w:t>3.185</w:t>
            </w:r>
          </w:p>
        </w:tc>
        <w:tc>
          <w:tcPr>
            <w:tcW w:w="1063" w:type="dxa"/>
            <w:tcBorders>
              <w:top w:val="single" w:sz="8" w:space="0" w:color="AEAEAE"/>
              <w:left w:val="single" w:sz="8" w:space="0" w:color="E0E0E0"/>
              <w:bottom w:val="single" w:sz="8" w:space="0" w:color="AEAEAE"/>
              <w:right w:val="single" w:sz="8" w:space="0" w:color="E0E0E0"/>
            </w:tcBorders>
            <w:shd w:val="clear" w:color="auto" w:fill="F9F9FB"/>
          </w:tcPr>
          <w:p w14:paraId="0000070E"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27" w:type="dxa"/>
            <w:tcBorders>
              <w:top w:val="single" w:sz="8" w:space="0" w:color="AEAEAE"/>
              <w:left w:val="single" w:sz="8" w:space="0" w:color="E0E0E0"/>
              <w:bottom w:val="single" w:sz="8" w:space="0" w:color="AEAEAE"/>
              <w:right w:val="single" w:sz="8" w:space="0" w:color="E0E0E0"/>
            </w:tcBorders>
            <w:shd w:val="clear" w:color="auto" w:fill="F9F9FB"/>
          </w:tcPr>
          <w:p w14:paraId="0000070F" w14:textId="77777777" w:rsidR="00C14C0B" w:rsidRPr="00EB42BE" w:rsidRDefault="00DF6B49">
            <w:pPr>
              <w:ind w:left="60" w:right="60"/>
              <w:jc w:val="right"/>
              <w:rPr>
                <w:rFonts w:ascii="Arial" w:eastAsia="Arial" w:hAnsi="Arial" w:cs="Arial"/>
              </w:rPr>
            </w:pPr>
            <w:r w:rsidRPr="00EB42BE">
              <w:rPr>
                <w:rFonts w:ascii="Arial" w:eastAsia="Arial" w:hAnsi="Arial" w:cs="Arial"/>
              </w:rPr>
              <w:t>.002</w:t>
            </w:r>
          </w:p>
        </w:tc>
      </w:tr>
      <w:tr w:rsidR="00C14C0B" w:rsidRPr="00EB42BE" w14:paraId="49A2F486" w14:textId="77777777" w:rsidTr="004E2717">
        <w:trPr>
          <w:trHeight w:val="145"/>
        </w:trPr>
        <w:tc>
          <w:tcPr>
            <w:tcW w:w="3035" w:type="dxa"/>
            <w:vMerge/>
            <w:tcBorders>
              <w:top w:val="single" w:sz="8" w:space="0" w:color="AEAEAE"/>
              <w:bottom w:val="single" w:sz="8" w:space="0" w:color="AEAEAE"/>
            </w:tcBorders>
            <w:shd w:val="clear" w:color="auto" w:fill="E0E0E0"/>
          </w:tcPr>
          <w:p w14:paraId="00000710"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164" w:type="dxa"/>
            <w:tcBorders>
              <w:top w:val="single" w:sz="8" w:space="0" w:color="AEAEAE"/>
              <w:bottom w:val="single" w:sz="8" w:space="0" w:color="AEAEAE"/>
              <w:right w:val="single" w:sz="8" w:space="0" w:color="E0E0E0"/>
            </w:tcBorders>
            <w:shd w:val="clear" w:color="auto" w:fill="E0E0E0"/>
          </w:tcPr>
          <w:p w14:paraId="00000711"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845" w:type="dxa"/>
            <w:tcBorders>
              <w:top w:val="single" w:sz="8" w:space="0" w:color="AEAEAE"/>
              <w:left w:val="single" w:sz="8" w:space="0" w:color="E0E0E0"/>
              <w:bottom w:val="single" w:sz="8" w:space="0" w:color="AEAEAE"/>
              <w:right w:val="single" w:sz="8" w:space="0" w:color="E0E0E0"/>
            </w:tcBorders>
            <w:shd w:val="clear" w:color="auto" w:fill="F9F9FB"/>
          </w:tcPr>
          <w:p w14:paraId="00000712" w14:textId="77777777" w:rsidR="00C14C0B" w:rsidRPr="00EB42BE" w:rsidRDefault="00DF6B49">
            <w:pPr>
              <w:ind w:left="60" w:right="60"/>
              <w:jc w:val="right"/>
              <w:rPr>
                <w:rFonts w:ascii="Arial" w:eastAsia="Arial" w:hAnsi="Arial" w:cs="Arial"/>
              </w:rPr>
            </w:pPr>
            <w:r w:rsidRPr="00EB42BE">
              <w:rPr>
                <w:rFonts w:ascii="Arial" w:eastAsia="Arial" w:hAnsi="Arial" w:cs="Arial"/>
              </w:rPr>
              <w:t>3.187</w:t>
            </w:r>
          </w:p>
        </w:tc>
        <w:tc>
          <w:tcPr>
            <w:tcW w:w="1063" w:type="dxa"/>
            <w:tcBorders>
              <w:top w:val="single" w:sz="8" w:space="0" w:color="AEAEAE"/>
              <w:left w:val="single" w:sz="8" w:space="0" w:color="E0E0E0"/>
              <w:bottom w:val="single" w:sz="8" w:space="0" w:color="AEAEAE"/>
              <w:right w:val="single" w:sz="8" w:space="0" w:color="E0E0E0"/>
            </w:tcBorders>
            <w:shd w:val="clear" w:color="auto" w:fill="F9F9FB"/>
          </w:tcPr>
          <w:p w14:paraId="00000713"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27" w:type="dxa"/>
            <w:tcBorders>
              <w:top w:val="single" w:sz="8" w:space="0" w:color="AEAEAE"/>
              <w:left w:val="single" w:sz="8" w:space="0" w:color="E0E0E0"/>
              <w:bottom w:val="single" w:sz="8" w:space="0" w:color="AEAEAE"/>
              <w:right w:val="single" w:sz="8" w:space="0" w:color="E0E0E0"/>
            </w:tcBorders>
            <w:shd w:val="clear" w:color="auto" w:fill="F9F9FB"/>
          </w:tcPr>
          <w:p w14:paraId="00000714" w14:textId="77777777" w:rsidR="00C14C0B" w:rsidRPr="00EB42BE" w:rsidRDefault="00DF6B49">
            <w:pPr>
              <w:ind w:left="60" w:right="60"/>
              <w:jc w:val="right"/>
              <w:rPr>
                <w:rFonts w:ascii="Arial" w:eastAsia="Arial" w:hAnsi="Arial" w:cs="Arial"/>
              </w:rPr>
            </w:pPr>
            <w:r w:rsidRPr="00EB42BE">
              <w:rPr>
                <w:rFonts w:ascii="Arial" w:eastAsia="Arial" w:hAnsi="Arial" w:cs="Arial"/>
              </w:rPr>
              <w:t>.002</w:t>
            </w:r>
          </w:p>
        </w:tc>
      </w:tr>
      <w:tr w:rsidR="00C14C0B" w:rsidRPr="00EB42BE" w14:paraId="0B8B8FE6" w14:textId="77777777" w:rsidTr="004E2717">
        <w:trPr>
          <w:trHeight w:val="262"/>
        </w:trPr>
        <w:tc>
          <w:tcPr>
            <w:tcW w:w="3035" w:type="dxa"/>
            <w:vMerge w:val="restart"/>
            <w:tcBorders>
              <w:top w:val="single" w:sz="8" w:space="0" w:color="AEAEAE"/>
              <w:bottom w:val="single" w:sz="8" w:space="0" w:color="152935"/>
            </w:tcBorders>
            <w:shd w:val="clear" w:color="auto" w:fill="E0E0E0"/>
          </w:tcPr>
          <w:p w14:paraId="00000715" w14:textId="77777777" w:rsidR="00C14C0B" w:rsidRPr="00EB42BE" w:rsidRDefault="00DF6B49">
            <w:pPr>
              <w:ind w:left="60" w:right="60"/>
              <w:rPr>
                <w:rFonts w:ascii="Arial" w:eastAsia="Arial" w:hAnsi="Arial" w:cs="Arial"/>
              </w:rPr>
            </w:pPr>
            <w:r w:rsidRPr="00EB42BE">
              <w:rPr>
                <w:rFonts w:ascii="Arial" w:eastAsia="Arial" w:hAnsi="Arial" w:cs="Arial"/>
              </w:rPr>
              <w:t>Performance (Walmart): I am likely to recommend Walmart to family and friends.</w:t>
            </w:r>
          </w:p>
        </w:tc>
        <w:tc>
          <w:tcPr>
            <w:tcW w:w="3164" w:type="dxa"/>
            <w:tcBorders>
              <w:top w:val="single" w:sz="8" w:space="0" w:color="AEAEAE"/>
              <w:bottom w:val="single" w:sz="8" w:space="0" w:color="AEAEAE"/>
              <w:right w:val="single" w:sz="8" w:space="0" w:color="E0E0E0"/>
            </w:tcBorders>
            <w:shd w:val="clear" w:color="auto" w:fill="E0E0E0"/>
          </w:tcPr>
          <w:p w14:paraId="00000716"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845" w:type="dxa"/>
            <w:tcBorders>
              <w:top w:val="single" w:sz="8" w:space="0" w:color="AEAEAE"/>
              <w:left w:val="single" w:sz="8" w:space="0" w:color="E0E0E0"/>
              <w:bottom w:val="single" w:sz="8" w:space="0" w:color="AEAEAE"/>
              <w:right w:val="single" w:sz="8" w:space="0" w:color="E0E0E0"/>
            </w:tcBorders>
            <w:shd w:val="clear" w:color="auto" w:fill="F9F9FB"/>
          </w:tcPr>
          <w:p w14:paraId="00000717" w14:textId="77777777" w:rsidR="00C14C0B" w:rsidRPr="00EB42BE" w:rsidRDefault="00DF6B49">
            <w:pPr>
              <w:ind w:left="60" w:right="60"/>
              <w:jc w:val="right"/>
              <w:rPr>
                <w:rFonts w:ascii="Arial" w:eastAsia="Arial" w:hAnsi="Arial" w:cs="Arial"/>
              </w:rPr>
            </w:pPr>
            <w:r w:rsidRPr="00EB42BE">
              <w:rPr>
                <w:rFonts w:ascii="Arial" w:eastAsia="Arial" w:hAnsi="Arial" w:cs="Arial"/>
              </w:rPr>
              <w:t>4.372</w:t>
            </w:r>
          </w:p>
        </w:tc>
        <w:tc>
          <w:tcPr>
            <w:tcW w:w="1063" w:type="dxa"/>
            <w:tcBorders>
              <w:top w:val="single" w:sz="8" w:space="0" w:color="AEAEAE"/>
              <w:left w:val="single" w:sz="8" w:space="0" w:color="E0E0E0"/>
              <w:bottom w:val="single" w:sz="8" w:space="0" w:color="AEAEAE"/>
              <w:right w:val="single" w:sz="8" w:space="0" w:color="E0E0E0"/>
            </w:tcBorders>
            <w:shd w:val="clear" w:color="auto" w:fill="F9F9FB"/>
          </w:tcPr>
          <w:p w14:paraId="00000718"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27" w:type="dxa"/>
            <w:tcBorders>
              <w:top w:val="single" w:sz="8" w:space="0" w:color="AEAEAE"/>
              <w:left w:val="single" w:sz="8" w:space="0" w:color="E0E0E0"/>
              <w:bottom w:val="single" w:sz="8" w:space="0" w:color="AEAEAE"/>
              <w:right w:val="single" w:sz="8" w:space="0" w:color="E0E0E0"/>
            </w:tcBorders>
            <w:shd w:val="clear" w:color="auto" w:fill="F9F9FB"/>
          </w:tcPr>
          <w:p w14:paraId="00000719"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r>
      <w:tr w:rsidR="00C14C0B" w:rsidRPr="00EB42BE" w14:paraId="041C2E85" w14:textId="77777777" w:rsidTr="004E2717">
        <w:trPr>
          <w:trHeight w:val="145"/>
        </w:trPr>
        <w:tc>
          <w:tcPr>
            <w:tcW w:w="3035" w:type="dxa"/>
            <w:vMerge/>
            <w:tcBorders>
              <w:top w:val="single" w:sz="8" w:space="0" w:color="AEAEAE"/>
              <w:bottom w:val="single" w:sz="8" w:space="0" w:color="152935"/>
            </w:tcBorders>
            <w:shd w:val="clear" w:color="auto" w:fill="E0E0E0"/>
          </w:tcPr>
          <w:p w14:paraId="0000071A"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164" w:type="dxa"/>
            <w:tcBorders>
              <w:top w:val="single" w:sz="8" w:space="0" w:color="AEAEAE"/>
              <w:bottom w:val="single" w:sz="8" w:space="0" w:color="152935"/>
              <w:right w:val="single" w:sz="8" w:space="0" w:color="E0E0E0"/>
            </w:tcBorders>
            <w:shd w:val="clear" w:color="auto" w:fill="E0E0E0"/>
          </w:tcPr>
          <w:p w14:paraId="0000071B"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845" w:type="dxa"/>
            <w:tcBorders>
              <w:top w:val="single" w:sz="8" w:space="0" w:color="AEAEAE"/>
              <w:left w:val="single" w:sz="8" w:space="0" w:color="E0E0E0"/>
              <w:bottom w:val="single" w:sz="8" w:space="0" w:color="152935"/>
              <w:right w:val="single" w:sz="8" w:space="0" w:color="E0E0E0"/>
            </w:tcBorders>
            <w:shd w:val="clear" w:color="auto" w:fill="F9F9FB"/>
          </w:tcPr>
          <w:p w14:paraId="0000071C" w14:textId="77777777" w:rsidR="00C14C0B" w:rsidRPr="00EB42BE" w:rsidRDefault="00DF6B49">
            <w:pPr>
              <w:ind w:left="60" w:right="60"/>
              <w:jc w:val="right"/>
              <w:rPr>
                <w:rFonts w:ascii="Arial" w:eastAsia="Arial" w:hAnsi="Arial" w:cs="Arial"/>
              </w:rPr>
            </w:pPr>
            <w:r w:rsidRPr="00EB42BE">
              <w:rPr>
                <w:rFonts w:ascii="Arial" w:eastAsia="Arial" w:hAnsi="Arial" w:cs="Arial"/>
              </w:rPr>
              <w:t>4.377</w:t>
            </w:r>
          </w:p>
        </w:tc>
        <w:tc>
          <w:tcPr>
            <w:tcW w:w="1063" w:type="dxa"/>
            <w:tcBorders>
              <w:top w:val="single" w:sz="8" w:space="0" w:color="AEAEAE"/>
              <w:left w:val="single" w:sz="8" w:space="0" w:color="E0E0E0"/>
              <w:bottom w:val="single" w:sz="8" w:space="0" w:color="152935"/>
              <w:right w:val="single" w:sz="8" w:space="0" w:color="E0E0E0"/>
            </w:tcBorders>
            <w:shd w:val="clear" w:color="auto" w:fill="F9F9FB"/>
          </w:tcPr>
          <w:p w14:paraId="0000071D"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c>
          <w:tcPr>
            <w:tcW w:w="1127" w:type="dxa"/>
            <w:tcBorders>
              <w:top w:val="single" w:sz="8" w:space="0" w:color="AEAEAE"/>
              <w:left w:val="single" w:sz="8" w:space="0" w:color="E0E0E0"/>
              <w:bottom w:val="single" w:sz="8" w:space="0" w:color="152935"/>
              <w:right w:val="single" w:sz="8" w:space="0" w:color="E0E0E0"/>
            </w:tcBorders>
            <w:shd w:val="clear" w:color="auto" w:fill="F9F9FB"/>
          </w:tcPr>
          <w:p w14:paraId="0000071E" w14:textId="77777777" w:rsidR="00C14C0B" w:rsidRPr="00EB42BE" w:rsidRDefault="00DF6B49">
            <w:pPr>
              <w:ind w:left="60" w:right="60"/>
              <w:jc w:val="right"/>
              <w:rPr>
                <w:rFonts w:ascii="Arial" w:eastAsia="Arial" w:hAnsi="Arial" w:cs="Arial"/>
              </w:rPr>
            </w:pPr>
            <w:r w:rsidRPr="00EB42BE">
              <w:rPr>
                <w:rFonts w:ascii="Arial" w:eastAsia="Arial" w:hAnsi="Arial" w:cs="Arial"/>
              </w:rPr>
              <w:t>&lt;.001</w:t>
            </w:r>
          </w:p>
        </w:tc>
      </w:tr>
    </w:tbl>
    <w:p w14:paraId="0000071F" w14:textId="77777777" w:rsidR="00C14C0B" w:rsidRPr="00EB42BE" w:rsidRDefault="00C14C0B">
      <w:pPr>
        <w:spacing w:after="160" w:line="240" w:lineRule="auto"/>
        <w:rPr>
          <w:rFonts w:ascii="Arial" w:eastAsia="Arial" w:hAnsi="Arial" w:cs="Arial"/>
        </w:rPr>
      </w:pPr>
    </w:p>
    <w:p w14:paraId="00000720" w14:textId="5C6A37E6" w:rsidR="00C14C0B" w:rsidRPr="00EB42BE" w:rsidRDefault="00DF6B49">
      <w:pPr>
        <w:spacing w:after="160" w:line="240" w:lineRule="auto"/>
        <w:rPr>
          <w:rFonts w:ascii="Arial" w:eastAsia="Arial" w:hAnsi="Arial" w:cs="Arial"/>
          <w:b/>
        </w:rPr>
      </w:pPr>
      <w:r w:rsidRPr="00EB42BE">
        <w:rPr>
          <w:rFonts w:ascii="Arial" w:eastAsia="Arial" w:hAnsi="Arial" w:cs="Arial"/>
          <w:b/>
        </w:rPr>
        <w:t xml:space="preserve">The following variables showed no significant difference between Blacks or African Americans and </w:t>
      </w:r>
      <w:r w:rsidR="00FC55FA" w:rsidRPr="00EB42BE">
        <w:rPr>
          <w:rFonts w:ascii="Arial" w:eastAsia="Arial" w:hAnsi="Arial" w:cs="Arial"/>
          <w:b/>
        </w:rPr>
        <w:t>whites</w:t>
      </w:r>
      <w:r w:rsidRPr="00EB42BE">
        <w:rPr>
          <w:rFonts w:ascii="Arial" w:eastAsia="Arial" w:hAnsi="Arial" w:cs="Arial"/>
          <w:b/>
        </w:rPr>
        <w:t>;</w:t>
      </w:r>
    </w:p>
    <w:p w14:paraId="00000721" w14:textId="77777777" w:rsidR="00C14C0B" w:rsidRPr="00EB42BE" w:rsidRDefault="00DF6B49">
      <w:pPr>
        <w:spacing w:after="160" w:line="240" w:lineRule="auto"/>
        <w:rPr>
          <w:rFonts w:ascii="Arial" w:eastAsia="Arial" w:hAnsi="Arial" w:cs="Arial"/>
        </w:rPr>
      </w:pPr>
      <w:r w:rsidRPr="00EB42BE">
        <w:rPr>
          <w:rFonts w:ascii="Arial" w:eastAsia="Arial" w:hAnsi="Arial" w:cs="Arial"/>
        </w:rPr>
        <w:t>I like the fast self–checkout option at Walmart</w:t>
      </w:r>
    </w:p>
    <w:p w14:paraId="00000722" w14:textId="77777777" w:rsidR="00C14C0B" w:rsidRPr="00EB42BE" w:rsidRDefault="00DF6B49">
      <w:pPr>
        <w:spacing w:after="160" w:line="240" w:lineRule="auto"/>
        <w:rPr>
          <w:rFonts w:ascii="Arial" w:eastAsia="Arial" w:hAnsi="Arial" w:cs="Arial"/>
        </w:rPr>
      </w:pPr>
      <w:r w:rsidRPr="00EB42BE">
        <w:rPr>
          <w:rFonts w:ascii="Arial" w:eastAsia="Arial" w:hAnsi="Arial" w:cs="Arial"/>
        </w:rPr>
        <w:t>Offers a variety of product options</w:t>
      </w:r>
    </w:p>
    <w:p w14:paraId="00000723" w14:textId="77777777" w:rsidR="00C14C0B" w:rsidRPr="00EB42BE" w:rsidRDefault="00DF6B49">
      <w:pPr>
        <w:spacing w:after="160" w:line="240" w:lineRule="auto"/>
        <w:rPr>
          <w:rFonts w:ascii="Arial" w:eastAsia="Arial" w:hAnsi="Arial" w:cs="Arial"/>
        </w:rPr>
      </w:pPr>
      <w:r w:rsidRPr="00EB42BE">
        <w:rPr>
          <w:rFonts w:ascii="Arial" w:eastAsia="Arial" w:hAnsi="Arial" w:cs="Arial"/>
        </w:rPr>
        <w:t>Has more convenient locations for me</w:t>
      </w:r>
    </w:p>
    <w:p w14:paraId="00000724" w14:textId="77777777" w:rsidR="00C14C0B" w:rsidRPr="00EB42BE" w:rsidRDefault="00DF6B49">
      <w:pPr>
        <w:spacing w:after="160" w:line="240" w:lineRule="auto"/>
        <w:rPr>
          <w:rFonts w:ascii="Arial" w:eastAsia="Arial" w:hAnsi="Arial" w:cs="Arial"/>
        </w:rPr>
      </w:pPr>
      <w:r w:rsidRPr="00EB42BE">
        <w:rPr>
          <w:rFonts w:ascii="Arial" w:eastAsia="Arial" w:hAnsi="Arial" w:cs="Arial"/>
        </w:rPr>
        <w:t>Offers products at Reasonable Prices</w:t>
      </w:r>
    </w:p>
    <w:p w14:paraId="00000725" w14:textId="77777777" w:rsidR="00C14C0B" w:rsidRPr="00EB42BE" w:rsidRDefault="00C14C0B">
      <w:pPr>
        <w:spacing w:after="0" w:line="240" w:lineRule="auto"/>
        <w:rPr>
          <w:rFonts w:ascii="Arial" w:eastAsia="Arial" w:hAnsi="Arial" w:cs="Arial"/>
        </w:rPr>
      </w:pPr>
    </w:p>
    <w:p w14:paraId="2227E15B" w14:textId="77777777" w:rsidR="00D41650" w:rsidRDefault="00D41650">
      <w:pPr>
        <w:rPr>
          <w:rFonts w:ascii="Arial" w:eastAsia="Arial" w:hAnsi="Arial" w:cs="Arial"/>
          <w:b/>
        </w:rPr>
      </w:pPr>
      <w:r>
        <w:rPr>
          <w:rFonts w:ascii="Arial" w:eastAsia="Arial" w:hAnsi="Arial" w:cs="Arial"/>
          <w:b/>
        </w:rPr>
        <w:br w:type="page"/>
      </w:r>
    </w:p>
    <w:p w14:paraId="00000726" w14:textId="29A460F2" w:rsidR="00C14C0B" w:rsidRPr="00EB42BE" w:rsidRDefault="00DF6B49">
      <w:pPr>
        <w:spacing w:after="160" w:line="240" w:lineRule="auto"/>
        <w:rPr>
          <w:rFonts w:ascii="Arial" w:eastAsia="Arial" w:hAnsi="Arial" w:cs="Arial"/>
          <w:b/>
        </w:rPr>
      </w:pPr>
      <w:r w:rsidRPr="00EB42BE">
        <w:rPr>
          <w:rFonts w:ascii="Arial" w:eastAsia="Arial" w:hAnsi="Arial" w:cs="Arial"/>
          <w:b/>
        </w:rPr>
        <w:lastRenderedPageBreak/>
        <w:t>The following variables showed significantly higher means for Blacks or African Americans;</w:t>
      </w:r>
    </w:p>
    <w:p w14:paraId="00000727" w14:textId="77777777" w:rsidR="00C14C0B" w:rsidRPr="00EB42BE" w:rsidRDefault="00DF6B49">
      <w:pPr>
        <w:spacing w:after="160" w:line="240" w:lineRule="auto"/>
        <w:rPr>
          <w:rFonts w:ascii="Arial" w:eastAsia="Arial" w:hAnsi="Arial" w:cs="Arial"/>
        </w:rPr>
      </w:pPr>
      <w:r w:rsidRPr="00EB42BE">
        <w:rPr>
          <w:rFonts w:ascii="Arial" w:eastAsia="Arial" w:hAnsi="Arial" w:cs="Arial"/>
        </w:rPr>
        <w:t>I am a regular customer at Walmart</w:t>
      </w:r>
    </w:p>
    <w:p w14:paraId="00000728" w14:textId="77777777" w:rsidR="00C14C0B" w:rsidRPr="00EB42BE" w:rsidRDefault="00DF6B49">
      <w:pPr>
        <w:spacing w:after="160" w:line="240" w:lineRule="auto"/>
        <w:rPr>
          <w:rFonts w:ascii="Arial" w:eastAsia="Arial" w:hAnsi="Arial" w:cs="Arial"/>
        </w:rPr>
      </w:pPr>
      <w:r w:rsidRPr="00EB42BE">
        <w:rPr>
          <w:rFonts w:ascii="Arial" w:eastAsia="Arial" w:hAnsi="Arial" w:cs="Arial"/>
        </w:rPr>
        <w:t>Has Excellent Customer Service</w:t>
      </w:r>
    </w:p>
    <w:p w14:paraId="00000729" w14:textId="77777777" w:rsidR="00C14C0B" w:rsidRPr="00EB42BE" w:rsidRDefault="00DF6B49">
      <w:pPr>
        <w:spacing w:after="160" w:line="240" w:lineRule="auto"/>
        <w:rPr>
          <w:rFonts w:ascii="Arial" w:eastAsia="Arial" w:hAnsi="Arial" w:cs="Arial"/>
        </w:rPr>
      </w:pPr>
      <w:r w:rsidRPr="00EB42BE">
        <w:rPr>
          <w:rFonts w:ascii="Arial" w:eastAsia="Arial" w:hAnsi="Arial" w:cs="Arial"/>
        </w:rPr>
        <w:t>Has High Product Quality</w:t>
      </w:r>
    </w:p>
    <w:p w14:paraId="0000072A" w14:textId="77777777" w:rsidR="00C14C0B" w:rsidRPr="00EB42BE" w:rsidRDefault="00DF6B49">
      <w:pPr>
        <w:spacing w:after="160" w:line="240" w:lineRule="auto"/>
        <w:rPr>
          <w:rFonts w:ascii="Arial" w:eastAsia="Arial" w:hAnsi="Arial" w:cs="Arial"/>
        </w:rPr>
      </w:pPr>
      <w:r w:rsidRPr="00EB42BE">
        <w:rPr>
          <w:rFonts w:ascii="Arial" w:eastAsia="Arial" w:hAnsi="Arial" w:cs="Arial"/>
        </w:rPr>
        <w:t>I am satisfied with the Overall Experience</w:t>
      </w:r>
    </w:p>
    <w:p w14:paraId="0000072B" w14:textId="77777777" w:rsidR="00C14C0B" w:rsidRPr="00EB42BE" w:rsidRDefault="00DF6B49">
      <w:pPr>
        <w:spacing w:after="160" w:line="240" w:lineRule="auto"/>
        <w:rPr>
          <w:rFonts w:ascii="Arial" w:eastAsia="Arial" w:hAnsi="Arial" w:cs="Arial"/>
        </w:rPr>
      </w:pPr>
      <w:r w:rsidRPr="00EB42BE">
        <w:rPr>
          <w:rFonts w:ascii="Arial" w:eastAsia="Arial" w:hAnsi="Arial" w:cs="Arial"/>
        </w:rPr>
        <w:t>I am likely to recommend Walmart to family and friends</w:t>
      </w:r>
    </w:p>
    <w:p w14:paraId="0000072C" w14:textId="77777777" w:rsidR="00C14C0B" w:rsidRPr="00EB42BE" w:rsidRDefault="00DF6B49">
      <w:pPr>
        <w:spacing w:line="240" w:lineRule="auto"/>
        <w:rPr>
          <w:rFonts w:ascii="Arial" w:eastAsia="Arial" w:hAnsi="Arial" w:cs="Arial"/>
          <w:b/>
          <w:u w:val="single"/>
        </w:rPr>
      </w:pPr>
      <w:r w:rsidRPr="00EB42BE">
        <w:rPr>
          <w:rFonts w:ascii="Arial" w:eastAsia="Arial" w:hAnsi="Arial" w:cs="Arial"/>
        </w:rPr>
        <w:t>Flexible Return Policy</w:t>
      </w:r>
    </w:p>
    <w:p w14:paraId="0000072D" w14:textId="77777777" w:rsidR="00C14C0B" w:rsidRPr="00EB42BE" w:rsidRDefault="00C14C0B">
      <w:pPr>
        <w:spacing w:after="160" w:line="240" w:lineRule="auto"/>
        <w:rPr>
          <w:rFonts w:ascii="Arial" w:eastAsia="Arial" w:hAnsi="Arial" w:cs="Arial"/>
        </w:rPr>
      </w:pPr>
    </w:p>
    <w:p w14:paraId="0000072E" w14:textId="77777777" w:rsidR="00C14C0B" w:rsidRPr="00EB42BE" w:rsidRDefault="00DF6B49">
      <w:pPr>
        <w:spacing w:after="160" w:line="240" w:lineRule="auto"/>
        <w:rPr>
          <w:rFonts w:ascii="Arial" w:eastAsia="Arial" w:hAnsi="Arial" w:cs="Arial"/>
          <w:b/>
        </w:rPr>
      </w:pPr>
      <w:r w:rsidRPr="00EB42BE">
        <w:rPr>
          <w:rFonts w:ascii="Arial" w:eastAsia="Arial" w:hAnsi="Arial" w:cs="Arial"/>
          <w:b/>
        </w:rPr>
        <w:t>The following variables showed significantly higher means for Whites;</w:t>
      </w:r>
    </w:p>
    <w:p w14:paraId="0000072F" w14:textId="77777777" w:rsidR="00C14C0B" w:rsidRPr="00EB42BE" w:rsidRDefault="00DF6B49" w:rsidP="007C3870">
      <w:pPr>
        <w:spacing w:after="160"/>
        <w:rPr>
          <w:rFonts w:ascii="Arial" w:eastAsia="Arial" w:hAnsi="Arial" w:cs="Arial"/>
        </w:rPr>
      </w:pPr>
      <w:r w:rsidRPr="00EB42BE">
        <w:rPr>
          <w:rFonts w:ascii="Arial" w:eastAsia="Arial" w:hAnsi="Arial" w:cs="Arial"/>
        </w:rPr>
        <w:t>None</w:t>
      </w:r>
    </w:p>
    <w:p w14:paraId="00000730" w14:textId="77777777" w:rsidR="00C14C0B" w:rsidRPr="00EB42BE" w:rsidRDefault="00DF6B49" w:rsidP="007C3870">
      <w:pPr>
        <w:spacing w:after="160"/>
        <w:jc w:val="both"/>
        <w:rPr>
          <w:rFonts w:ascii="Arial" w:eastAsia="Arial" w:hAnsi="Arial" w:cs="Arial"/>
        </w:rPr>
      </w:pPr>
      <w:r w:rsidRPr="00EB42BE">
        <w:rPr>
          <w:rFonts w:ascii="Arial" w:eastAsia="Arial" w:hAnsi="Arial" w:cs="Arial"/>
          <w:b/>
        </w:rPr>
        <w:t>Managerial Conclusion:</w:t>
      </w:r>
      <w:r w:rsidRPr="00EB42BE">
        <w:rPr>
          <w:rFonts w:ascii="Arial" w:eastAsia="Arial" w:hAnsi="Arial" w:cs="Arial"/>
        </w:rPr>
        <w:t xml:space="preserve"> The result showed that there is no significant difference between Blacks or African Americans and Whites for the following variables; Fast Self-Checkout, Variety of Product Options, Stores are conveniently located, and Reasonable Prices. Therefore, it is recommended that Walmart continues with its policies and practices for these variables. Also, the result showed that Blacks have a significantly higher mean for the following variables; I am a regular customer at Walmart, Has Excellent Customer Service, Has High Product Quality, I am satisfied with the Overall Experience, I am likely to recommend Walmart to family and friends, Flexible Return Policy, which means that this group have a higher degree of satisfaction on Walmart’s performance on these variables. Invariably, the Whites have a lower degree of satisfaction for these variables. Therefore, Walmart should implement strategies that will improve the experience of the Whites on these variables.</w:t>
      </w:r>
    </w:p>
    <w:p w14:paraId="00000731" w14:textId="77777777" w:rsidR="00C14C0B" w:rsidRPr="00EB42BE" w:rsidRDefault="00DF6B49">
      <w:pPr>
        <w:spacing w:line="240" w:lineRule="auto"/>
        <w:rPr>
          <w:rFonts w:ascii="Arial" w:eastAsia="Arial" w:hAnsi="Arial" w:cs="Arial"/>
          <w:u w:val="single"/>
        </w:rPr>
      </w:pPr>
      <w:r w:rsidRPr="00EB42BE">
        <w:rPr>
          <w:rFonts w:ascii="Arial" w:hAnsi="Arial" w:cs="Arial"/>
        </w:rPr>
        <w:br w:type="page"/>
      </w:r>
    </w:p>
    <w:p w14:paraId="00000732" w14:textId="77777777" w:rsidR="00C14C0B" w:rsidRPr="00EB42BE" w:rsidRDefault="00DF6B49">
      <w:pPr>
        <w:spacing w:after="160" w:line="240" w:lineRule="auto"/>
        <w:jc w:val="center"/>
        <w:rPr>
          <w:rFonts w:ascii="Arial" w:eastAsia="Arial" w:hAnsi="Arial" w:cs="Arial"/>
          <w:b/>
          <w:sz w:val="28"/>
          <w:szCs w:val="28"/>
        </w:rPr>
      </w:pPr>
      <w:r w:rsidRPr="00EB42BE">
        <w:rPr>
          <w:rFonts w:ascii="Arial" w:eastAsia="Arial" w:hAnsi="Arial" w:cs="Arial"/>
          <w:b/>
          <w:sz w:val="28"/>
          <w:szCs w:val="28"/>
        </w:rPr>
        <w:lastRenderedPageBreak/>
        <w:t>Hypothesis Testing</w:t>
      </w:r>
    </w:p>
    <w:p w14:paraId="00000733" w14:textId="77777777" w:rsidR="00C14C0B" w:rsidRPr="00EB42BE" w:rsidRDefault="00DF6B49">
      <w:pPr>
        <w:spacing w:after="160" w:line="240" w:lineRule="auto"/>
        <w:jc w:val="center"/>
        <w:rPr>
          <w:rFonts w:ascii="Arial" w:eastAsia="Arial" w:hAnsi="Arial" w:cs="Arial"/>
          <w:i/>
        </w:rPr>
      </w:pPr>
      <w:r w:rsidRPr="00EB42BE">
        <w:rPr>
          <w:rFonts w:ascii="Arial" w:eastAsia="Arial" w:hAnsi="Arial" w:cs="Arial"/>
          <w:i/>
        </w:rPr>
        <w:t>Test of Differences between Means: (Race)</w:t>
      </w:r>
    </w:p>
    <w:p w14:paraId="00000734" w14:textId="77777777" w:rsidR="00C14C0B" w:rsidRPr="00EB42BE" w:rsidRDefault="00DF6B49">
      <w:pPr>
        <w:spacing w:after="160" w:line="240" w:lineRule="auto"/>
        <w:jc w:val="center"/>
        <w:rPr>
          <w:rFonts w:ascii="Arial" w:eastAsia="Arial" w:hAnsi="Arial" w:cs="Arial"/>
          <w:u w:val="single"/>
        </w:rPr>
      </w:pPr>
      <w:r w:rsidRPr="00EB42BE">
        <w:rPr>
          <w:rFonts w:ascii="Arial" w:eastAsia="Arial" w:hAnsi="Arial" w:cs="Arial"/>
          <w:u w:val="single"/>
        </w:rPr>
        <w:t>Performance (Target)</w:t>
      </w:r>
    </w:p>
    <w:tbl>
      <w:tblPr>
        <w:tblStyle w:val="afff5"/>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5"/>
        <w:gridCol w:w="3384"/>
        <w:gridCol w:w="1206"/>
      </w:tblGrid>
      <w:tr w:rsidR="00C14C0B" w:rsidRPr="00EB42BE" w14:paraId="48314E20" w14:textId="77777777" w:rsidTr="002F41CC">
        <w:trPr>
          <w:trHeight w:val="702"/>
        </w:trPr>
        <w:tc>
          <w:tcPr>
            <w:tcW w:w="4495" w:type="dxa"/>
            <w:tcBorders>
              <w:bottom w:val="single" w:sz="8" w:space="0" w:color="152935"/>
            </w:tcBorders>
          </w:tcPr>
          <w:p w14:paraId="00000735" w14:textId="67F678BF" w:rsidR="00C14C0B" w:rsidRPr="00EB42BE" w:rsidRDefault="00C14C0B" w:rsidP="002F41CC">
            <w:pPr>
              <w:spacing w:before="240"/>
              <w:ind w:left="140" w:right="140"/>
              <w:jc w:val="center"/>
              <w:rPr>
                <w:rFonts w:ascii="Arial" w:eastAsia="Arial" w:hAnsi="Arial" w:cs="Arial"/>
                <w:sz w:val="21"/>
                <w:szCs w:val="21"/>
              </w:rPr>
            </w:pPr>
          </w:p>
        </w:tc>
        <w:tc>
          <w:tcPr>
            <w:tcW w:w="3384" w:type="dxa"/>
            <w:tcBorders>
              <w:bottom w:val="single" w:sz="8" w:space="0" w:color="152935"/>
              <w:right w:val="single" w:sz="8" w:space="0" w:color="E0E0E0"/>
            </w:tcBorders>
            <w:shd w:val="clear" w:color="auto" w:fill="FFFFFF"/>
            <w:vAlign w:val="bottom"/>
          </w:tcPr>
          <w:p w14:paraId="00000736"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What terms would you use to express your race or ethnicity?</w:t>
            </w:r>
          </w:p>
        </w:tc>
        <w:tc>
          <w:tcPr>
            <w:tcW w:w="1206" w:type="dxa"/>
            <w:tcBorders>
              <w:left w:val="single" w:sz="8" w:space="0" w:color="E0E0E0"/>
              <w:bottom w:val="single" w:sz="8" w:space="0" w:color="152935"/>
              <w:right w:val="single" w:sz="8" w:space="0" w:color="E0E0E0"/>
            </w:tcBorders>
            <w:shd w:val="clear" w:color="auto" w:fill="FFFFFF"/>
            <w:vAlign w:val="bottom"/>
          </w:tcPr>
          <w:p w14:paraId="00000737"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Mean</w:t>
            </w:r>
          </w:p>
        </w:tc>
      </w:tr>
      <w:tr w:rsidR="00C14C0B" w:rsidRPr="00EB42BE" w14:paraId="268F091A" w14:textId="77777777" w:rsidTr="002F41CC">
        <w:trPr>
          <w:trHeight w:val="298"/>
        </w:trPr>
        <w:tc>
          <w:tcPr>
            <w:tcW w:w="4495" w:type="dxa"/>
            <w:vMerge w:val="restart"/>
            <w:tcBorders>
              <w:top w:val="single" w:sz="8" w:space="0" w:color="152935"/>
              <w:bottom w:val="single" w:sz="8" w:space="0" w:color="152935"/>
            </w:tcBorders>
            <w:shd w:val="clear" w:color="auto" w:fill="E0E0E0"/>
          </w:tcPr>
          <w:p w14:paraId="00000738"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Performance (Target): I am a regular customer at Target</w:t>
            </w:r>
          </w:p>
        </w:tc>
        <w:tc>
          <w:tcPr>
            <w:tcW w:w="3384" w:type="dxa"/>
            <w:tcBorders>
              <w:top w:val="single" w:sz="8" w:space="0" w:color="152935"/>
              <w:bottom w:val="single" w:sz="8" w:space="0" w:color="AEAEAE"/>
              <w:right w:val="single" w:sz="8" w:space="0" w:color="E0E0E0"/>
            </w:tcBorders>
            <w:shd w:val="clear" w:color="auto" w:fill="E0E0E0"/>
          </w:tcPr>
          <w:p w14:paraId="00000739"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Black or African American</w:t>
            </w:r>
          </w:p>
        </w:tc>
        <w:tc>
          <w:tcPr>
            <w:tcW w:w="1206" w:type="dxa"/>
            <w:tcBorders>
              <w:top w:val="single" w:sz="8" w:space="0" w:color="152935"/>
              <w:left w:val="single" w:sz="8" w:space="0" w:color="E0E0E0"/>
              <w:bottom w:val="single" w:sz="8" w:space="0" w:color="AEAEAE"/>
              <w:right w:val="single" w:sz="8" w:space="0" w:color="E0E0E0"/>
            </w:tcBorders>
            <w:shd w:val="clear" w:color="auto" w:fill="F9F9FB"/>
          </w:tcPr>
          <w:p w14:paraId="0000073A"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2.97</w:t>
            </w:r>
          </w:p>
        </w:tc>
      </w:tr>
      <w:tr w:rsidR="00C14C0B" w:rsidRPr="00EB42BE" w14:paraId="585CFE5D" w14:textId="77777777" w:rsidTr="002F41CC">
        <w:trPr>
          <w:trHeight w:val="298"/>
        </w:trPr>
        <w:tc>
          <w:tcPr>
            <w:tcW w:w="4495" w:type="dxa"/>
            <w:vMerge/>
            <w:tcBorders>
              <w:top w:val="single" w:sz="8" w:space="0" w:color="152935"/>
              <w:bottom w:val="single" w:sz="8" w:space="0" w:color="152935"/>
            </w:tcBorders>
            <w:shd w:val="clear" w:color="auto" w:fill="E0E0E0"/>
          </w:tcPr>
          <w:p w14:paraId="0000073B" w14:textId="77777777" w:rsidR="00C14C0B" w:rsidRPr="00EB42BE" w:rsidRDefault="00C14C0B" w:rsidP="002F41CC">
            <w:pPr>
              <w:widowControl w:val="0"/>
              <w:pBdr>
                <w:top w:val="nil"/>
                <w:left w:val="nil"/>
                <w:bottom w:val="nil"/>
                <w:right w:val="nil"/>
                <w:between w:val="nil"/>
              </w:pBdr>
              <w:spacing w:line="276" w:lineRule="auto"/>
              <w:jc w:val="center"/>
              <w:rPr>
                <w:rFonts w:ascii="Arial" w:eastAsia="Arial" w:hAnsi="Arial" w:cs="Arial"/>
                <w:sz w:val="21"/>
                <w:szCs w:val="21"/>
              </w:rPr>
            </w:pPr>
          </w:p>
        </w:tc>
        <w:tc>
          <w:tcPr>
            <w:tcW w:w="3384" w:type="dxa"/>
            <w:tcBorders>
              <w:top w:val="single" w:sz="8" w:space="0" w:color="AEAEAE"/>
              <w:bottom w:val="single" w:sz="8" w:space="0" w:color="AEAEAE"/>
              <w:right w:val="single" w:sz="8" w:space="0" w:color="E0E0E0"/>
            </w:tcBorders>
            <w:shd w:val="clear" w:color="auto" w:fill="E0E0E0"/>
          </w:tcPr>
          <w:p w14:paraId="0000073C" w14:textId="75831857" w:rsidR="00C14C0B" w:rsidRPr="00EB42BE" w:rsidRDefault="00DF6B49" w:rsidP="002F41CC">
            <w:pPr>
              <w:spacing w:before="240"/>
              <w:ind w:right="140"/>
              <w:jc w:val="center"/>
              <w:rPr>
                <w:rFonts w:ascii="Arial" w:eastAsia="Arial" w:hAnsi="Arial" w:cs="Arial"/>
                <w:sz w:val="21"/>
                <w:szCs w:val="21"/>
              </w:rPr>
            </w:pPr>
            <w:r w:rsidRPr="00EB42BE">
              <w:rPr>
                <w:rFonts w:ascii="Arial" w:eastAsia="Arial" w:hAnsi="Arial" w:cs="Arial"/>
                <w:sz w:val="21"/>
                <w:szCs w:val="21"/>
              </w:rPr>
              <w:t>White or Caucasians</w:t>
            </w:r>
          </w:p>
        </w:tc>
        <w:tc>
          <w:tcPr>
            <w:tcW w:w="1206" w:type="dxa"/>
            <w:tcBorders>
              <w:top w:val="single" w:sz="8" w:space="0" w:color="AEAEAE"/>
              <w:left w:val="single" w:sz="8" w:space="0" w:color="E0E0E0"/>
              <w:bottom w:val="single" w:sz="8" w:space="0" w:color="AEAEAE"/>
              <w:right w:val="single" w:sz="8" w:space="0" w:color="E0E0E0"/>
            </w:tcBorders>
            <w:shd w:val="clear" w:color="auto" w:fill="F9F9FB"/>
          </w:tcPr>
          <w:p w14:paraId="0000073D"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3.77</w:t>
            </w:r>
          </w:p>
        </w:tc>
      </w:tr>
      <w:tr w:rsidR="00C14C0B" w:rsidRPr="00EB42BE" w14:paraId="0297206A" w14:textId="77777777" w:rsidTr="002F41CC">
        <w:trPr>
          <w:trHeight w:val="356"/>
        </w:trPr>
        <w:tc>
          <w:tcPr>
            <w:tcW w:w="4495" w:type="dxa"/>
            <w:vMerge w:val="restart"/>
            <w:tcBorders>
              <w:top w:val="single" w:sz="8" w:space="0" w:color="AEAEAE"/>
              <w:bottom w:val="single" w:sz="8" w:space="0" w:color="AEAEAE"/>
            </w:tcBorders>
            <w:shd w:val="clear" w:color="auto" w:fill="E0E0E0"/>
          </w:tcPr>
          <w:p w14:paraId="0000073E" w14:textId="4149C375"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Performance (Target): I like the fast self–checkout option at Target</w:t>
            </w:r>
          </w:p>
        </w:tc>
        <w:tc>
          <w:tcPr>
            <w:tcW w:w="3384" w:type="dxa"/>
            <w:tcBorders>
              <w:top w:val="single" w:sz="8" w:space="0" w:color="AEAEAE"/>
              <w:bottom w:val="single" w:sz="8" w:space="0" w:color="AEAEAE"/>
              <w:right w:val="single" w:sz="8" w:space="0" w:color="E0E0E0"/>
            </w:tcBorders>
            <w:shd w:val="clear" w:color="auto" w:fill="E0E0E0"/>
          </w:tcPr>
          <w:p w14:paraId="0000073F"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Black or African American</w:t>
            </w:r>
          </w:p>
        </w:tc>
        <w:tc>
          <w:tcPr>
            <w:tcW w:w="1206" w:type="dxa"/>
            <w:tcBorders>
              <w:top w:val="single" w:sz="8" w:space="0" w:color="AEAEAE"/>
              <w:left w:val="single" w:sz="8" w:space="0" w:color="E0E0E0"/>
              <w:bottom w:val="single" w:sz="8" w:space="0" w:color="AEAEAE"/>
              <w:right w:val="single" w:sz="8" w:space="0" w:color="E0E0E0"/>
            </w:tcBorders>
            <w:shd w:val="clear" w:color="auto" w:fill="F9F9FB"/>
          </w:tcPr>
          <w:p w14:paraId="00000740"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3.75</w:t>
            </w:r>
          </w:p>
        </w:tc>
      </w:tr>
      <w:tr w:rsidR="00C14C0B" w:rsidRPr="00EB42BE" w14:paraId="7AC321D3" w14:textId="77777777" w:rsidTr="002F41CC">
        <w:trPr>
          <w:trHeight w:val="356"/>
        </w:trPr>
        <w:tc>
          <w:tcPr>
            <w:tcW w:w="4495" w:type="dxa"/>
            <w:vMerge/>
            <w:tcBorders>
              <w:top w:val="single" w:sz="8" w:space="0" w:color="AEAEAE"/>
              <w:bottom w:val="single" w:sz="8" w:space="0" w:color="AEAEAE"/>
            </w:tcBorders>
            <w:shd w:val="clear" w:color="auto" w:fill="E0E0E0"/>
          </w:tcPr>
          <w:p w14:paraId="00000741" w14:textId="77777777" w:rsidR="00C14C0B" w:rsidRPr="00EB42BE" w:rsidRDefault="00C14C0B" w:rsidP="002F41CC">
            <w:pPr>
              <w:widowControl w:val="0"/>
              <w:pBdr>
                <w:top w:val="nil"/>
                <w:left w:val="nil"/>
                <w:bottom w:val="nil"/>
                <w:right w:val="nil"/>
                <w:between w:val="nil"/>
              </w:pBdr>
              <w:spacing w:line="276" w:lineRule="auto"/>
              <w:jc w:val="center"/>
              <w:rPr>
                <w:rFonts w:ascii="Arial" w:eastAsia="Arial" w:hAnsi="Arial" w:cs="Arial"/>
                <w:sz w:val="21"/>
                <w:szCs w:val="21"/>
              </w:rPr>
            </w:pPr>
          </w:p>
        </w:tc>
        <w:tc>
          <w:tcPr>
            <w:tcW w:w="3384" w:type="dxa"/>
            <w:tcBorders>
              <w:top w:val="single" w:sz="8" w:space="0" w:color="AEAEAE"/>
              <w:bottom w:val="single" w:sz="8" w:space="0" w:color="AEAEAE"/>
              <w:right w:val="single" w:sz="8" w:space="0" w:color="E0E0E0"/>
            </w:tcBorders>
            <w:shd w:val="clear" w:color="auto" w:fill="E0E0E0"/>
          </w:tcPr>
          <w:p w14:paraId="00000742"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White or Caucasians</w:t>
            </w:r>
          </w:p>
        </w:tc>
        <w:tc>
          <w:tcPr>
            <w:tcW w:w="1206" w:type="dxa"/>
            <w:tcBorders>
              <w:top w:val="single" w:sz="8" w:space="0" w:color="AEAEAE"/>
              <w:left w:val="single" w:sz="8" w:space="0" w:color="E0E0E0"/>
              <w:bottom w:val="single" w:sz="8" w:space="0" w:color="AEAEAE"/>
              <w:right w:val="single" w:sz="8" w:space="0" w:color="E0E0E0"/>
            </w:tcBorders>
            <w:shd w:val="clear" w:color="auto" w:fill="F9F9FB"/>
          </w:tcPr>
          <w:p w14:paraId="00000743"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3.85</w:t>
            </w:r>
          </w:p>
        </w:tc>
      </w:tr>
      <w:tr w:rsidR="00C14C0B" w:rsidRPr="00EB42BE" w14:paraId="2AF59903" w14:textId="77777777" w:rsidTr="002F41CC">
        <w:trPr>
          <w:trHeight w:val="248"/>
        </w:trPr>
        <w:tc>
          <w:tcPr>
            <w:tcW w:w="4495" w:type="dxa"/>
            <w:vMerge w:val="restart"/>
            <w:tcBorders>
              <w:top w:val="single" w:sz="8" w:space="0" w:color="AEAEAE"/>
              <w:bottom w:val="single" w:sz="8" w:space="0" w:color="AEAEAE"/>
            </w:tcBorders>
            <w:shd w:val="clear" w:color="auto" w:fill="E0E0E0"/>
          </w:tcPr>
          <w:p w14:paraId="00000744"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Performance (Target): Offers a variety of product options</w:t>
            </w:r>
          </w:p>
        </w:tc>
        <w:tc>
          <w:tcPr>
            <w:tcW w:w="3384" w:type="dxa"/>
            <w:tcBorders>
              <w:top w:val="single" w:sz="8" w:space="0" w:color="AEAEAE"/>
              <w:bottom w:val="single" w:sz="8" w:space="0" w:color="AEAEAE"/>
              <w:right w:val="single" w:sz="8" w:space="0" w:color="E0E0E0"/>
            </w:tcBorders>
            <w:shd w:val="clear" w:color="auto" w:fill="E0E0E0"/>
          </w:tcPr>
          <w:p w14:paraId="00000745"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Black or African American</w:t>
            </w:r>
          </w:p>
        </w:tc>
        <w:tc>
          <w:tcPr>
            <w:tcW w:w="1206" w:type="dxa"/>
            <w:tcBorders>
              <w:top w:val="single" w:sz="8" w:space="0" w:color="AEAEAE"/>
              <w:left w:val="single" w:sz="8" w:space="0" w:color="E0E0E0"/>
              <w:bottom w:val="single" w:sz="8" w:space="0" w:color="AEAEAE"/>
              <w:right w:val="single" w:sz="8" w:space="0" w:color="E0E0E0"/>
            </w:tcBorders>
            <w:shd w:val="clear" w:color="auto" w:fill="F9F9FB"/>
          </w:tcPr>
          <w:p w14:paraId="00000746"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3.62</w:t>
            </w:r>
          </w:p>
        </w:tc>
      </w:tr>
      <w:tr w:rsidR="00C14C0B" w:rsidRPr="00EB42BE" w14:paraId="2AFBCE26" w14:textId="77777777" w:rsidTr="002F41CC">
        <w:trPr>
          <w:trHeight w:val="248"/>
        </w:trPr>
        <w:tc>
          <w:tcPr>
            <w:tcW w:w="4495" w:type="dxa"/>
            <w:vMerge/>
            <w:tcBorders>
              <w:top w:val="single" w:sz="8" w:space="0" w:color="AEAEAE"/>
              <w:bottom w:val="single" w:sz="8" w:space="0" w:color="AEAEAE"/>
            </w:tcBorders>
            <w:shd w:val="clear" w:color="auto" w:fill="E0E0E0"/>
          </w:tcPr>
          <w:p w14:paraId="00000747" w14:textId="77777777" w:rsidR="00C14C0B" w:rsidRPr="00EB42BE" w:rsidRDefault="00C14C0B" w:rsidP="002F41CC">
            <w:pPr>
              <w:widowControl w:val="0"/>
              <w:pBdr>
                <w:top w:val="nil"/>
                <w:left w:val="nil"/>
                <w:bottom w:val="nil"/>
                <w:right w:val="nil"/>
                <w:between w:val="nil"/>
              </w:pBdr>
              <w:spacing w:line="276" w:lineRule="auto"/>
              <w:jc w:val="center"/>
              <w:rPr>
                <w:rFonts w:ascii="Arial" w:eastAsia="Arial" w:hAnsi="Arial" w:cs="Arial"/>
                <w:sz w:val="21"/>
                <w:szCs w:val="21"/>
              </w:rPr>
            </w:pPr>
          </w:p>
        </w:tc>
        <w:tc>
          <w:tcPr>
            <w:tcW w:w="3384" w:type="dxa"/>
            <w:tcBorders>
              <w:top w:val="single" w:sz="8" w:space="0" w:color="AEAEAE"/>
              <w:bottom w:val="single" w:sz="8" w:space="0" w:color="AEAEAE"/>
              <w:right w:val="single" w:sz="8" w:space="0" w:color="E0E0E0"/>
            </w:tcBorders>
            <w:shd w:val="clear" w:color="auto" w:fill="E0E0E0"/>
          </w:tcPr>
          <w:p w14:paraId="00000748"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White or Caucasians</w:t>
            </w:r>
          </w:p>
        </w:tc>
        <w:tc>
          <w:tcPr>
            <w:tcW w:w="1206" w:type="dxa"/>
            <w:tcBorders>
              <w:top w:val="single" w:sz="8" w:space="0" w:color="AEAEAE"/>
              <w:left w:val="single" w:sz="8" w:space="0" w:color="E0E0E0"/>
              <w:bottom w:val="single" w:sz="8" w:space="0" w:color="AEAEAE"/>
              <w:right w:val="single" w:sz="8" w:space="0" w:color="E0E0E0"/>
            </w:tcBorders>
            <w:shd w:val="clear" w:color="auto" w:fill="F9F9FB"/>
          </w:tcPr>
          <w:p w14:paraId="00000749"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4.04</w:t>
            </w:r>
          </w:p>
        </w:tc>
      </w:tr>
      <w:tr w:rsidR="00C14C0B" w:rsidRPr="00EB42BE" w14:paraId="19205B47" w14:textId="77777777" w:rsidTr="002F41CC">
        <w:trPr>
          <w:trHeight w:val="356"/>
        </w:trPr>
        <w:tc>
          <w:tcPr>
            <w:tcW w:w="4495" w:type="dxa"/>
            <w:vMerge w:val="restart"/>
            <w:tcBorders>
              <w:top w:val="single" w:sz="8" w:space="0" w:color="AEAEAE"/>
              <w:bottom w:val="single" w:sz="8" w:space="0" w:color="AEAEAE"/>
            </w:tcBorders>
            <w:shd w:val="clear" w:color="auto" w:fill="E0E0E0"/>
          </w:tcPr>
          <w:p w14:paraId="0000074A"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Performance (Target): Has more convenient locations for me</w:t>
            </w:r>
          </w:p>
        </w:tc>
        <w:tc>
          <w:tcPr>
            <w:tcW w:w="3384" w:type="dxa"/>
            <w:tcBorders>
              <w:top w:val="single" w:sz="8" w:space="0" w:color="AEAEAE"/>
              <w:bottom w:val="single" w:sz="8" w:space="0" w:color="AEAEAE"/>
              <w:right w:val="single" w:sz="8" w:space="0" w:color="E0E0E0"/>
            </w:tcBorders>
            <w:shd w:val="clear" w:color="auto" w:fill="E0E0E0"/>
          </w:tcPr>
          <w:p w14:paraId="0000074B"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Black or African American</w:t>
            </w:r>
          </w:p>
        </w:tc>
        <w:tc>
          <w:tcPr>
            <w:tcW w:w="1206" w:type="dxa"/>
            <w:tcBorders>
              <w:top w:val="single" w:sz="8" w:space="0" w:color="AEAEAE"/>
              <w:left w:val="single" w:sz="8" w:space="0" w:color="E0E0E0"/>
              <w:bottom w:val="single" w:sz="8" w:space="0" w:color="AEAEAE"/>
              <w:right w:val="single" w:sz="8" w:space="0" w:color="E0E0E0"/>
            </w:tcBorders>
            <w:shd w:val="clear" w:color="auto" w:fill="F9F9FB"/>
          </w:tcPr>
          <w:p w14:paraId="0000074C"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3.33</w:t>
            </w:r>
          </w:p>
        </w:tc>
      </w:tr>
      <w:tr w:rsidR="00C14C0B" w:rsidRPr="00EB42BE" w14:paraId="095A739C" w14:textId="77777777" w:rsidTr="002F41CC">
        <w:trPr>
          <w:trHeight w:val="356"/>
        </w:trPr>
        <w:tc>
          <w:tcPr>
            <w:tcW w:w="4495" w:type="dxa"/>
            <w:vMerge/>
            <w:tcBorders>
              <w:top w:val="single" w:sz="8" w:space="0" w:color="AEAEAE"/>
              <w:bottom w:val="single" w:sz="8" w:space="0" w:color="AEAEAE"/>
            </w:tcBorders>
            <w:shd w:val="clear" w:color="auto" w:fill="E0E0E0"/>
          </w:tcPr>
          <w:p w14:paraId="0000074D" w14:textId="77777777" w:rsidR="00C14C0B" w:rsidRPr="00EB42BE" w:rsidRDefault="00C14C0B" w:rsidP="002F41CC">
            <w:pPr>
              <w:widowControl w:val="0"/>
              <w:pBdr>
                <w:top w:val="nil"/>
                <w:left w:val="nil"/>
                <w:bottom w:val="nil"/>
                <w:right w:val="nil"/>
                <w:between w:val="nil"/>
              </w:pBdr>
              <w:spacing w:line="276" w:lineRule="auto"/>
              <w:jc w:val="center"/>
              <w:rPr>
                <w:rFonts w:ascii="Arial" w:eastAsia="Arial" w:hAnsi="Arial" w:cs="Arial"/>
                <w:sz w:val="21"/>
                <w:szCs w:val="21"/>
              </w:rPr>
            </w:pPr>
          </w:p>
        </w:tc>
        <w:tc>
          <w:tcPr>
            <w:tcW w:w="3384" w:type="dxa"/>
            <w:tcBorders>
              <w:top w:val="single" w:sz="8" w:space="0" w:color="AEAEAE"/>
              <w:bottom w:val="single" w:sz="8" w:space="0" w:color="AEAEAE"/>
              <w:right w:val="single" w:sz="8" w:space="0" w:color="E0E0E0"/>
            </w:tcBorders>
            <w:shd w:val="clear" w:color="auto" w:fill="E0E0E0"/>
          </w:tcPr>
          <w:p w14:paraId="0000074E"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White or Caucasians</w:t>
            </w:r>
          </w:p>
        </w:tc>
        <w:tc>
          <w:tcPr>
            <w:tcW w:w="1206" w:type="dxa"/>
            <w:tcBorders>
              <w:top w:val="single" w:sz="8" w:space="0" w:color="AEAEAE"/>
              <w:left w:val="single" w:sz="8" w:space="0" w:color="E0E0E0"/>
              <w:bottom w:val="single" w:sz="8" w:space="0" w:color="AEAEAE"/>
              <w:right w:val="single" w:sz="8" w:space="0" w:color="E0E0E0"/>
            </w:tcBorders>
            <w:shd w:val="clear" w:color="auto" w:fill="F9F9FB"/>
          </w:tcPr>
          <w:p w14:paraId="0000074F"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3.44</w:t>
            </w:r>
          </w:p>
        </w:tc>
      </w:tr>
      <w:tr w:rsidR="00C14C0B" w:rsidRPr="00EB42BE" w14:paraId="6E11DFB7" w14:textId="77777777" w:rsidTr="002F41CC">
        <w:trPr>
          <w:trHeight w:val="356"/>
        </w:trPr>
        <w:tc>
          <w:tcPr>
            <w:tcW w:w="4495" w:type="dxa"/>
            <w:vMerge w:val="restart"/>
            <w:tcBorders>
              <w:top w:val="single" w:sz="8" w:space="0" w:color="AEAEAE"/>
              <w:bottom w:val="single" w:sz="8" w:space="0" w:color="AEAEAE"/>
            </w:tcBorders>
            <w:shd w:val="clear" w:color="auto" w:fill="E0E0E0"/>
          </w:tcPr>
          <w:p w14:paraId="00000750"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Performance (Target): Offers products at Reasonable Prices</w:t>
            </w:r>
          </w:p>
        </w:tc>
        <w:tc>
          <w:tcPr>
            <w:tcW w:w="3384" w:type="dxa"/>
            <w:tcBorders>
              <w:top w:val="single" w:sz="8" w:space="0" w:color="AEAEAE"/>
              <w:bottom w:val="single" w:sz="8" w:space="0" w:color="AEAEAE"/>
              <w:right w:val="single" w:sz="8" w:space="0" w:color="E0E0E0"/>
            </w:tcBorders>
            <w:shd w:val="clear" w:color="auto" w:fill="E0E0E0"/>
          </w:tcPr>
          <w:p w14:paraId="00000751"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Black or African American</w:t>
            </w:r>
          </w:p>
        </w:tc>
        <w:tc>
          <w:tcPr>
            <w:tcW w:w="1206" w:type="dxa"/>
            <w:tcBorders>
              <w:top w:val="single" w:sz="8" w:space="0" w:color="AEAEAE"/>
              <w:left w:val="single" w:sz="8" w:space="0" w:color="E0E0E0"/>
              <w:bottom w:val="single" w:sz="8" w:space="0" w:color="AEAEAE"/>
              <w:right w:val="single" w:sz="8" w:space="0" w:color="E0E0E0"/>
            </w:tcBorders>
            <w:shd w:val="clear" w:color="auto" w:fill="F9F9FB"/>
          </w:tcPr>
          <w:p w14:paraId="00000752"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2.98</w:t>
            </w:r>
          </w:p>
        </w:tc>
      </w:tr>
      <w:tr w:rsidR="00C14C0B" w:rsidRPr="00EB42BE" w14:paraId="3EC06A97" w14:textId="77777777" w:rsidTr="002F41CC">
        <w:trPr>
          <w:trHeight w:val="356"/>
        </w:trPr>
        <w:tc>
          <w:tcPr>
            <w:tcW w:w="4495" w:type="dxa"/>
            <w:vMerge/>
            <w:tcBorders>
              <w:top w:val="single" w:sz="8" w:space="0" w:color="AEAEAE"/>
              <w:bottom w:val="single" w:sz="8" w:space="0" w:color="AEAEAE"/>
            </w:tcBorders>
            <w:shd w:val="clear" w:color="auto" w:fill="E0E0E0"/>
          </w:tcPr>
          <w:p w14:paraId="00000753" w14:textId="77777777" w:rsidR="00C14C0B" w:rsidRPr="00EB42BE" w:rsidRDefault="00C14C0B" w:rsidP="002F41CC">
            <w:pPr>
              <w:widowControl w:val="0"/>
              <w:pBdr>
                <w:top w:val="nil"/>
                <w:left w:val="nil"/>
                <w:bottom w:val="nil"/>
                <w:right w:val="nil"/>
                <w:between w:val="nil"/>
              </w:pBdr>
              <w:spacing w:line="276" w:lineRule="auto"/>
              <w:jc w:val="center"/>
              <w:rPr>
                <w:rFonts w:ascii="Arial" w:eastAsia="Arial" w:hAnsi="Arial" w:cs="Arial"/>
                <w:sz w:val="21"/>
                <w:szCs w:val="21"/>
              </w:rPr>
            </w:pPr>
          </w:p>
        </w:tc>
        <w:tc>
          <w:tcPr>
            <w:tcW w:w="3384" w:type="dxa"/>
            <w:tcBorders>
              <w:top w:val="single" w:sz="8" w:space="0" w:color="AEAEAE"/>
              <w:bottom w:val="single" w:sz="8" w:space="0" w:color="AEAEAE"/>
              <w:right w:val="single" w:sz="8" w:space="0" w:color="E0E0E0"/>
            </w:tcBorders>
            <w:shd w:val="clear" w:color="auto" w:fill="E0E0E0"/>
          </w:tcPr>
          <w:p w14:paraId="00000754"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White or Caucasians</w:t>
            </w:r>
          </w:p>
        </w:tc>
        <w:tc>
          <w:tcPr>
            <w:tcW w:w="1206" w:type="dxa"/>
            <w:tcBorders>
              <w:top w:val="single" w:sz="8" w:space="0" w:color="AEAEAE"/>
              <w:left w:val="single" w:sz="8" w:space="0" w:color="E0E0E0"/>
              <w:bottom w:val="single" w:sz="8" w:space="0" w:color="AEAEAE"/>
              <w:right w:val="single" w:sz="8" w:space="0" w:color="E0E0E0"/>
            </w:tcBorders>
            <w:shd w:val="clear" w:color="auto" w:fill="F9F9FB"/>
          </w:tcPr>
          <w:p w14:paraId="00000755"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3.12</w:t>
            </w:r>
          </w:p>
        </w:tc>
      </w:tr>
      <w:tr w:rsidR="00C14C0B" w:rsidRPr="00EB42BE" w14:paraId="76C5E71D" w14:textId="77777777" w:rsidTr="002F41CC">
        <w:trPr>
          <w:trHeight w:val="248"/>
        </w:trPr>
        <w:tc>
          <w:tcPr>
            <w:tcW w:w="4495" w:type="dxa"/>
            <w:vMerge w:val="restart"/>
            <w:tcBorders>
              <w:top w:val="single" w:sz="8" w:space="0" w:color="AEAEAE"/>
              <w:bottom w:val="single" w:sz="8" w:space="0" w:color="AEAEAE"/>
            </w:tcBorders>
            <w:shd w:val="clear" w:color="auto" w:fill="E0E0E0"/>
          </w:tcPr>
          <w:p w14:paraId="00000756"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Performance (Target): Has Excellent Customer Service</w:t>
            </w:r>
          </w:p>
        </w:tc>
        <w:tc>
          <w:tcPr>
            <w:tcW w:w="3384" w:type="dxa"/>
            <w:tcBorders>
              <w:top w:val="single" w:sz="8" w:space="0" w:color="AEAEAE"/>
              <w:bottom w:val="single" w:sz="8" w:space="0" w:color="AEAEAE"/>
              <w:right w:val="single" w:sz="8" w:space="0" w:color="E0E0E0"/>
            </w:tcBorders>
            <w:shd w:val="clear" w:color="auto" w:fill="E0E0E0"/>
          </w:tcPr>
          <w:p w14:paraId="00000757"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Black or African American</w:t>
            </w:r>
          </w:p>
        </w:tc>
        <w:tc>
          <w:tcPr>
            <w:tcW w:w="1206" w:type="dxa"/>
            <w:tcBorders>
              <w:top w:val="single" w:sz="8" w:space="0" w:color="AEAEAE"/>
              <w:left w:val="single" w:sz="8" w:space="0" w:color="E0E0E0"/>
              <w:bottom w:val="single" w:sz="8" w:space="0" w:color="AEAEAE"/>
              <w:right w:val="single" w:sz="8" w:space="0" w:color="E0E0E0"/>
            </w:tcBorders>
            <w:shd w:val="clear" w:color="auto" w:fill="F9F9FB"/>
          </w:tcPr>
          <w:p w14:paraId="00000758"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3.85</w:t>
            </w:r>
          </w:p>
        </w:tc>
      </w:tr>
      <w:tr w:rsidR="00C14C0B" w:rsidRPr="00EB42BE" w14:paraId="21402F95" w14:textId="77777777" w:rsidTr="002F41CC">
        <w:trPr>
          <w:trHeight w:val="248"/>
        </w:trPr>
        <w:tc>
          <w:tcPr>
            <w:tcW w:w="4495" w:type="dxa"/>
            <w:vMerge/>
            <w:tcBorders>
              <w:top w:val="single" w:sz="8" w:space="0" w:color="AEAEAE"/>
              <w:bottom w:val="single" w:sz="8" w:space="0" w:color="AEAEAE"/>
            </w:tcBorders>
            <w:shd w:val="clear" w:color="auto" w:fill="E0E0E0"/>
          </w:tcPr>
          <w:p w14:paraId="00000759" w14:textId="77777777" w:rsidR="00C14C0B" w:rsidRPr="00EB42BE" w:rsidRDefault="00C14C0B" w:rsidP="002F41CC">
            <w:pPr>
              <w:widowControl w:val="0"/>
              <w:pBdr>
                <w:top w:val="nil"/>
                <w:left w:val="nil"/>
                <w:bottom w:val="nil"/>
                <w:right w:val="nil"/>
                <w:between w:val="nil"/>
              </w:pBdr>
              <w:spacing w:line="276" w:lineRule="auto"/>
              <w:jc w:val="center"/>
              <w:rPr>
                <w:rFonts w:ascii="Arial" w:eastAsia="Arial" w:hAnsi="Arial" w:cs="Arial"/>
                <w:sz w:val="21"/>
                <w:szCs w:val="21"/>
              </w:rPr>
            </w:pPr>
          </w:p>
        </w:tc>
        <w:tc>
          <w:tcPr>
            <w:tcW w:w="3384" w:type="dxa"/>
            <w:tcBorders>
              <w:top w:val="single" w:sz="8" w:space="0" w:color="AEAEAE"/>
              <w:bottom w:val="single" w:sz="8" w:space="0" w:color="AEAEAE"/>
              <w:right w:val="single" w:sz="8" w:space="0" w:color="E0E0E0"/>
            </w:tcBorders>
            <w:shd w:val="clear" w:color="auto" w:fill="E0E0E0"/>
          </w:tcPr>
          <w:p w14:paraId="0000075A"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White or Caucasians</w:t>
            </w:r>
          </w:p>
        </w:tc>
        <w:tc>
          <w:tcPr>
            <w:tcW w:w="1206" w:type="dxa"/>
            <w:tcBorders>
              <w:top w:val="single" w:sz="8" w:space="0" w:color="AEAEAE"/>
              <w:left w:val="single" w:sz="8" w:space="0" w:color="E0E0E0"/>
              <w:bottom w:val="single" w:sz="8" w:space="0" w:color="AEAEAE"/>
              <w:right w:val="single" w:sz="8" w:space="0" w:color="E0E0E0"/>
            </w:tcBorders>
            <w:shd w:val="clear" w:color="auto" w:fill="F9F9FB"/>
          </w:tcPr>
          <w:p w14:paraId="0000075B"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3.86</w:t>
            </w:r>
          </w:p>
        </w:tc>
      </w:tr>
      <w:tr w:rsidR="00C14C0B" w:rsidRPr="00EB42BE" w14:paraId="366E3E45" w14:textId="77777777" w:rsidTr="002F41CC">
        <w:trPr>
          <w:trHeight w:val="248"/>
        </w:trPr>
        <w:tc>
          <w:tcPr>
            <w:tcW w:w="4495" w:type="dxa"/>
            <w:vMerge w:val="restart"/>
            <w:tcBorders>
              <w:top w:val="single" w:sz="8" w:space="0" w:color="AEAEAE"/>
              <w:bottom w:val="single" w:sz="8" w:space="0" w:color="AEAEAE"/>
            </w:tcBorders>
            <w:shd w:val="clear" w:color="auto" w:fill="E0E0E0"/>
          </w:tcPr>
          <w:p w14:paraId="0000075C"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Performance (Target): Has High Product Quality</w:t>
            </w:r>
          </w:p>
        </w:tc>
        <w:tc>
          <w:tcPr>
            <w:tcW w:w="3384" w:type="dxa"/>
            <w:tcBorders>
              <w:top w:val="single" w:sz="8" w:space="0" w:color="AEAEAE"/>
              <w:bottom w:val="single" w:sz="8" w:space="0" w:color="AEAEAE"/>
              <w:right w:val="single" w:sz="8" w:space="0" w:color="E0E0E0"/>
            </w:tcBorders>
            <w:shd w:val="clear" w:color="auto" w:fill="E0E0E0"/>
          </w:tcPr>
          <w:p w14:paraId="0000075D"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Black or African American</w:t>
            </w:r>
          </w:p>
        </w:tc>
        <w:tc>
          <w:tcPr>
            <w:tcW w:w="1206" w:type="dxa"/>
            <w:tcBorders>
              <w:top w:val="single" w:sz="8" w:space="0" w:color="AEAEAE"/>
              <w:left w:val="single" w:sz="8" w:space="0" w:color="E0E0E0"/>
              <w:bottom w:val="single" w:sz="8" w:space="0" w:color="AEAEAE"/>
              <w:right w:val="single" w:sz="8" w:space="0" w:color="E0E0E0"/>
            </w:tcBorders>
            <w:shd w:val="clear" w:color="auto" w:fill="F9F9FB"/>
          </w:tcPr>
          <w:p w14:paraId="0000075E"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3.88</w:t>
            </w:r>
          </w:p>
        </w:tc>
      </w:tr>
      <w:tr w:rsidR="00C14C0B" w:rsidRPr="00EB42BE" w14:paraId="3E57C06C" w14:textId="77777777" w:rsidTr="002F41CC">
        <w:trPr>
          <w:trHeight w:val="248"/>
        </w:trPr>
        <w:tc>
          <w:tcPr>
            <w:tcW w:w="4495" w:type="dxa"/>
            <w:vMerge/>
            <w:tcBorders>
              <w:top w:val="single" w:sz="8" w:space="0" w:color="AEAEAE"/>
              <w:bottom w:val="single" w:sz="8" w:space="0" w:color="AEAEAE"/>
            </w:tcBorders>
            <w:shd w:val="clear" w:color="auto" w:fill="E0E0E0"/>
          </w:tcPr>
          <w:p w14:paraId="0000075F" w14:textId="77777777" w:rsidR="00C14C0B" w:rsidRPr="00EB42BE" w:rsidRDefault="00C14C0B" w:rsidP="002F41CC">
            <w:pPr>
              <w:widowControl w:val="0"/>
              <w:pBdr>
                <w:top w:val="nil"/>
                <w:left w:val="nil"/>
                <w:bottom w:val="nil"/>
                <w:right w:val="nil"/>
                <w:between w:val="nil"/>
              </w:pBdr>
              <w:spacing w:line="276" w:lineRule="auto"/>
              <w:jc w:val="center"/>
              <w:rPr>
                <w:rFonts w:ascii="Arial" w:eastAsia="Arial" w:hAnsi="Arial" w:cs="Arial"/>
                <w:sz w:val="21"/>
                <w:szCs w:val="21"/>
              </w:rPr>
            </w:pPr>
          </w:p>
        </w:tc>
        <w:tc>
          <w:tcPr>
            <w:tcW w:w="3384" w:type="dxa"/>
            <w:tcBorders>
              <w:top w:val="single" w:sz="8" w:space="0" w:color="AEAEAE"/>
              <w:bottom w:val="single" w:sz="8" w:space="0" w:color="AEAEAE"/>
              <w:right w:val="single" w:sz="8" w:space="0" w:color="E0E0E0"/>
            </w:tcBorders>
            <w:shd w:val="clear" w:color="auto" w:fill="E0E0E0"/>
          </w:tcPr>
          <w:p w14:paraId="00000760"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White or Caucasians</w:t>
            </w:r>
          </w:p>
        </w:tc>
        <w:tc>
          <w:tcPr>
            <w:tcW w:w="1206" w:type="dxa"/>
            <w:tcBorders>
              <w:top w:val="single" w:sz="8" w:space="0" w:color="AEAEAE"/>
              <w:left w:val="single" w:sz="8" w:space="0" w:color="E0E0E0"/>
              <w:bottom w:val="single" w:sz="8" w:space="0" w:color="AEAEAE"/>
              <w:right w:val="single" w:sz="8" w:space="0" w:color="E0E0E0"/>
            </w:tcBorders>
            <w:shd w:val="clear" w:color="auto" w:fill="F9F9FB"/>
          </w:tcPr>
          <w:p w14:paraId="00000761"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4.02</w:t>
            </w:r>
          </w:p>
        </w:tc>
      </w:tr>
      <w:tr w:rsidR="00C14C0B" w:rsidRPr="00EB42BE" w14:paraId="477DC387" w14:textId="77777777" w:rsidTr="002F41CC">
        <w:trPr>
          <w:trHeight w:val="248"/>
        </w:trPr>
        <w:tc>
          <w:tcPr>
            <w:tcW w:w="4495" w:type="dxa"/>
            <w:vMerge w:val="restart"/>
            <w:tcBorders>
              <w:top w:val="single" w:sz="8" w:space="0" w:color="AEAEAE"/>
              <w:bottom w:val="single" w:sz="8" w:space="0" w:color="AEAEAE"/>
            </w:tcBorders>
            <w:shd w:val="clear" w:color="auto" w:fill="E0E0E0"/>
          </w:tcPr>
          <w:p w14:paraId="00000762"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Performance (Target): Has a flexible return policy</w:t>
            </w:r>
          </w:p>
        </w:tc>
        <w:tc>
          <w:tcPr>
            <w:tcW w:w="3384" w:type="dxa"/>
            <w:tcBorders>
              <w:top w:val="single" w:sz="8" w:space="0" w:color="AEAEAE"/>
              <w:bottom w:val="single" w:sz="8" w:space="0" w:color="AEAEAE"/>
              <w:right w:val="single" w:sz="8" w:space="0" w:color="E0E0E0"/>
            </w:tcBorders>
            <w:shd w:val="clear" w:color="auto" w:fill="E0E0E0"/>
          </w:tcPr>
          <w:p w14:paraId="00000763"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Black or African American</w:t>
            </w:r>
          </w:p>
        </w:tc>
        <w:tc>
          <w:tcPr>
            <w:tcW w:w="1206" w:type="dxa"/>
            <w:tcBorders>
              <w:top w:val="single" w:sz="8" w:space="0" w:color="AEAEAE"/>
              <w:left w:val="single" w:sz="8" w:space="0" w:color="E0E0E0"/>
              <w:bottom w:val="single" w:sz="8" w:space="0" w:color="AEAEAE"/>
              <w:right w:val="single" w:sz="8" w:space="0" w:color="E0E0E0"/>
            </w:tcBorders>
            <w:shd w:val="clear" w:color="auto" w:fill="F9F9FB"/>
          </w:tcPr>
          <w:p w14:paraId="00000764"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3.69</w:t>
            </w:r>
          </w:p>
        </w:tc>
      </w:tr>
      <w:tr w:rsidR="00C14C0B" w:rsidRPr="00EB42BE" w14:paraId="3EC2F925" w14:textId="77777777" w:rsidTr="002F41CC">
        <w:trPr>
          <w:trHeight w:val="253"/>
        </w:trPr>
        <w:tc>
          <w:tcPr>
            <w:tcW w:w="4495" w:type="dxa"/>
            <w:vMerge/>
            <w:tcBorders>
              <w:top w:val="single" w:sz="8" w:space="0" w:color="AEAEAE"/>
              <w:bottom w:val="single" w:sz="8" w:space="0" w:color="AEAEAE"/>
            </w:tcBorders>
            <w:shd w:val="clear" w:color="auto" w:fill="E0E0E0"/>
          </w:tcPr>
          <w:p w14:paraId="00000765" w14:textId="77777777" w:rsidR="00C14C0B" w:rsidRPr="00EB42BE" w:rsidRDefault="00C14C0B" w:rsidP="002F41CC">
            <w:pPr>
              <w:widowControl w:val="0"/>
              <w:pBdr>
                <w:top w:val="nil"/>
                <w:left w:val="nil"/>
                <w:bottom w:val="nil"/>
                <w:right w:val="nil"/>
                <w:between w:val="nil"/>
              </w:pBdr>
              <w:spacing w:line="276" w:lineRule="auto"/>
              <w:jc w:val="center"/>
              <w:rPr>
                <w:rFonts w:ascii="Arial" w:eastAsia="Arial" w:hAnsi="Arial" w:cs="Arial"/>
                <w:sz w:val="21"/>
                <w:szCs w:val="21"/>
              </w:rPr>
            </w:pPr>
          </w:p>
        </w:tc>
        <w:tc>
          <w:tcPr>
            <w:tcW w:w="3384" w:type="dxa"/>
            <w:tcBorders>
              <w:top w:val="single" w:sz="8" w:space="0" w:color="AEAEAE"/>
              <w:bottom w:val="single" w:sz="8" w:space="0" w:color="AEAEAE"/>
              <w:right w:val="single" w:sz="8" w:space="0" w:color="E0E0E0"/>
            </w:tcBorders>
            <w:shd w:val="clear" w:color="auto" w:fill="E0E0E0"/>
          </w:tcPr>
          <w:p w14:paraId="00000766"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White or Caucasians</w:t>
            </w:r>
          </w:p>
        </w:tc>
        <w:tc>
          <w:tcPr>
            <w:tcW w:w="1206" w:type="dxa"/>
            <w:tcBorders>
              <w:top w:val="single" w:sz="8" w:space="0" w:color="AEAEAE"/>
              <w:left w:val="single" w:sz="8" w:space="0" w:color="E0E0E0"/>
              <w:bottom w:val="single" w:sz="8" w:space="0" w:color="AEAEAE"/>
              <w:right w:val="single" w:sz="8" w:space="0" w:color="E0E0E0"/>
            </w:tcBorders>
            <w:shd w:val="clear" w:color="auto" w:fill="F9F9FB"/>
          </w:tcPr>
          <w:p w14:paraId="00000767"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3.91</w:t>
            </w:r>
          </w:p>
        </w:tc>
      </w:tr>
      <w:tr w:rsidR="00C14C0B" w:rsidRPr="00EB42BE" w14:paraId="58DCD7E2" w14:textId="77777777" w:rsidTr="002F41CC">
        <w:trPr>
          <w:trHeight w:val="356"/>
        </w:trPr>
        <w:tc>
          <w:tcPr>
            <w:tcW w:w="4495" w:type="dxa"/>
            <w:vMerge w:val="restart"/>
            <w:tcBorders>
              <w:top w:val="single" w:sz="8" w:space="0" w:color="AEAEAE"/>
              <w:bottom w:val="single" w:sz="8" w:space="0" w:color="AEAEAE"/>
            </w:tcBorders>
            <w:shd w:val="clear" w:color="auto" w:fill="E0E0E0"/>
          </w:tcPr>
          <w:p w14:paraId="00000768"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Performance (Target): I am satisfied with the Overall Experience</w:t>
            </w:r>
          </w:p>
        </w:tc>
        <w:tc>
          <w:tcPr>
            <w:tcW w:w="3384" w:type="dxa"/>
            <w:tcBorders>
              <w:top w:val="single" w:sz="8" w:space="0" w:color="AEAEAE"/>
              <w:bottom w:val="single" w:sz="8" w:space="0" w:color="AEAEAE"/>
              <w:right w:val="single" w:sz="8" w:space="0" w:color="E0E0E0"/>
            </w:tcBorders>
            <w:shd w:val="clear" w:color="auto" w:fill="E0E0E0"/>
          </w:tcPr>
          <w:p w14:paraId="00000769"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Black or African American</w:t>
            </w:r>
          </w:p>
        </w:tc>
        <w:tc>
          <w:tcPr>
            <w:tcW w:w="1206" w:type="dxa"/>
            <w:tcBorders>
              <w:top w:val="single" w:sz="8" w:space="0" w:color="AEAEAE"/>
              <w:left w:val="single" w:sz="8" w:space="0" w:color="E0E0E0"/>
              <w:bottom w:val="single" w:sz="8" w:space="0" w:color="AEAEAE"/>
              <w:right w:val="single" w:sz="8" w:space="0" w:color="E0E0E0"/>
            </w:tcBorders>
            <w:shd w:val="clear" w:color="auto" w:fill="F9F9FB"/>
          </w:tcPr>
          <w:p w14:paraId="0000076A"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3.89</w:t>
            </w:r>
          </w:p>
        </w:tc>
      </w:tr>
      <w:tr w:rsidR="00C14C0B" w:rsidRPr="00EB42BE" w14:paraId="2B52D1F8" w14:textId="77777777" w:rsidTr="002F41CC">
        <w:trPr>
          <w:trHeight w:val="356"/>
        </w:trPr>
        <w:tc>
          <w:tcPr>
            <w:tcW w:w="4495" w:type="dxa"/>
            <w:vMerge/>
            <w:tcBorders>
              <w:top w:val="single" w:sz="8" w:space="0" w:color="AEAEAE"/>
              <w:bottom w:val="single" w:sz="8" w:space="0" w:color="AEAEAE"/>
            </w:tcBorders>
            <w:shd w:val="clear" w:color="auto" w:fill="E0E0E0"/>
          </w:tcPr>
          <w:p w14:paraId="0000076B" w14:textId="77777777" w:rsidR="00C14C0B" w:rsidRPr="00EB42BE" w:rsidRDefault="00C14C0B" w:rsidP="002F41CC">
            <w:pPr>
              <w:widowControl w:val="0"/>
              <w:pBdr>
                <w:top w:val="nil"/>
                <w:left w:val="nil"/>
                <w:bottom w:val="nil"/>
                <w:right w:val="nil"/>
                <w:between w:val="nil"/>
              </w:pBdr>
              <w:spacing w:line="276" w:lineRule="auto"/>
              <w:jc w:val="center"/>
              <w:rPr>
                <w:rFonts w:ascii="Arial" w:eastAsia="Arial" w:hAnsi="Arial" w:cs="Arial"/>
                <w:sz w:val="21"/>
                <w:szCs w:val="21"/>
              </w:rPr>
            </w:pPr>
          </w:p>
        </w:tc>
        <w:tc>
          <w:tcPr>
            <w:tcW w:w="3384" w:type="dxa"/>
            <w:tcBorders>
              <w:top w:val="single" w:sz="8" w:space="0" w:color="AEAEAE"/>
              <w:bottom w:val="single" w:sz="8" w:space="0" w:color="AEAEAE"/>
              <w:right w:val="single" w:sz="8" w:space="0" w:color="E0E0E0"/>
            </w:tcBorders>
            <w:shd w:val="clear" w:color="auto" w:fill="E0E0E0"/>
          </w:tcPr>
          <w:p w14:paraId="0000076C"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White or Caucasians</w:t>
            </w:r>
          </w:p>
        </w:tc>
        <w:tc>
          <w:tcPr>
            <w:tcW w:w="1206" w:type="dxa"/>
            <w:tcBorders>
              <w:top w:val="single" w:sz="8" w:space="0" w:color="AEAEAE"/>
              <w:left w:val="single" w:sz="8" w:space="0" w:color="E0E0E0"/>
              <w:bottom w:val="single" w:sz="8" w:space="0" w:color="AEAEAE"/>
              <w:right w:val="single" w:sz="8" w:space="0" w:color="E0E0E0"/>
            </w:tcBorders>
            <w:shd w:val="clear" w:color="auto" w:fill="F9F9FB"/>
          </w:tcPr>
          <w:p w14:paraId="0000076D"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4.10</w:t>
            </w:r>
          </w:p>
        </w:tc>
      </w:tr>
      <w:tr w:rsidR="00C14C0B" w:rsidRPr="00EB42BE" w14:paraId="234DDAE8" w14:textId="77777777" w:rsidTr="002F41CC">
        <w:trPr>
          <w:trHeight w:val="356"/>
        </w:trPr>
        <w:tc>
          <w:tcPr>
            <w:tcW w:w="4495" w:type="dxa"/>
            <w:vMerge w:val="restart"/>
            <w:tcBorders>
              <w:top w:val="single" w:sz="8" w:space="0" w:color="AEAEAE"/>
              <w:bottom w:val="single" w:sz="8" w:space="0" w:color="152935"/>
            </w:tcBorders>
            <w:shd w:val="clear" w:color="auto" w:fill="E0E0E0"/>
          </w:tcPr>
          <w:p w14:paraId="0000076E"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Performance (Target): I am likely to recommend Target to family and friends.</w:t>
            </w:r>
          </w:p>
        </w:tc>
        <w:tc>
          <w:tcPr>
            <w:tcW w:w="3384" w:type="dxa"/>
            <w:tcBorders>
              <w:top w:val="single" w:sz="8" w:space="0" w:color="AEAEAE"/>
              <w:bottom w:val="single" w:sz="8" w:space="0" w:color="AEAEAE"/>
              <w:right w:val="single" w:sz="8" w:space="0" w:color="E0E0E0"/>
            </w:tcBorders>
            <w:shd w:val="clear" w:color="auto" w:fill="E0E0E0"/>
          </w:tcPr>
          <w:p w14:paraId="0000076F"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Black or African American</w:t>
            </w:r>
          </w:p>
        </w:tc>
        <w:tc>
          <w:tcPr>
            <w:tcW w:w="1206" w:type="dxa"/>
            <w:tcBorders>
              <w:top w:val="single" w:sz="8" w:space="0" w:color="AEAEAE"/>
              <w:left w:val="single" w:sz="8" w:space="0" w:color="E0E0E0"/>
              <w:bottom w:val="single" w:sz="8" w:space="0" w:color="AEAEAE"/>
              <w:right w:val="single" w:sz="8" w:space="0" w:color="E0E0E0"/>
            </w:tcBorders>
            <w:shd w:val="clear" w:color="auto" w:fill="F9F9FB"/>
          </w:tcPr>
          <w:p w14:paraId="00000770"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3.79</w:t>
            </w:r>
          </w:p>
        </w:tc>
      </w:tr>
      <w:tr w:rsidR="00C14C0B" w:rsidRPr="00EB42BE" w14:paraId="7CD3B884" w14:textId="77777777" w:rsidTr="002F41CC">
        <w:trPr>
          <w:trHeight w:val="356"/>
        </w:trPr>
        <w:tc>
          <w:tcPr>
            <w:tcW w:w="4495" w:type="dxa"/>
            <w:vMerge/>
            <w:tcBorders>
              <w:top w:val="single" w:sz="8" w:space="0" w:color="AEAEAE"/>
              <w:bottom w:val="single" w:sz="8" w:space="0" w:color="152935"/>
            </w:tcBorders>
            <w:shd w:val="clear" w:color="auto" w:fill="E0E0E0"/>
          </w:tcPr>
          <w:p w14:paraId="00000771" w14:textId="77777777" w:rsidR="00C14C0B" w:rsidRPr="00EB42BE" w:rsidRDefault="00C14C0B" w:rsidP="002F41CC">
            <w:pPr>
              <w:widowControl w:val="0"/>
              <w:pBdr>
                <w:top w:val="nil"/>
                <w:left w:val="nil"/>
                <w:bottom w:val="nil"/>
                <w:right w:val="nil"/>
                <w:between w:val="nil"/>
              </w:pBdr>
              <w:spacing w:line="276" w:lineRule="auto"/>
              <w:jc w:val="center"/>
              <w:rPr>
                <w:rFonts w:ascii="Arial" w:eastAsia="Arial" w:hAnsi="Arial" w:cs="Arial"/>
                <w:sz w:val="21"/>
                <w:szCs w:val="21"/>
              </w:rPr>
            </w:pPr>
          </w:p>
        </w:tc>
        <w:tc>
          <w:tcPr>
            <w:tcW w:w="3384" w:type="dxa"/>
            <w:tcBorders>
              <w:top w:val="single" w:sz="8" w:space="0" w:color="AEAEAE"/>
              <w:bottom w:val="single" w:sz="8" w:space="0" w:color="152935"/>
              <w:right w:val="single" w:sz="8" w:space="0" w:color="E0E0E0"/>
            </w:tcBorders>
            <w:shd w:val="clear" w:color="auto" w:fill="E0E0E0"/>
          </w:tcPr>
          <w:p w14:paraId="00000772"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White or Caucasians</w:t>
            </w:r>
          </w:p>
        </w:tc>
        <w:tc>
          <w:tcPr>
            <w:tcW w:w="1206" w:type="dxa"/>
            <w:tcBorders>
              <w:top w:val="single" w:sz="8" w:space="0" w:color="AEAEAE"/>
              <w:left w:val="single" w:sz="8" w:space="0" w:color="E0E0E0"/>
              <w:bottom w:val="single" w:sz="8" w:space="0" w:color="152935"/>
              <w:right w:val="single" w:sz="8" w:space="0" w:color="E0E0E0"/>
            </w:tcBorders>
            <w:shd w:val="clear" w:color="auto" w:fill="F9F9FB"/>
          </w:tcPr>
          <w:p w14:paraId="00000773" w14:textId="77777777" w:rsidR="00C14C0B" w:rsidRPr="00EB42BE" w:rsidRDefault="00DF6B49" w:rsidP="002F41CC">
            <w:pPr>
              <w:spacing w:before="240"/>
              <w:ind w:left="140" w:right="140"/>
              <w:jc w:val="center"/>
              <w:rPr>
                <w:rFonts w:ascii="Arial" w:eastAsia="Arial" w:hAnsi="Arial" w:cs="Arial"/>
                <w:sz w:val="21"/>
                <w:szCs w:val="21"/>
              </w:rPr>
            </w:pPr>
            <w:r w:rsidRPr="00EB42BE">
              <w:rPr>
                <w:rFonts w:ascii="Arial" w:eastAsia="Arial" w:hAnsi="Arial" w:cs="Arial"/>
                <w:sz w:val="21"/>
                <w:szCs w:val="21"/>
              </w:rPr>
              <w:t>4.09</w:t>
            </w:r>
          </w:p>
        </w:tc>
      </w:tr>
    </w:tbl>
    <w:p w14:paraId="00000775" w14:textId="741734DD" w:rsidR="00C14C0B" w:rsidRPr="00EB42BE" w:rsidRDefault="00C14C0B">
      <w:pPr>
        <w:spacing w:before="240" w:after="240" w:line="240" w:lineRule="auto"/>
        <w:rPr>
          <w:rFonts w:ascii="Arial" w:eastAsia="Arial" w:hAnsi="Arial" w:cs="Arial"/>
        </w:rPr>
      </w:pPr>
    </w:p>
    <w:tbl>
      <w:tblPr>
        <w:tblStyle w:val="afff6"/>
        <w:tblW w:w="9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06"/>
        <w:gridCol w:w="2485"/>
        <w:gridCol w:w="933"/>
        <w:gridCol w:w="1047"/>
        <w:gridCol w:w="1048"/>
      </w:tblGrid>
      <w:tr w:rsidR="00C14C0B" w:rsidRPr="00EB42BE" w14:paraId="6A468CBA" w14:textId="77777777" w:rsidTr="006C0829">
        <w:trPr>
          <w:trHeight w:val="263"/>
        </w:trPr>
        <w:tc>
          <w:tcPr>
            <w:tcW w:w="6291" w:type="dxa"/>
            <w:gridSpan w:val="2"/>
            <w:vMerge w:val="restart"/>
            <w:shd w:val="clear" w:color="auto" w:fill="FFFFFF"/>
            <w:vAlign w:val="bottom"/>
          </w:tcPr>
          <w:p w14:paraId="00000778"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933" w:type="dxa"/>
            <w:vMerge w:val="restart"/>
            <w:tcBorders>
              <w:left w:val="single" w:sz="8" w:space="0" w:color="E0E0E0"/>
              <w:right w:val="single" w:sz="8" w:space="0" w:color="E0E0E0"/>
            </w:tcBorders>
            <w:shd w:val="clear" w:color="auto" w:fill="FFFFFF"/>
            <w:vAlign w:val="bottom"/>
          </w:tcPr>
          <w:p w14:paraId="0000077A" w14:textId="77777777" w:rsidR="00C14C0B" w:rsidRPr="00EB42BE" w:rsidRDefault="00DF6B49">
            <w:pPr>
              <w:ind w:left="60" w:right="60"/>
              <w:jc w:val="center"/>
              <w:rPr>
                <w:rFonts w:ascii="Arial" w:eastAsia="Arial" w:hAnsi="Arial" w:cs="Arial"/>
              </w:rPr>
            </w:pPr>
            <w:r w:rsidRPr="00EB42BE">
              <w:rPr>
                <w:rFonts w:ascii="Arial" w:eastAsia="Arial" w:hAnsi="Arial" w:cs="Arial"/>
              </w:rPr>
              <w:t>t</w:t>
            </w:r>
          </w:p>
        </w:tc>
        <w:tc>
          <w:tcPr>
            <w:tcW w:w="2095" w:type="dxa"/>
            <w:gridSpan w:val="2"/>
            <w:tcBorders>
              <w:left w:val="single" w:sz="8" w:space="0" w:color="E0E0E0"/>
              <w:right w:val="single" w:sz="8" w:space="0" w:color="E0E0E0"/>
            </w:tcBorders>
            <w:shd w:val="clear" w:color="auto" w:fill="FFFFFF"/>
            <w:vAlign w:val="bottom"/>
          </w:tcPr>
          <w:p w14:paraId="0000077B" w14:textId="77777777" w:rsidR="00C14C0B" w:rsidRPr="00EB42BE" w:rsidRDefault="00DF6B49">
            <w:pPr>
              <w:ind w:left="60" w:right="60"/>
              <w:jc w:val="center"/>
              <w:rPr>
                <w:rFonts w:ascii="Arial" w:eastAsia="Arial" w:hAnsi="Arial" w:cs="Arial"/>
              </w:rPr>
            </w:pPr>
            <w:r w:rsidRPr="00EB42BE">
              <w:rPr>
                <w:rFonts w:ascii="Arial" w:eastAsia="Arial" w:hAnsi="Arial" w:cs="Arial"/>
              </w:rPr>
              <w:t>Significance</w:t>
            </w:r>
          </w:p>
        </w:tc>
      </w:tr>
      <w:tr w:rsidR="00C14C0B" w:rsidRPr="00EB42BE" w14:paraId="2F91B435" w14:textId="77777777" w:rsidTr="006C0829">
        <w:trPr>
          <w:trHeight w:val="146"/>
        </w:trPr>
        <w:tc>
          <w:tcPr>
            <w:tcW w:w="6291" w:type="dxa"/>
            <w:gridSpan w:val="2"/>
            <w:vMerge/>
            <w:shd w:val="clear" w:color="auto" w:fill="FFFFFF"/>
            <w:vAlign w:val="bottom"/>
          </w:tcPr>
          <w:p w14:paraId="0000077D"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933" w:type="dxa"/>
            <w:vMerge/>
            <w:tcBorders>
              <w:left w:val="single" w:sz="8" w:space="0" w:color="E0E0E0"/>
              <w:right w:val="single" w:sz="8" w:space="0" w:color="E0E0E0"/>
            </w:tcBorders>
            <w:shd w:val="clear" w:color="auto" w:fill="FFFFFF"/>
            <w:vAlign w:val="bottom"/>
          </w:tcPr>
          <w:p w14:paraId="0000077F"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047" w:type="dxa"/>
            <w:tcBorders>
              <w:left w:val="single" w:sz="8" w:space="0" w:color="E0E0E0"/>
              <w:bottom w:val="single" w:sz="8" w:space="0" w:color="152935"/>
              <w:right w:val="single" w:sz="8" w:space="0" w:color="E0E0E0"/>
            </w:tcBorders>
            <w:shd w:val="clear" w:color="auto" w:fill="FFFFFF"/>
            <w:vAlign w:val="bottom"/>
          </w:tcPr>
          <w:p w14:paraId="00000780" w14:textId="77777777" w:rsidR="00C14C0B" w:rsidRPr="00EB42BE" w:rsidRDefault="00DF6B49">
            <w:pPr>
              <w:ind w:left="60" w:right="60"/>
              <w:jc w:val="center"/>
              <w:rPr>
                <w:rFonts w:ascii="Arial" w:eastAsia="Arial" w:hAnsi="Arial" w:cs="Arial"/>
              </w:rPr>
            </w:pPr>
            <w:r w:rsidRPr="00EB42BE">
              <w:rPr>
                <w:rFonts w:ascii="Arial" w:eastAsia="Arial" w:hAnsi="Arial" w:cs="Arial"/>
              </w:rPr>
              <w:t>One-Sided p</w:t>
            </w:r>
          </w:p>
        </w:tc>
        <w:tc>
          <w:tcPr>
            <w:tcW w:w="1047" w:type="dxa"/>
            <w:tcBorders>
              <w:left w:val="single" w:sz="8" w:space="0" w:color="E0E0E0"/>
              <w:bottom w:val="single" w:sz="8" w:space="0" w:color="152935"/>
              <w:right w:val="single" w:sz="8" w:space="0" w:color="E0E0E0"/>
            </w:tcBorders>
            <w:shd w:val="clear" w:color="auto" w:fill="FFFFFF"/>
            <w:vAlign w:val="bottom"/>
          </w:tcPr>
          <w:p w14:paraId="00000781" w14:textId="77777777" w:rsidR="00C14C0B" w:rsidRPr="00EB42BE" w:rsidRDefault="00DF6B49">
            <w:pPr>
              <w:ind w:left="60" w:right="60"/>
              <w:jc w:val="center"/>
              <w:rPr>
                <w:rFonts w:ascii="Arial" w:eastAsia="Arial" w:hAnsi="Arial" w:cs="Arial"/>
              </w:rPr>
            </w:pPr>
            <w:r w:rsidRPr="00EB42BE">
              <w:rPr>
                <w:rFonts w:ascii="Arial" w:eastAsia="Arial" w:hAnsi="Arial" w:cs="Arial"/>
              </w:rPr>
              <w:t>Two-Sided p</w:t>
            </w:r>
          </w:p>
        </w:tc>
      </w:tr>
      <w:tr w:rsidR="00C14C0B" w:rsidRPr="00EB42BE" w14:paraId="03BB19AB" w14:textId="77777777" w:rsidTr="006C0829">
        <w:trPr>
          <w:trHeight w:val="507"/>
        </w:trPr>
        <w:tc>
          <w:tcPr>
            <w:tcW w:w="3806" w:type="dxa"/>
            <w:vMerge w:val="restart"/>
            <w:tcBorders>
              <w:top w:val="single" w:sz="8" w:space="0" w:color="152935"/>
              <w:bottom w:val="single" w:sz="8" w:space="0" w:color="152935"/>
            </w:tcBorders>
            <w:shd w:val="clear" w:color="auto" w:fill="E0E0E0"/>
          </w:tcPr>
          <w:p w14:paraId="00000782" w14:textId="77777777" w:rsidR="00C14C0B" w:rsidRPr="00EB42BE" w:rsidRDefault="00DF6B49">
            <w:pPr>
              <w:ind w:left="60" w:right="60"/>
              <w:rPr>
                <w:rFonts w:ascii="Arial" w:eastAsia="Arial" w:hAnsi="Arial" w:cs="Arial"/>
              </w:rPr>
            </w:pPr>
            <w:r w:rsidRPr="00EB42BE">
              <w:rPr>
                <w:rFonts w:ascii="Arial" w:eastAsia="Arial" w:hAnsi="Arial" w:cs="Arial"/>
              </w:rPr>
              <w:t>Performance (Target): I am a regular customer at Target</w:t>
            </w:r>
          </w:p>
        </w:tc>
        <w:tc>
          <w:tcPr>
            <w:tcW w:w="2485" w:type="dxa"/>
            <w:tcBorders>
              <w:top w:val="single" w:sz="8" w:space="0" w:color="152935"/>
              <w:bottom w:val="single" w:sz="8" w:space="0" w:color="AEAEAE"/>
              <w:right w:val="single" w:sz="8" w:space="0" w:color="E0E0E0"/>
            </w:tcBorders>
            <w:shd w:val="clear" w:color="auto" w:fill="E0E0E0"/>
          </w:tcPr>
          <w:p w14:paraId="00000783"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933" w:type="dxa"/>
            <w:tcBorders>
              <w:top w:val="single" w:sz="8" w:space="0" w:color="152935"/>
              <w:left w:val="single" w:sz="8" w:space="0" w:color="E0E0E0"/>
              <w:bottom w:val="single" w:sz="8" w:space="0" w:color="AEAEAE"/>
              <w:right w:val="single" w:sz="8" w:space="0" w:color="E0E0E0"/>
            </w:tcBorders>
            <w:shd w:val="clear" w:color="auto" w:fill="F9F9FB"/>
          </w:tcPr>
          <w:p w14:paraId="00000784"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-5.562</w:t>
            </w:r>
          </w:p>
        </w:tc>
        <w:tc>
          <w:tcPr>
            <w:tcW w:w="1047" w:type="dxa"/>
            <w:tcBorders>
              <w:top w:val="single" w:sz="8" w:space="0" w:color="152935"/>
              <w:left w:val="single" w:sz="8" w:space="0" w:color="E0E0E0"/>
              <w:bottom w:val="single" w:sz="8" w:space="0" w:color="AEAEAE"/>
              <w:right w:val="single" w:sz="8" w:space="0" w:color="E0E0E0"/>
            </w:tcBorders>
            <w:shd w:val="clear" w:color="auto" w:fill="F9F9FB"/>
          </w:tcPr>
          <w:p w14:paraId="00000785"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&lt;.001</w:t>
            </w:r>
          </w:p>
        </w:tc>
        <w:tc>
          <w:tcPr>
            <w:tcW w:w="1047" w:type="dxa"/>
            <w:tcBorders>
              <w:top w:val="single" w:sz="8" w:space="0" w:color="152935"/>
              <w:left w:val="single" w:sz="8" w:space="0" w:color="E0E0E0"/>
              <w:bottom w:val="single" w:sz="8" w:space="0" w:color="AEAEAE"/>
              <w:right w:val="single" w:sz="8" w:space="0" w:color="E0E0E0"/>
            </w:tcBorders>
            <w:shd w:val="clear" w:color="auto" w:fill="F9F9FB"/>
          </w:tcPr>
          <w:p w14:paraId="00000786"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&lt;.001</w:t>
            </w:r>
          </w:p>
        </w:tc>
      </w:tr>
      <w:tr w:rsidR="00C14C0B" w:rsidRPr="00EB42BE" w14:paraId="3BD46261" w14:textId="77777777" w:rsidTr="006C0829">
        <w:trPr>
          <w:trHeight w:val="146"/>
        </w:trPr>
        <w:tc>
          <w:tcPr>
            <w:tcW w:w="3806" w:type="dxa"/>
            <w:vMerge/>
            <w:tcBorders>
              <w:top w:val="single" w:sz="8" w:space="0" w:color="152935"/>
              <w:bottom w:val="single" w:sz="8" w:space="0" w:color="152935"/>
            </w:tcBorders>
            <w:shd w:val="clear" w:color="auto" w:fill="E0E0E0"/>
          </w:tcPr>
          <w:p w14:paraId="00000787"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485" w:type="dxa"/>
            <w:tcBorders>
              <w:top w:val="single" w:sz="8" w:space="0" w:color="AEAEAE"/>
              <w:bottom w:val="single" w:sz="8" w:space="0" w:color="AEAEAE"/>
              <w:right w:val="single" w:sz="8" w:space="0" w:color="E0E0E0"/>
            </w:tcBorders>
            <w:shd w:val="clear" w:color="auto" w:fill="E0E0E0"/>
          </w:tcPr>
          <w:p w14:paraId="00000788"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933" w:type="dxa"/>
            <w:tcBorders>
              <w:top w:val="single" w:sz="8" w:space="0" w:color="AEAEAE"/>
              <w:left w:val="single" w:sz="8" w:space="0" w:color="E0E0E0"/>
              <w:bottom w:val="single" w:sz="8" w:space="0" w:color="AEAEAE"/>
              <w:right w:val="single" w:sz="8" w:space="0" w:color="E0E0E0"/>
            </w:tcBorders>
            <w:shd w:val="clear" w:color="auto" w:fill="F9F9FB"/>
          </w:tcPr>
          <w:p w14:paraId="00000789"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-5.547</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8A"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&lt;.001</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8B"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&lt;.001</w:t>
            </w:r>
          </w:p>
        </w:tc>
      </w:tr>
      <w:tr w:rsidR="00C14C0B" w:rsidRPr="00EB42BE" w14:paraId="5DCEF1FD" w14:textId="77777777" w:rsidTr="006C0829">
        <w:trPr>
          <w:trHeight w:val="507"/>
        </w:trPr>
        <w:tc>
          <w:tcPr>
            <w:tcW w:w="3806" w:type="dxa"/>
            <w:vMerge w:val="restart"/>
            <w:tcBorders>
              <w:top w:val="single" w:sz="8" w:space="0" w:color="AEAEAE"/>
              <w:bottom w:val="single" w:sz="8" w:space="0" w:color="AEAEAE"/>
            </w:tcBorders>
            <w:shd w:val="clear" w:color="auto" w:fill="E0E0E0"/>
          </w:tcPr>
          <w:p w14:paraId="0000078C" w14:textId="77777777" w:rsidR="00C14C0B" w:rsidRPr="00EB42BE" w:rsidRDefault="00DF6B49">
            <w:pPr>
              <w:ind w:left="60" w:right="60"/>
              <w:rPr>
                <w:rFonts w:ascii="Arial" w:eastAsia="Arial" w:hAnsi="Arial" w:cs="Arial"/>
              </w:rPr>
            </w:pPr>
            <w:r w:rsidRPr="00EB42BE">
              <w:rPr>
                <w:rFonts w:ascii="Arial" w:eastAsia="Arial" w:hAnsi="Arial" w:cs="Arial"/>
              </w:rPr>
              <w:t>Performance (Target): I like the fast self–checkout option at Target</w:t>
            </w:r>
          </w:p>
        </w:tc>
        <w:tc>
          <w:tcPr>
            <w:tcW w:w="2485" w:type="dxa"/>
            <w:tcBorders>
              <w:top w:val="single" w:sz="8" w:space="0" w:color="AEAEAE"/>
              <w:bottom w:val="single" w:sz="8" w:space="0" w:color="AEAEAE"/>
              <w:right w:val="single" w:sz="8" w:space="0" w:color="E0E0E0"/>
            </w:tcBorders>
            <w:shd w:val="clear" w:color="auto" w:fill="E0E0E0"/>
          </w:tcPr>
          <w:p w14:paraId="0000078D"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933" w:type="dxa"/>
            <w:tcBorders>
              <w:top w:val="single" w:sz="8" w:space="0" w:color="AEAEAE"/>
              <w:left w:val="single" w:sz="8" w:space="0" w:color="E0E0E0"/>
              <w:bottom w:val="single" w:sz="8" w:space="0" w:color="AEAEAE"/>
              <w:right w:val="single" w:sz="8" w:space="0" w:color="E0E0E0"/>
            </w:tcBorders>
            <w:shd w:val="clear" w:color="auto" w:fill="F9F9FB"/>
          </w:tcPr>
          <w:p w14:paraId="0000078E"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-.919</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8F"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.179</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90"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.359</w:t>
            </w:r>
          </w:p>
        </w:tc>
      </w:tr>
      <w:tr w:rsidR="00C14C0B" w:rsidRPr="00EB42BE" w14:paraId="67264D13" w14:textId="77777777" w:rsidTr="006C0829">
        <w:trPr>
          <w:trHeight w:val="146"/>
        </w:trPr>
        <w:tc>
          <w:tcPr>
            <w:tcW w:w="3806" w:type="dxa"/>
            <w:vMerge/>
            <w:tcBorders>
              <w:top w:val="single" w:sz="8" w:space="0" w:color="AEAEAE"/>
              <w:bottom w:val="single" w:sz="8" w:space="0" w:color="AEAEAE"/>
            </w:tcBorders>
            <w:shd w:val="clear" w:color="auto" w:fill="E0E0E0"/>
          </w:tcPr>
          <w:p w14:paraId="00000791"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485" w:type="dxa"/>
            <w:tcBorders>
              <w:top w:val="single" w:sz="8" w:space="0" w:color="AEAEAE"/>
              <w:bottom w:val="single" w:sz="8" w:space="0" w:color="AEAEAE"/>
              <w:right w:val="single" w:sz="8" w:space="0" w:color="E0E0E0"/>
            </w:tcBorders>
            <w:shd w:val="clear" w:color="auto" w:fill="E0E0E0"/>
          </w:tcPr>
          <w:p w14:paraId="00000792"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933" w:type="dxa"/>
            <w:tcBorders>
              <w:top w:val="single" w:sz="8" w:space="0" w:color="AEAEAE"/>
              <w:left w:val="single" w:sz="8" w:space="0" w:color="E0E0E0"/>
              <w:bottom w:val="single" w:sz="8" w:space="0" w:color="AEAEAE"/>
              <w:right w:val="single" w:sz="8" w:space="0" w:color="E0E0E0"/>
            </w:tcBorders>
            <w:shd w:val="clear" w:color="auto" w:fill="F9F9FB"/>
          </w:tcPr>
          <w:p w14:paraId="00000793"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-.921</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94"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.179</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95"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.358</w:t>
            </w:r>
          </w:p>
        </w:tc>
      </w:tr>
      <w:tr w:rsidR="00C14C0B" w:rsidRPr="00EB42BE" w14:paraId="4367CDC2" w14:textId="77777777" w:rsidTr="006C0829">
        <w:trPr>
          <w:trHeight w:val="507"/>
        </w:trPr>
        <w:tc>
          <w:tcPr>
            <w:tcW w:w="3806" w:type="dxa"/>
            <w:vMerge w:val="restart"/>
            <w:tcBorders>
              <w:top w:val="single" w:sz="8" w:space="0" w:color="AEAEAE"/>
              <w:bottom w:val="single" w:sz="8" w:space="0" w:color="AEAEAE"/>
            </w:tcBorders>
            <w:shd w:val="clear" w:color="auto" w:fill="E0E0E0"/>
          </w:tcPr>
          <w:p w14:paraId="00000796" w14:textId="77777777" w:rsidR="00C14C0B" w:rsidRPr="00EB42BE" w:rsidRDefault="00DF6B49">
            <w:pPr>
              <w:ind w:left="60" w:right="60"/>
              <w:rPr>
                <w:rFonts w:ascii="Arial" w:eastAsia="Arial" w:hAnsi="Arial" w:cs="Arial"/>
              </w:rPr>
            </w:pPr>
            <w:r w:rsidRPr="00EB42BE">
              <w:rPr>
                <w:rFonts w:ascii="Arial" w:eastAsia="Arial" w:hAnsi="Arial" w:cs="Arial"/>
              </w:rPr>
              <w:t>Performance (Target): Offers a variety of product options</w:t>
            </w:r>
          </w:p>
        </w:tc>
        <w:tc>
          <w:tcPr>
            <w:tcW w:w="2485" w:type="dxa"/>
            <w:tcBorders>
              <w:top w:val="single" w:sz="8" w:space="0" w:color="AEAEAE"/>
              <w:bottom w:val="single" w:sz="8" w:space="0" w:color="AEAEAE"/>
              <w:right w:val="single" w:sz="8" w:space="0" w:color="E0E0E0"/>
            </w:tcBorders>
            <w:shd w:val="clear" w:color="auto" w:fill="E0E0E0"/>
          </w:tcPr>
          <w:p w14:paraId="00000797"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933" w:type="dxa"/>
            <w:tcBorders>
              <w:top w:val="single" w:sz="8" w:space="0" w:color="AEAEAE"/>
              <w:left w:val="single" w:sz="8" w:space="0" w:color="E0E0E0"/>
              <w:bottom w:val="single" w:sz="8" w:space="0" w:color="AEAEAE"/>
              <w:right w:val="single" w:sz="8" w:space="0" w:color="E0E0E0"/>
            </w:tcBorders>
            <w:shd w:val="clear" w:color="auto" w:fill="F9F9FB"/>
          </w:tcPr>
          <w:p w14:paraId="00000798"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-4.378</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99"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&lt;.001</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9A"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&lt;.001</w:t>
            </w:r>
          </w:p>
        </w:tc>
      </w:tr>
      <w:tr w:rsidR="00C14C0B" w:rsidRPr="00EB42BE" w14:paraId="004D6EFC" w14:textId="77777777" w:rsidTr="006C0829">
        <w:trPr>
          <w:trHeight w:val="146"/>
        </w:trPr>
        <w:tc>
          <w:tcPr>
            <w:tcW w:w="3806" w:type="dxa"/>
            <w:vMerge/>
            <w:tcBorders>
              <w:top w:val="single" w:sz="8" w:space="0" w:color="AEAEAE"/>
              <w:bottom w:val="single" w:sz="8" w:space="0" w:color="AEAEAE"/>
            </w:tcBorders>
            <w:shd w:val="clear" w:color="auto" w:fill="E0E0E0"/>
          </w:tcPr>
          <w:p w14:paraId="0000079B"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485" w:type="dxa"/>
            <w:tcBorders>
              <w:top w:val="single" w:sz="8" w:space="0" w:color="AEAEAE"/>
              <w:bottom w:val="single" w:sz="8" w:space="0" w:color="AEAEAE"/>
              <w:right w:val="single" w:sz="8" w:space="0" w:color="E0E0E0"/>
            </w:tcBorders>
            <w:shd w:val="clear" w:color="auto" w:fill="E0E0E0"/>
          </w:tcPr>
          <w:p w14:paraId="0000079C"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933" w:type="dxa"/>
            <w:tcBorders>
              <w:top w:val="single" w:sz="8" w:space="0" w:color="AEAEAE"/>
              <w:left w:val="single" w:sz="8" w:space="0" w:color="E0E0E0"/>
              <w:bottom w:val="single" w:sz="8" w:space="0" w:color="AEAEAE"/>
              <w:right w:val="single" w:sz="8" w:space="0" w:color="E0E0E0"/>
            </w:tcBorders>
            <w:shd w:val="clear" w:color="auto" w:fill="F9F9FB"/>
          </w:tcPr>
          <w:p w14:paraId="0000079D"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-4.363</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9E"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&lt;.001</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9F"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&lt;.001</w:t>
            </w:r>
          </w:p>
        </w:tc>
      </w:tr>
      <w:tr w:rsidR="00C14C0B" w:rsidRPr="00EB42BE" w14:paraId="35A7756A" w14:textId="77777777" w:rsidTr="006C0829">
        <w:trPr>
          <w:trHeight w:val="507"/>
        </w:trPr>
        <w:tc>
          <w:tcPr>
            <w:tcW w:w="3806" w:type="dxa"/>
            <w:vMerge w:val="restart"/>
            <w:tcBorders>
              <w:top w:val="single" w:sz="8" w:space="0" w:color="AEAEAE"/>
              <w:bottom w:val="single" w:sz="8" w:space="0" w:color="AEAEAE"/>
            </w:tcBorders>
            <w:shd w:val="clear" w:color="auto" w:fill="E0E0E0"/>
          </w:tcPr>
          <w:p w14:paraId="000007A0" w14:textId="77777777" w:rsidR="00C14C0B" w:rsidRPr="00EB42BE" w:rsidRDefault="00DF6B49">
            <w:pPr>
              <w:ind w:left="60" w:right="60"/>
              <w:rPr>
                <w:rFonts w:ascii="Arial" w:eastAsia="Arial" w:hAnsi="Arial" w:cs="Arial"/>
              </w:rPr>
            </w:pPr>
            <w:r w:rsidRPr="00EB42BE">
              <w:rPr>
                <w:rFonts w:ascii="Arial" w:eastAsia="Arial" w:hAnsi="Arial" w:cs="Arial"/>
              </w:rPr>
              <w:t>Performance (Target): Has more convenient locations for me</w:t>
            </w:r>
          </w:p>
        </w:tc>
        <w:tc>
          <w:tcPr>
            <w:tcW w:w="2485" w:type="dxa"/>
            <w:tcBorders>
              <w:top w:val="single" w:sz="8" w:space="0" w:color="AEAEAE"/>
              <w:bottom w:val="single" w:sz="8" w:space="0" w:color="AEAEAE"/>
              <w:right w:val="single" w:sz="8" w:space="0" w:color="E0E0E0"/>
            </w:tcBorders>
            <w:shd w:val="clear" w:color="auto" w:fill="E0E0E0"/>
          </w:tcPr>
          <w:p w14:paraId="000007A1"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933" w:type="dxa"/>
            <w:tcBorders>
              <w:top w:val="single" w:sz="8" w:space="0" w:color="AEAEAE"/>
              <w:left w:val="single" w:sz="8" w:space="0" w:color="E0E0E0"/>
              <w:bottom w:val="single" w:sz="8" w:space="0" w:color="AEAEAE"/>
              <w:right w:val="single" w:sz="8" w:space="0" w:color="E0E0E0"/>
            </w:tcBorders>
            <w:shd w:val="clear" w:color="auto" w:fill="F9F9FB"/>
          </w:tcPr>
          <w:p w14:paraId="000007A2"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-.869</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A3"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.193</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A4"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.385</w:t>
            </w:r>
          </w:p>
        </w:tc>
      </w:tr>
      <w:tr w:rsidR="00C14C0B" w:rsidRPr="00EB42BE" w14:paraId="7450425E" w14:textId="77777777" w:rsidTr="006C0829">
        <w:trPr>
          <w:trHeight w:val="146"/>
        </w:trPr>
        <w:tc>
          <w:tcPr>
            <w:tcW w:w="3806" w:type="dxa"/>
            <w:vMerge/>
            <w:tcBorders>
              <w:top w:val="single" w:sz="8" w:space="0" w:color="AEAEAE"/>
              <w:bottom w:val="single" w:sz="8" w:space="0" w:color="AEAEAE"/>
            </w:tcBorders>
            <w:shd w:val="clear" w:color="auto" w:fill="E0E0E0"/>
          </w:tcPr>
          <w:p w14:paraId="000007A5"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485" w:type="dxa"/>
            <w:tcBorders>
              <w:top w:val="single" w:sz="8" w:space="0" w:color="AEAEAE"/>
              <w:bottom w:val="single" w:sz="8" w:space="0" w:color="AEAEAE"/>
              <w:right w:val="single" w:sz="8" w:space="0" w:color="E0E0E0"/>
            </w:tcBorders>
            <w:shd w:val="clear" w:color="auto" w:fill="E0E0E0"/>
          </w:tcPr>
          <w:p w14:paraId="000007A6"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933" w:type="dxa"/>
            <w:tcBorders>
              <w:top w:val="single" w:sz="8" w:space="0" w:color="AEAEAE"/>
              <w:left w:val="single" w:sz="8" w:space="0" w:color="E0E0E0"/>
              <w:bottom w:val="single" w:sz="8" w:space="0" w:color="AEAEAE"/>
              <w:right w:val="single" w:sz="8" w:space="0" w:color="E0E0E0"/>
            </w:tcBorders>
            <w:shd w:val="clear" w:color="auto" w:fill="F9F9FB"/>
          </w:tcPr>
          <w:p w14:paraId="000007A7"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-.870</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A8"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.192</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A9"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.385</w:t>
            </w:r>
          </w:p>
        </w:tc>
      </w:tr>
      <w:tr w:rsidR="00C14C0B" w:rsidRPr="00EB42BE" w14:paraId="460EF6BA" w14:textId="77777777" w:rsidTr="006C0829">
        <w:trPr>
          <w:trHeight w:val="517"/>
        </w:trPr>
        <w:tc>
          <w:tcPr>
            <w:tcW w:w="3806" w:type="dxa"/>
            <w:vMerge w:val="restart"/>
            <w:tcBorders>
              <w:top w:val="single" w:sz="8" w:space="0" w:color="AEAEAE"/>
              <w:bottom w:val="single" w:sz="8" w:space="0" w:color="AEAEAE"/>
            </w:tcBorders>
            <w:shd w:val="clear" w:color="auto" w:fill="E0E0E0"/>
          </w:tcPr>
          <w:p w14:paraId="000007AA" w14:textId="77777777" w:rsidR="00C14C0B" w:rsidRPr="00EB42BE" w:rsidRDefault="00DF6B49">
            <w:pPr>
              <w:ind w:left="60" w:right="60"/>
              <w:rPr>
                <w:rFonts w:ascii="Arial" w:eastAsia="Arial" w:hAnsi="Arial" w:cs="Arial"/>
              </w:rPr>
            </w:pPr>
            <w:r w:rsidRPr="00EB42BE">
              <w:rPr>
                <w:rFonts w:ascii="Arial" w:eastAsia="Arial" w:hAnsi="Arial" w:cs="Arial"/>
              </w:rPr>
              <w:t>Performance (Target): Offers products at Reasonable Prices</w:t>
            </w:r>
          </w:p>
        </w:tc>
        <w:tc>
          <w:tcPr>
            <w:tcW w:w="2485" w:type="dxa"/>
            <w:tcBorders>
              <w:top w:val="single" w:sz="8" w:space="0" w:color="AEAEAE"/>
              <w:bottom w:val="single" w:sz="8" w:space="0" w:color="AEAEAE"/>
              <w:right w:val="single" w:sz="8" w:space="0" w:color="E0E0E0"/>
            </w:tcBorders>
            <w:shd w:val="clear" w:color="auto" w:fill="E0E0E0"/>
          </w:tcPr>
          <w:p w14:paraId="000007AB"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933" w:type="dxa"/>
            <w:tcBorders>
              <w:top w:val="single" w:sz="8" w:space="0" w:color="AEAEAE"/>
              <w:left w:val="single" w:sz="8" w:space="0" w:color="E0E0E0"/>
              <w:bottom w:val="single" w:sz="8" w:space="0" w:color="AEAEAE"/>
              <w:right w:val="single" w:sz="8" w:space="0" w:color="E0E0E0"/>
            </w:tcBorders>
            <w:shd w:val="clear" w:color="auto" w:fill="F9F9FB"/>
          </w:tcPr>
          <w:p w14:paraId="000007AC"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-1.187</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AD"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.118</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AE"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.236</w:t>
            </w:r>
          </w:p>
        </w:tc>
      </w:tr>
      <w:tr w:rsidR="00C14C0B" w:rsidRPr="00EB42BE" w14:paraId="471C0AAC" w14:textId="77777777" w:rsidTr="006C0829">
        <w:trPr>
          <w:trHeight w:val="146"/>
        </w:trPr>
        <w:tc>
          <w:tcPr>
            <w:tcW w:w="3806" w:type="dxa"/>
            <w:vMerge/>
            <w:tcBorders>
              <w:top w:val="single" w:sz="8" w:space="0" w:color="AEAEAE"/>
              <w:bottom w:val="single" w:sz="8" w:space="0" w:color="AEAEAE"/>
            </w:tcBorders>
            <w:shd w:val="clear" w:color="auto" w:fill="E0E0E0"/>
          </w:tcPr>
          <w:p w14:paraId="000007AF"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485" w:type="dxa"/>
            <w:tcBorders>
              <w:top w:val="single" w:sz="8" w:space="0" w:color="AEAEAE"/>
              <w:bottom w:val="single" w:sz="8" w:space="0" w:color="AEAEAE"/>
              <w:right w:val="single" w:sz="8" w:space="0" w:color="E0E0E0"/>
            </w:tcBorders>
            <w:shd w:val="clear" w:color="auto" w:fill="E0E0E0"/>
          </w:tcPr>
          <w:p w14:paraId="000007B0"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933" w:type="dxa"/>
            <w:tcBorders>
              <w:top w:val="single" w:sz="8" w:space="0" w:color="AEAEAE"/>
              <w:left w:val="single" w:sz="8" w:space="0" w:color="E0E0E0"/>
              <w:bottom w:val="single" w:sz="8" w:space="0" w:color="AEAEAE"/>
              <w:right w:val="single" w:sz="8" w:space="0" w:color="E0E0E0"/>
            </w:tcBorders>
            <w:shd w:val="clear" w:color="auto" w:fill="F9F9FB"/>
          </w:tcPr>
          <w:p w14:paraId="000007B1"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-1.186</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B2"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.118</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B3"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.236</w:t>
            </w:r>
          </w:p>
        </w:tc>
      </w:tr>
      <w:tr w:rsidR="00C14C0B" w:rsidRPr="00EB42BE" w14:paraId="19D23ECE" w14:textId="77777777" w:rsidTr="006C0829">
        <w:trPr>
          <w:trHeight w:val="517"/>
        </w:trPr>
        <w:tc>
          <w:tcPr>
            <w:tcW w:w="3806" w:type="dxa"/>
            <w:vMerge w:val="restart"/>
            <w:tcBorders>
              <w:top w:val="single" w:sz="8" w:space="0" w:color="AEAEAE"/>
              <w:bottom w:val="single" w:sz="8" w:space="0" w:color="AEAEAE"/>
            </w:tcBorders>
            <w:shd w:val="clear" w:color="auto" w:fill="E0E0E0"/>
          </w:tcPr>
          <w:p w14:paraId="000007B4" w14:textId="77777777" w:rsidR="00C14C0B" w:rsidRPr="00EB42BE" w:rsidRDefault="00DF6B49">
            <w:pPr>
              <w:ind w:left="60" w:right="60"/>
              <w:rPr>
                <w:rFonts w:ascii="Arial" w:eastAsia="Arial" w:hAnsi="Arial" w:cs="Arial"/>
              </w:rPr>
            </w:pPr>
            <w:r w:rsidRPr="00EB42BE">
              <w:rPr>
                <w:rFonts w:ascii="Arial" w:eastAsia="Arial" w:hAnsi="Arial" w:cs="Arial"/>
              </w:rPr>
              <w:t>Performance (Target): Has Excellent Customer Service</w:t>
            </w:r>
          </w:p>
        </w:tc>
        <w:tc>
          <w:tcPr>
            <w:tcW w:w="2485" w:type="dxa"/>
            <w:tcBorders>
              <w:top w:val="single" w:sz="8" w:space="0" w:color="AEAEAE"/>
              <w:bottom w:val="single" w:sz="8" w:space="0" w:color="AEAEAE"/>
              <w:right w:val="single" w:sz="8" w:space="0" w:color="E0E0E0"/>
            </w:tcBorders>
            <w:shd w:val="clear" w:color="auto" w:fill="E0E0E0"/>
          </w:tcPr>
          <w:p w14:paraId="000007B5"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933" w:type="dxa"/>
            <w:tcBorders>
              <w:top w:val="single" w:sz="8" w:space="0" w:color="AEAEAE"/>
              <w:left w:val="single" w:sz="8" w:space="0" w:color="E0E0E0"/>
              <w:bottom w:val="single" w:sz="8" w:space="0" w:color="AEAEAE"/>
              <w:right w:val="single" w:sz="8" w:space="0" w:color="E0E0E0"/>
            </w:tcBorders>
            <w:shd w:val="clear" w:color="auto" w:fill="F9F9FB"/>
          </w:tcPr>
          <w:p w14:paraId="000007B6"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-.167</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B7"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.434</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B8"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.868</w:t>
            </w:r>
          </w:p>
        </w:tc>
      </w:tr>
      <w:tr w:rsidR="00C14C0B" w:rsidRPr="00EB42BE" w14:paraId="31C021E7" w14:textId="77777777" w:rsidTr="006C0829">
        <w:trPr>
          <w:trHeight w:val="146"/>
        </w:trPr>
        <w:tc>
          <w:tcPr>
            <w:tcW w:w="3806" w:type="dxa"/>
            <w:vMerge/>
            <w:tcBorders>
              <w:top w:val="single" w:sz="8" w:space="0" w:color="AEAEAE"/>
              <w:bottom w:val="single" w:sz="8" w:space="0" w:color="AEAEAE"/>
            </w:tcBorders>
            <w:shd w:val="clear" w:color="auto" w:fill="E0E0E0"/>
          </w:tcPr>
          <w:p w14:paraId="000007B9"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485" w:type="dxa"/>
            <w:tcBorders>
              <w:top w:val="single" w:sz="8" w:space="0" w:color="AEAEAE"/>
              <w:bottom w:val="single" w:sz="8" w:space="0" w:color="AEAEAE"/>
              <w:right w:val="single" w:sz="8" w:space="0" w:color="E0E0E0"/>
            </w:tcBorders>
            <w:shd w:val="clear" w:color="auto" w:fill="E0E0E0"/>
          </w:tcPr>
          <w:p w14:paraId="000007BA"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933" w:type="dxa"/>
            <w:tcBorders>
              <w:top w:val="single" w:sz="8" w:space="0" w:color="AEAEAE"/>
              <w:left w:val="single" w:sz="8" w:space="0" w:color="E0E0E0"/>
              <w:bottom w:val="single" w:sz="8" w:space="0" w:color="AEAEAE"/>
              <w:right w:val="single" w:sz="8" w:space="0" w:color="E0E0E0"/>
            </w:tcBorders>
            <w:shd w:val="clear" w:color="auto" w:fill="F9F9FB"/>
          </w:tcPr>
          <w:p w14:paraId="000007BB"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-.167</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BC"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.434</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BD"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.868</w:t>
            </w:r>
          </w:p>
        </w:tc>
      </w:tr>
      <w:tr w:rsidR="00C14C0B" w:rsidRPr="00EB42BE" w14:paraId="32E1762F" w14:textId="77777777" w:rsidTr="006C0829">
        <w:trPr>
          <w:trHeight w:val="517"/>
        </w:trPr>
        <w:tc>
          <w:tcPr>
            <w:tcW w:w="3806" w:type="dxa"/>
            <w:vMerge w:val="restart"/>
            <w:tcBorders>
              <w:top w:val="single" w:sz="8" w:space="0" w:color="AEAEAE"/>
              <w:bottom w:val="single" w:sz="8" w:space="0" w:color="152935"/>
            </w:tcBorders>
            <w:shd w:val="clear" w:color="auto" w:fill="E0E0E0"/>
          </w:tcPr>
          <w:p w14:paraId="000007BE" w14:textId="77777777" w:rsidR="00C14C0B" w:rsidRPr="00EB42BE" w:rsidRDefault="00DF6B49">
            <w:pPr>
              <w:ind w:left="60" w:right="60"/>
              <w:rPr>
                <w:rFonts w:ascii="Arial" w:eastAsia="Arial" w:hAnsi="Arial" w:cs="Arial"/>
              </w:rPr>
            </w:pPr>
            <w:r w:rsidRPr="00EB42BE">
              <w:rPr>
                <w:rFonts w:ascii="Arial" w:eastAsia="Arial" w:hAnsi="Arial" w:cs="Arial"/>
              </w:rPr>
              <w:t>Performance (Target): Has High Product Quality</w:t>
            </w:r>
          </w:p>
        </w:tc>
        <w:tc>
          <w:tcPr>
            <w:tcW w:w="2485" w:type="dxa"/>
            <w:tcBorders>
              <w:top w:val="single" w:sz="8" w:space="0" w:color="AEAEAE"/>
              <w:bottom w:val="single" w:sz="8" w:space="0" w:color="AEAEAE"/>
              <w:right w:val="single" w:sz="8" w:space="0" w:color="E0E0E0"/>
            </w:tcBorders>
            <w:shd w:val="clear" w:color="auto" w:fill="E0E0E0"/>
          </w:tcPr>
          <w:p w14:paraId="000007BF"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933" w:type="dxa"/>
            <w:tcBorders>
              <w:top w:val="single" w:sz="8" w:space="0" w:color="AEAEAE"/>
              <w:left w:val="single" w:sz="8" w:space="0" w:color="E0E0E0"/>
              <w:bottom w:val="single" w:sz="8" w:space="0" w:color="AEAEAE"/>
              <w:right w:val="single" w:sz="8" w:space="0" w:color="E0E0E0"/>
            </w:tcBorders>
            <w:shd w:val="clear" w:color="auto" w:fill="F9F9FB"/>
          </w:tcPr>
          <w:p w14:paraId="000007C0"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-1.563</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C1"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.060</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C2"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.119</w:t>
            </w:r>
          </w:p>
        </w:tc>
      </w:tr>
      <w:tr w:rsidR="00C14C0B" w:rsidRPr="00EB42BE" w14:paraId="0E7FA5B2" w14:textId="77777777" w:rsidTr="006C0829">
        <w:trPr>
          <w:trHeight w:val="326"/>
        </w:trPr>
        <w:tc>
          <w:tcPr>
            <w:tcW w:w="3806" w:type="dxa"/>
            <w:vMerge/>
            <w:tcBorders>
              <w:top w:val="single" w:sz="8" w:space="0" w:color="AEAEAE"/>
              <w:bottom w:val="single" w:sz="8" w:space="0" w:color="152935"/>
            </w:tcBorders>
            <w:shd w:val="clear" w:color="auto" w:fill="E0E0E0"/>
          </w:tcPr>
          <w:p w14:paraId="000007C3"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485" w:type="dxa"/>
            <w:tcBorders>
              <w:top w:val="single" w:sz="8" w:space="0" w:color="AEAEAE"/>
              <w:bottom w:val="single" w:sz="8" w:space="0" w:color="152935"/>
              <w:right w:val="single" w:sz="8" w:space="0" w:color="E0E0E0"/>
            </w:tcBorders>
            <w:shd w:val="clear" w:color="auto" w:fill="E0E0E0"/>
          </w:tcPr>
          <w:p w14:paraId="000007C4"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933" w:type="dxa"/>
            <w:tcBorders>
              <w:top w:val="single" w:sz="8" w:space="0" w:color="AEAEAE"/>
              <w:left w:val="single" w:sz="8" w:space="0" w:color="E0E0E0"/>
              <w:bottom w:val="single" w:sz="8" w:space="0" w:color="AEAEAE"/>
              <w:right w:val="single" w:sz="8" w:space="0" w:color="E0E0E0"/>
            </w:tcBorders>
            <w:shd w:val="clear" w:color="auto" w:fill="F9F9FB"/>
          </w:tcPr>
          <w:p w14:paraId="000007C5"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-1.558</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C6"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.060</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C7"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.120</w:t>
            </w:r>
          </w:p>
        </w:tc>
      </w:tr>
      <w:tr w:rsidR="00C14C0B" w:rsidRPr="00EB42BE" w14:paraId="52044F1E" w14:textId="77777777" w:rsidTr="006C0829">
        <w:trPr>
          <w:trHeight w:val="326"/>
        </w:trPr>
        <w:tc>
          <w:tcPr>
            <w:tcW w:w="3806" w:type="dxa"/>
            <w:vMerge w:val="restart"/>
            <w:tcBorders>
              <w:top w:val="single" w:sz="8" w:space="0" w:color="152935"/>
              <w:bottom w:val="single" w:sz="8" w:space="0" w:color="152935"/>
            </w:tcBorders>
            <w:shd w:val="clear" w:color="auto" w:fill="E0E0E0"/>
          </w:tcPr>
          <w:p w14:paraId="000007C8" w14:textId="77777777" w:rsidR="00C14C0B" w:rsidRPr="00EB42BE" w:rsidRDefault="00DF6B49">
            <w:pPr>
              <w:ind w:left="60" w:right="60"/>
              <w:rPr>
                <w:rFonts w:ascii="Arial" w:eastAsia="Arial" w:hAnsi="Arial" w:cs="Arial"/>
              </w:rPr>
            </w:pPr>
            <w:r w:rsidRPr="00EB42BE">
              <w:rPr>
                <w:rFonts w:ascii="Arial" w:eastAsia="Arial" w:hAnsi="Arial" w:cs="Arial"/>
              </w:rPr>
              <w:t>Performance (Target): Has a flexible return policy</w:t>
            </w:r>
          </w:p>
        </w:tc>
        <w:tc>
          <w:tcPr>
            <w:tcW w:w="2485" w:type="dxa"/>
            <w:tcBorders>
              <w:top w:val="single" w:sz="8" w:space="0" w:color="152935"/>
              <w:bottom w:val="single" w:sz="8" w:space="0" w:color="AEAEAE"/>
              <w:right w:val="single" w:sz="8" w:space="0" w:color="E0E0E0"/>
            </w:tcBorders>
            <w:shd w:val="clear" w:color="auto" w:fill="E0E0E0"/>
          </w:tcPr>
          <w:p w14:paraId="000007C9"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933" w:type="dxa"/>
            <w:tcBorders>
              <w:top w:val="single" w:sz="8" w:space="0" w:color="AEAEAE"/>
              <w:left w:val="single" w:sz="8" w:space="0" w:color="E0E0E0"/>
              <w:bottom w:val="single" w:sz="8" w:space="0" w:color="AEAEAE"/>
              <w:right w:val="single" w:sz="8" w:space="0" w:color="E0E0E0"/>
            </w:tcBorders>
            <w:shd w:val="clear" w:color="auto" w:fill="F9F9FB"/>
          </w:tcPr>
          <w:p w14:paraId="000007CA"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-2.429</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CB"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.008</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CC"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.016</w:t>
            </w:r>
          </w:p>
        </w:tc>
      </w:tr>
      <w:tr w:rsidR="00C14C0B" w:rsidRPr="00EB42BE" w14:paraId="0A5C073F" w14:textId="77777777" w:rsidTr="006C0829">
        <w:trPr>
          <w:trHeight w:val="326"/>
        </w:trPr>
        <w:tc>
          <w:tcPr>
            <w:tcW w:w="3806" w:type="dxa"/>
            <w:vMerge/>
            <w:tcBorders>
              <w:top w:val="single" w:sz="8" w:space="0" w:color="152935"/>
              <w:bottom w:val="single" w:sz="8" w:space="0" w:color="152935"/>
            </w:tcBorders>
            <w:shd w:val="clear" w:color="auto" w:fill="E0E0E0"/>
          </w:tcPr>
          <w:p w14:paraId="000007CD"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485" w:type="dxa"/>
            <w:tcBorders>
              <w:top w:val="single" w:sz="8" w:space="0" w:color="AEAEAE"/>
              <w:bottom w:val="single" w:sz="8" w:space="0" w:color="152935"/>
              <w:right w:val="single" w:sz="8" w:space="0" w:color="E0E0E0"/>
            </w:tcBorders>
            <w:shd w:val="clear" w:color="auto" w:fill="E0E0E0"/>
          </w:tcPr>
          <w:p w14:paraId="000007CE"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933" w:type="dxa"/>
            <w:tcBorders>
              <w:top w:val="single" w:sz="8" w:space="0" w:color="AEAEAE"/>
              <w:left w:val="single" w:sz="8" w:space="0" w:color="E0E0E0"/>
              <w:bottom w:val="single" w:sz="8" w:space="0" w:color="AEAEAE"/>
              <w:right w:val="single" w:sz="8" w:space="0" w:color="E0E0E0"/>
            </w:tcBorders>
            <w:shd w:val="clear" w:color="auto" w:fill="F9F9FB"/>
          </w:tcPr>
          <w:p w14:paraId="000007CF"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-2.428</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D0"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.008</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D1"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.016</w:t>
            </w:r>
          </w:p>
        </w:tc>
      </w:tr>
      <w:tr w:rsidR="00C14C0B" w:rsidRPr="00EB42BE" w14:paraId="078EAB18" w14:textId="77777777" w:rsidTr="006C0829">
        <w:trPr>
          <w:trHeight w:val="326"/>
        </w:trPr>
        <w:tc>
          <w:tcPr>
            <w:tcW w:w="3806" w:type="dxa"/>
            <w:vMerge w:val="restart"/>
            <w:tcBorders>
              <w:top w:val="single" w:sz="8" w:space="0" w:color="152935"/>
              <w:bottom w:val="single" w:sz="8" w:space="0" w:color="152935"/>
            </w:tcBorders>
            <w:shd w:val="clear" w:color="auto" w:fill="E0E0E0"/>
          </w:tcPr>
          <w:p w14:paraId="000007D2" w14:textId="77777777" w:rsidR="00C14C0B" w:rsidRPr="00EB42BE" w:rsidRDefault="00DF6B49">
            <w:pPr>
              <w:ind w:left="60" w:right="60"/>
              <w:rPr>
                <w:rFonts w:ascii="Arial" w:eastAsia="Arial" w:hAnsi="Arial" w:cs="Arial"/>
              </w:rPr>
            </w:pPr>
            <w:r w:rsidRPr="00EB42BE">
              <w:rPr>
                <w:rFonts w:ascii="Arial" w:eastAsia="Arial" w:hAnsi="Arial" w:cs="Arial"/>
              </w:rPr>
              <w:t>Performance (Target): I am satisfied with the Overall Experience</w:t>
            </w:r>
          </w:p>
        </w:tc>
        <w:tc>
          <w:tcPr>
            <w:tcW w:w="2485" w:type="dxa"/>
            <w:tcBorders>
              <w:top w:val="single" w:sz="8" w:space="0" w:color="152935"/>
              <w:bottom w:val="single" w:sz="8" w:space="0" w:color="AEAEAE"/>
              <w:right w:val="single" w:sz="8" w:space="0" w:color="E0E0E0"/>
            </w:tcBorders>
            <w:shd w:val="clear" w:color="auto" w:fill="E0E0E0"/>
          </w:tcPr>
          <w:p w14:paraId="000007D3"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933" w:type="dxa"/>
            <w:tcBorders>
              <w:top w:val="single" w:sz="8" w:space="0" w:color="AEAEAE"/>
              <w:left w:val="single" w:sz="8" w:space="0" w:color="E0E0E0"/>
              <w:bottom w:val="single" w:sz="8" w:space="0" w:color="AEAEAE"/>
              <w:right w:val="single" w:sz="8" w:space="0" w:color="E0E0E0"/>
            </w:tcBorders>
            <w:shd w:val="clear" w:color="auto" w:fill="F9F9FB"/>
          </w:tcPr>
          <w:p w14:paraId="000007D4"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-2.216</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D5"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.014</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D6"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.027</w:t>
            </w:r>
          </w:p>
        </w:tc>
      </w:tr>
      <w:tr w:rsidR="00C14C0B" w:rsidRPr="00EB42BE" w14:paraId="07467BD5" w14:textId="77777777" w:rsidTr="006C0829">
        <w:trPr>
          <w:trHeight w:val="326"/>
        </w:trPr>
        <w:tc>
          <w:tcPr>
            <w:tcW w:w="3806" w:type="dxa"/>
            <w:vMerge/>
            <w:tcBorders>
              <w:top w:val="single" w:sz="8" w:space="0" w:color="152935"/>
              <w:bottom w:val="single" w:sz="8" w:space="0" w:color="152935"/>
            </w:tcBorders>
            <w:shd w:val="clear" w:color="auto" w:fill="E0E0E0"/>
          </w:tcPr>
          <w:p w14:paraId="000007D7"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485" w:type="dxa"/>
            <w:tcBorders>
              <w:top w:val="single" w:sz="8" w:space="0" w:color="AEAEAE"/>
              <w:bottom w:val="single" w:sz="8" w:space="0" w:color="152935"/>
              <w:right w:val="single" w:sz="8" w:space="0" w:color="E0E0E0"/>
            </w:tcBorders>
            <w:shd w:val="clear" w:color="auto" w:fill="E0E0E0"/>
          </w:tcPr>
          <w:p w14:paraId="000007D8"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933" w:type="dxa"/>
            <w:tcBorders>
              <w:top w:val="single" w:sz="8" w:space="0" w:color="AEAEAE"/>
              <w:left w:val="single" w:sz="8" w:space="0" w:color="E0E0E0"/>
              <w:bottom w:val="single" w:sz="8" w:space="0" w:color="AEAEAE"/>
              <w:right w:val="single" w:sz="8" w:space="0" w:color="E0E0E0"/>
            </w:tcBorders>
            <w:shd w:val="clear" w:color="auto" w:fill="F9F9FB"/>
          </w:tcPr>
          <w:p w14:paraId="000007D9"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-2.214</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DA"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.014</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DB"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.028</w:t>
            </w:r>
          </w:p>
        </w:tc>
      </w:tr>
      <w:tr w:rsidR="00C14C0B" w:rsidRPr="00EB42BE" w14:paraId="36095220" w14:textId="77777777" w:rsidTr="006C0829">
        <w:trPr>
          <w:trHeight w:val="326"/>
        </w:trPr>
        <w:tc>
          <w:tcPr>
            <w:tcW w:w="3806" w:type="dxa"/>
            <w:vMerge w:val="restart"/>
            <w:tcBorders>
              <w:top w:val="single" w:sz="8" w:space="0" w:color="152935"/>
              <w:bottom w:val="single" w:sz="8" w:space="0" w:color="152935"/>
            </w:tcBorders>
            <w:shd w:val="clear" w:color="auto" w:fill="E0E0E0"/>
          </w:tcPr>
          <w:p w14:paraId="000007DC" w14:textId="77777777" w:rsidR="00C14C0B" w:rsidRPr="00EB42BE" w:rsidRDefault="00DF6B49">
            <w:pPr>
              <w:ind w:left="60" w:right="60"/>
              <w:rPr>
                <w:rFonts w:ascii="Arial" w:eastAsia="Arial" w:hAnsi="Arial" w:cs="Arial"/>
              </w:rPr>
            </w:pPr>
            <w:r w:rsidRPr="00EB42BE">
              <w:rPr>
                <w:rFonts w:ascii="Arial" w:eastAsia="Arial" w:hAnsi="Arial" w:cs="Arial"/>
              </w:rPr>
              <w:t>Performance (Target): I am likely to recommend Target to family and friends.</w:t>
            </w:r>
          </w:p>
        </w:tc>
        <w:tc>
          <w:tcPr>
            <w:tcW w:w="2485" w:type="dxa"/>
            <w:tcBorders>
              <w:top w:val="single" w:sz="8" w:space="0" w:color="152935"/>
              <w:bottom w:val="single" w:sz="8" w:space="0" w:color="AEAEAE"/>
              <w:right w:val="single" w:sz="8" w:space="0" w:color="E0E0E0"/>
            </w:tcBorders>
            <w:shd w:val="clear" w:color="auto" w:fill="E0E0E0"/>
          </w:tcPr>
          <w:p w14:paraId="000007DD" w14:textId="77777777" w:rsidR="00C14C0B" w:rsidRPr="00EB42BE" w:rsidRDefault="00DF6B49">
            <w:pPr>
              <w:ind w:left="60" w:right="60"/>
              <w:rPr>
                <w:rFonts w:ascii="Arial" w:eastAsia="Arial" w:hAnsi="Arial" w:cs="Arial"/>
              </w:rPr>
            </w:pPr>
            <w:r w:rsidRPr="00EB42BE">
              <w:rPr>
                <w:rFonts w:ascii="Arial" w:eastAsia="Arial" w:hAnsi="Arial" w:cs="Arial"/>
              </w:rPr>
              <w:t>Equal variances assumed</w:t>
            </w:r>
          </w:p>
        </w:tc>
        <w:tc>
          <w:tcPr>
            <w:tcW w:w="933" w:type="dxa"/>
            <w:tcBorders>
              <w:top w:val="single" w:sz="8" w:space="0" w:color="AEAEAE"/>
              <w:left w:val="single" w:sz="8" w:space="0" w:color="E0E0E0"/>
              <w:bottom w:val="single" w:sz="8" w:space="0" w:color="AEAEAE"/>
              <w:right w:val="single" w:sz="8" w:space="0" w:color="E0E0E0"/>
            </w:tcBorders>
            <w:shd w:val="clear" w:color="auto" w:fill="F9F9FB"/>
          </w:tcPr>
          <w:p w14:paraId="000007DE"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-2.798</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DF"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.003</w:t>
            </w:r>
          </w:p>
        </w:tc>
        <w:tc>
          <w:tcPr>
            <w:tcW w:w="1047" w:type="dxa"/>
            <w:tcBorders>
              <w:top w:val="single" w:sz="8" w:space="0" w:color="AEAEAE"/>
              <w:left w:val="single" w:sz="8" w:space="0" w:color="E0E0E0"/>
              <w:bottom w:val="single" w:sz="8" w:space="0" w:color="AEAEAE"/>
              <w:right w:val="single" w:sz="8" w:space="0" w:color="E0E0E0"/>
            </w:tcBorders>
            <w:shd w:val="clear" w:color="auto" w:fill="F9F9FB"/>
          </w:tcPr>
          <w:p w14:paraId="000007E0"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.005</w:t>
            </w:r>
          </w:p>
        </w:tc>
      </w:tr>
      <w:tr w:rsidR="00C14C0B" w:rsidRPr="00EB42BE" w14:paraId="1EA074DC" w14:textId="77777777" w:rsidTr="006C0829">
        <w:trPr>
          <w:trHeight w:val="326"/>
        </w:trPr>
        <w:tc>
          <w:tcPr>
            <w:tcW w:w="3806" w:type="dxa"/>
            <w:vMerge/>
            <w:tcBorders>
              <w:top w:val="single" w:sz="8" w:space="0" w:color="152935"/>
              <w:bottom w:val="single" w:sz="8" w:space="0" w:color="152935"/>
            </w:tcBorders>
            <w:shd w:val="clear" w:color="auto" w:fill="E0E0E0"/>
          </w:tcPr>
          <w:p w14:paraId="000007E1"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2485" w:type="dxa"/>
            <w:tcBorders>
              <w:top w:val="single" w:sz="8" w:space="0" w:color="AEAEAE"/>
              <w:bottom w:val="single" w:sz="8" w:space="0" w:color="152935"/>
              <w:right w:val="single" w:sz="8" w:space="0" w:color="E0E0E0"/>
            </w:tcBorders>
            <w:shd w:val="clear" w:color="auto" w:fill="E0E0E0"/>
          </w:tcPr>
          <w:p w14:paraId="000007E2" w14:textId="77777777" w:rsidR="00C14C0B" w:rsidRPr="00EB42BE" w:rsidRDefault="00DF6B49">
            <w:pPr>
              <w:ind w:left="60" w:right="60"/>
              <w:rPr>
                <w:rFonts w:ascii="Arial" w:eastAsia="Arial" w:hAnsi="Arial" w:cs="Arial"/>
              </w:rPr>
            </w:pPr>
            <w:r w:rsidRPr="00EB42BE">
              <w:rPr>
                <w:rFonts w:ascii="Arial" w:eastAsia="Arial" w:hAnsi="Arial" w:cs="Arial"/>
              </w:rPr>
              <w:t>Equal variances not assumed</w:t>
            </w:r>
          </w:p>
        </w:tc>
        <w:tc>
          <w:tcPr>
            <w:tcW w:w="933" w:type="dxa"/>
            <w:tcBorders>
              <w:top w:val="single" w:sz="8" w:space="0" w:color="AEAEAE"/>
              <w:left w:val="single" w:sz="8" w:space="0" w:color="E0E0E0"/>
              <w:bottom w:val="single" w:sz="8" w:space="0" w:color="152935"/>
              <w:right w:val="single" w:sz="8" w:space="0" w:color="E0E0E0"/>
            </w:tcBorders>
            <w:shd w:val="clear" w:color="auto" w:fill="F9F9FB"/>
          </w:tcPr>
          <w:p w14:paraId="000007E3"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-2.799</w:t>
            </w:r>
          </w:p>
        </w:tc>
        <w:tc>
          <w:tcPr>
            <w:tcW w:w="1047" w:type="dxa"/>
            <w:tcBorders>
              <w:top w:val="single" w:sz="8" w:space="0" w:color="AEAEAE"/>
              <w:left w:val="single" w:sz="8" w:space="0" w:color="E0E0E0"/>
              <w:bottom w:val="single" w:sz="8" w:space="0" w:color="152935"/>
              <w:right w:val="single" w:sz="8" w:space="0" w:color="E0E0E0"/>
            </w:tcBorders>
            <w:shd w:val="clear" w:color="auto" w:fill="F9F9FB"/>
          </w:tcPr>
          <w:p w14:paraId="000007E4"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.003</w:t>
            </w:r>
          </w:p>
        </w:tc>
        <w:tc>
          <w:tcPr>
            <w:tcW w:w="1047" w:type="dxa"/>
            <w:tcBorders>
              <w:top w:val="single" w:sz="8" w:space="0" w:color="AEAEAE"/>
              <w:left w:val="single" w:sz="8" w:space="0" w:color="E0E0E0"/>
              <w:bottom w:val="single" w:sz="8" w:space="0" w:color="152935"/>
              <w:right w:val="single" w:sz="8" w:space="0" w:color="E0E0E0"/>
            </w:tcBorders>
            <w:shd w:val="clear" w:color="auto" w:fill="F9F9FB"/>
          </w:tcPr>
          <w:p w14:paraId="000007E5" w14:textId="77777777" w:rsidR="00C14C0B" w:rsidRPr="00EB42BE" w:rsidRDefault="00DF6B49">
            <w:pPr>
              <w:spacing w:before="240"/>
              <w:ind w:left="-1020" w:right="90"/>
              <w:jc w:val="right"/>
              <w:rPr>
                <w:rFonts w:ascii="Arial" w:eastAsia="Arial" w:hAnsi="Arial" w:cs="Arial"/>
              </w:rPr>
            </w:pPr>
            <w:r w:rsidRPr="00EB42BE">
              <w:rPr>
                <w:rFonts w:ascii="Arial" w:eastAsia="Arial" w:hAnsi="Arial" w:cs="Arial"/>
              </w:rPr>
              <w:t>.005</w:t>
            </w:r>
          </w:p>
        </w:tc>
      </w:tr>
    </w:tbl>
    <w:p w14:paraId="000007E6" w14:textId="77777777" w:rsidR="00C14C0B" w:rsidRPr="00EB42BE" w:rsidRDefault="00DF6B49">
      <w:pPr>
        <w:spacing w:after="160" w:line="240" w:lineRule="auto"/>
        <w:rPr>
          <w:rFonts w:ascii="Arial" w:eastAsia="Arial" w:hAnsi="Arial" w:cs="Arial"/>
        </w:rPr>
      </w:pPr>
      <w:r w:rsidRPr="00EB42BE">
        <w:rPr>
          <w:rFonts w:ascii="Arial" w:eastAsia="Arial" w:hAnsi="Arial" w:cs="Arial"/>
        </w:rPr>
        <w:lastRenderedPageBreak/>
        <w:br/>
      </w:r>
    </w:p>
    <w:p w14:paraId="000007E7" w14:textId="77777777" w:rsidR="00C14C0B" w:rsidRPr="00EB42BE" w:rsidRDefault="00DF6B49">
      <w:pPr>
        <w:spacing w:after="160" w:line="240" w:lineRule="auto"/>
        <w:rPr>
          <w:rFonts w:ascii="Arial" w:eastAsia="Arial" w:hAnsi="Arial" w:cs="Arial"/>
          <w:b/>
        </w:rPr>
      </w:pPr>
      <w:r w:rsidRPr="00EB42BE">
        <w:rPr>
          <w:rFonts w:ascii="Arial" w:eastAsia="Arial" w:hAnsi="Arial" w:cs="Arial"/>
          <w:b/>
        </w:rPr>
        <w:t>The following variables showed no significant difference between Blacks or African Americans and Whites;</w:t>
      </w:r>
    </w:p>
    <w:p w14:paraId="000007E8" w14:textId="77777777" w:rsidR="00C14C0B" w:rsidRPr="00EB42BE" w:rsidRDefault="00DF6B49">
      <w:pPr>
        <w:spacing w:after="160" w:line="240" w:lineRule="auto"/>
        <w:rPr>
          <w:rFonts w:ascii="Arial" w:eastAsia="Arial" w:hAnsi="Arial" w:cs="Arial"/>
        </w:rPr>
      </w:pPr>
      <w:r w:rsidRPr="00EB42BE">
        <w:rPr>
          <w:rFonts w:ascii="Arial" w:eastAsia="Arial" w:hAnsi="Arial" w:cs="Arial"/>
        </w:rPr>
        <w:t>I like the fast self–checkout option at Target</w:t>
      </w:r>
    </w:p>
    <w:p w14:paraId="000007E9" w14:textId="77777777" w:rsidR="00C14C0B" w:rsidRPr="00EB42BE" w:rsidRDefault="00DF6B49">
      <w:pPr>
        <w:spacing w:after="160" w:line="240" w:lineRule="auto"/>
        <w:rPr>
          <w:rFonts w:ascii="Arial" w:eastAsia="Arial" w:hAnsi="Arial" w:cs="Arial"/>
        </w:rPr>
      </w:pPr>
      <w:r w:rsidRPr="00EB42BE">
        <w:rPr>
          <w:rFonts w:ascii="Arial" w:eastAsia="Arial" w:hAnsi="Arial" w:cs="Arial"/>
        </w:rPr>
        <w:t>Has more convenient locations for me</w:t>
      </w:r>
    </w:p>
    <w:p w14:paraId="000007EA" w14:textId="77777777" w:rsidR="00C14C0B" w:rsidRPr="00EB42BE" w:rsidRDefault="00DF6B49">
      <w:pPr>
        <w:spacing w:after="160" w:line="240" w:lineRule="auto"/>
        <w:rPr>
          <w:rFonts w:ascii="Arial" w:eastAsia="Arial" w:hAnsi="Arial" w:cs="Arial"/>
        </w:rPr>
      </w:pPr>
      <w:r w:rsidRPr="00EB42BE">
        <w:rPr>
          <w:rFonts w:ascii="Arial" w:eastAsia="Arial" w:hAnsi="Arial" w:cs="Arial"/>
        </w:rPr>
        <w:t>Offers products at Reasonable Prices</w:t>
      </w:r>
    </w:p>
    <w:p w14:paraId="000007EB" w14:textId="77777777" w:rsidR="00C14C0B" w:rsidRPr="00EB42BE" w:rsidRDefault="00DF6B49">
      <w:pPr>
        <w:spacing w:after="160" w:line="240" w:lineRule="auto"/>
        <w:rPr>
          <w:rFonts w:ascii="Arial" w:eastAsia="Arial" w:hAnsi="Arial" w:cs="Arial"/>
        </w:rPr>
      </w:pPr>
      <w:r w:rsidRPr="00EB42BE">
        <w:rPr>
          <w:rFonts w:ascii="Arial" w:eastAsia="Arial" w:hAnsi="Arial" w:cs="Arial"/>
        </w:rPr>
        <w:t>Has Excellent Customer Service</w:t>
      </w:r>
    </w:p>
    <w:p w14:paraId="000007EC" w14:textId="77777777" w:rsidR="00C14C0B" w:rsidRPr="00EB42BE" w:rsidRDefault="00DF6B49">
      <w:pPr>
        <w:spacing w:after="160" w:line="240" w:lineRule="auto"/>
        <w:rPr>
          <w:rFonts w:ascii="Arial" w:eastAsia="Arial" w:hAnsi="Arial" w:cs="Arial"/>
        </w:rPr>
      </w:pPr>
      <w:r w:rsidRPr="00EB42BE">
        <w:rPr>
          <w:rFonts w:ascii="Arial" w:eastAsia="Arial" w:hAnsi="Arial" w:cs="Arial"/>
        </w:rPr>
        <w:t>Has High Product Quality</w:t>
      </w:r>
    </w:p>
    <w:p w14:paraId="000007ED" w14:textId="77777777" w:rsidR="00C14C0B" w:rsidRPr="00EB42BE" w:rsidRDefault="00C14C0B">
      <w:pPr>
        <w:spacing w:after="160" w:line="240" w:lineRule="auto"/>
        <w:rPr>
          <w:rFonts w:ascii="Arial" w:eastAsia="Arial" w:hAnsi="Arial" w:cs="Arial"/>
        </w:rPr>
      </w:pPr>
    </w:p>
    <w:p w14:paraId="000007EE" w14:textId="77777777" w:rsidR="00C14C0B" w:rsidRPr="00EB42BE" w:rsidRDefault="00C14C0B">
      <w:pPr>
        <w:spacing w:after="0" w:line="240" w:lineRule="auto"/>
        <w:rPr>
          <w:rFonts w:ascii="Arial" w:eastAsia="Arial" w:hAnsi="Arial" w:cs="Arial"/>
        </w:rPr>
      </w:pPr>
    </w:p>
    <w:p w14:paraId="000007EF" w14:textId="77777777" w:rsidR="00C14C0B" w:rsidRPr="00EB42BE" w:rsidRDefault="00DF6B49">
      <w:pPr>
        <w:spacing w:after="160" w:line="240" w:lineRule="auto"/>
        <w:rPr>
          <w:rFonts w:ascii="Arial" w:eastAsia="Arial" w:hAnsi="Arial" w:cs="Arial"/>
          <w:b/>
        </w:rPr>
      </w:pPr>
      <w:r w:rsidRPr="00EB42BE">
        <w:rPr>
          <w:rFonts w:ascii="Arial" w:eastAsia="Arial" w:hAnsi="Arial" w:cs="Arial"/>
          <w:b/>
        </w:rPr>
        <w:t>The following variables showed significantly higher means for Blacks or African Americans;</w:t>
      </w:r>
    </w:p>
    <w:p w14:paraId="000007F0" w14:textId="77777777" w:rsidR="00C14C0B" w:rsidRPr="00EB42BE" w:rsidRDefault="00DF6B49">
      <w:pPr>
        <w:spacing w:after="160" w:line="240" w:lineRule="auto"/>
        <w:rPr>
          <w:rFonts w:ascii="Arial" w:eastAsia="Arial" w:hAnsi="Arial" w:cs="Arial"/>
        </w:rPr>
      </w:pPr>
      <w:r w:rsidRPr="00EB42BE">
        <w:rPr>
          <w:rFonts w:ascii="Arial" w:eastAsia="Arial" w:hAnsi="Arial" w:cs="Arial"/>
        </w:rPr>
        <w:t>I am a regular customer at Target</w:t>
      </w:r>
    </w:p>
    <w:p w14:paraId="000007F1" w14:textId="77777777" w:rsidR="00C14C0B" w:rsidRPr="00EB42BE" w:rsidRDefault="00DF6B49">
      <w:pPr>
        <w:spacing w:after="160" w:line="240" w:lineRule="auto"/>
        <w:rPr>
          <w:rFonts w:ascii="Arial" w:eastAsia="Arial" w:hAnsi="Arial" w:cs="Arial"/>
        </w:rPr>
      </w:pPr>
      <w:r w:rsidRPr="00EB42BE">
        <w:rPr>
          <w:rFonts w:ascii="Arial" w:eastAsia="Arial" w:hAnsi="Arial" w:cs="Arial"/>
        </w:rPr>
        <w:t>I am satisfied with the Overall Experience</w:t>
      </w:r>
    </w:p>
    <w:p w14:paraId="000007F2" w14:textId="77777777" w:rsidR="00C14C0B" w:rsidRPr="00EB42BE" w:rsidRDefault="00DF6B49">
      <w:pPr>
        <w:spacing w:after="160" w:line="240" w:lineRule="auto"/>
        <w:rPr>
          <w:rFonts w:ascii="Arial" w:eastAsia="Arial" w:hAnsi="Arial" w:cs="Arial"/>
        </w:rPr>
      </w:pPr>
      <w:r w:rsidRPr="00EB42BE">
        <w:rPr>
          <w:rFonts w:ascii="Arial" w:eastAsia="Arial" w:hAnsi="Arial" w:cs="Arial"/>
        </w:rPr>
        <w:t>I am likely to recommend Target to family and friends</w:t>
      </w:r>
    </w:p>
    <w:p w14:paraId="000007F3" w14:textId="77777777" w:rsidR="00C14C0B" w:rsidRPr="00EB42BE" w:rsidRDefault="00DF6B49">
      <w:pPr>
        <w:spacing w:line="240" w:lineRule="auto"/>
        <w:rPr>
          <w:rFonts w:ascii="Arial" w:eastAsia="Arial" w:hAnsi="Arial" w:cs="Arial"/>
        </w:rPr>
      </w:pPr>
      <w:r w:rsidRPr="00EB42BE">
        <w:rPr>
          <w:rFonts w:ascii="Arial" w:eastAsia="Arial" w:hAnsi="Arial" w:cs="Arial"/>
        </w:rPr>
        <w:t>Flexible Return Policy</w:t>
      </w:r>
    </w:p>
    <w:p w14:paraId="000007F4" w14:textId="77777777" w:rsidR="00C14C0B" w:rsidRPr="00EB42BE" w:rsidRDefault="00DF6B49">
      <w:pPr>
        <w:spacing w:after="160" w:line="240" w:lineRule="auto"/>
        <w:rPr>
          <w:rFonts w:ascii="Arial" w:eastAsia="Arial" w:hAnsi="Arial" w:cs="Arial"/>
        </w:rPr>
      </w:pPr>
      <w:r w:rsidRPr="00EB42BE">
        <w:rPr>
          <w:rFonts w:ascii="Arial" w:eastAsia="Arial" w:hAnsi="Arial" w:cs="Arial"/>
        </w:rPr>
        <w:t>Offers a variety of product options</w:t>
      </w:r>
    </w:p>
    <w:p w14:paraId="000007F5" w14:textId="77777777" w:rsidR="00C14C0B" w:rsidRPr="00EB42BE" w:rsidRDefault="00C14C0B">
      <w:pPr>
        <w:spacing w:after="160" w:line="240" w:lineRule="auto"/>
        <w:rPr>
          <w:rFonts w:ascii="Arial" w:eastAsia="Arial" w:hAnsi="Arial" w:cs="Arial"/>
        </w:rPr>
      </w:pPr>
    </w:p>
    <w:p w14:paraId="000007F6" w14:textId="77777777" w:rsidR="00C14C0B" w:rsidRPr="00EB42BE" w:rsidRDefault="00DF6B49">
      <w:pPr>
        <w:spacing w:after="160" w:line="240" w:lineRule="auto"/>
        <w:rPr>
          <w:rFonts w:ascii="Arial" w:eastAsia="Arial" w:hAnsi="Arial" w:cs="Arial"/>
          <w:b/>
        </w:rPr>
      </w:pPr>
      <w:r w:rsidRPr="00EB42BE">
        <w:rPr>
          <w:rFonts w:ascii="Arial" w:eastAsia="Arial" w:hAnsi="Arial" w:cs="Arial"/>
          <w:b/>
        </w:rPr>
        <w:t>The following variables showed significantly higher means for Whites;</w:t>
      </w:r>
    </w:p>
    <w:p w14:paraId="000007F7" w14:textId="77777777" w:rsidR="00C14C0B" w:rsidRPr="00EB42BE" w:rsidRDefault="00DF6B49">
      <w:pPr>
        <w:spacing w:after="160" w:line="240" w:lineRule="auto"/>
        <w:rPr>
          <w:rFonts w:ascii="Arial" w:eastAsia="Arial" w:hAnsi="Arial" w:cs="Arial"/>
        </w:rPr>
      </w:pPr>
      <w:r w:rsidRPr="00EB42BE">
        <w:rPr>
          <w:rFonts w:ascii="Arial" w:eastAsia="Arial" w:hAnsi="Arial" w:cs="Arial"/>
        </w:rPr>
        <w:t>None</w:t>
      </w:r>
    </w:p>
    <w:p w14:paraId="000007F8" w14:textId="77777777" w:rsidR="00C14C0B" w:rsidRPr="00EB42BE" w:rsidRDefault="00C14C0B" w:rsidP="007C3870">
      <w:pPr>
        <w:spacing w:after="160"/>
        <w:rPr>
          <w:rFonts w:ascii="Arial" w:eastAsia="Arial" w:hAnsi="Arial" w:cs="Arial"/>
        </w:rPr>
      </w:pPr>
    </w:p>
    <w:p w14:paraId="000007F9" w14:textId="04BA0BB6" w:rsidR="00C14C0B" w:rsidRPr="00EB42BE" w:rsidRDefault="00DF6B49" w:rsidP="007C3870">
      <w:pPr>
        <w:spacing w:after="160"/>
        <w:jc w:val="both"/>
        <w:rPr>
          <w:rFonts w:ascii="Arial" w:eastAsia="Arial" w:hAnsi="Arial" w:cs="Arial"/>
        </w:rPr>
      </w:pPr>
      <w:r w:rsidRPr="00EB42BE">
        <w:rPr>
          <w:rFonts w:ascii="Arial" w:eastAsia="Arial" w:hAnsi="Arial" w:cs="Arial"/>
          <w:b/>
        </w:rPr>
        <w:t>Managerial Conclusion:</w:t>
      </w:r>
      <w:r w:rsidRPr="00EB42BE">
        <w:rPr>
          <w:rFonts w:ascii="Arial" w:eastAsia="Arial" w:hAnsi="Arial" w:cs="Arial"/>
        </w:rPr>
        <w:t xml:space="preserve"> The result showed that there is no significant difference between Blacks or African Americans and Whites for the following variables; Fast Self-Checkout, Stores are conveniently located, Offers products at Reasonable Prices, Has Excellent Customer Service, and High Product Quality. Therefore, it is recommended that Target continue with its policies and practices for these variables. Also, the result showed that Blacks or African </w:t>
      </w:r>
      <w:r w:rsidR="00FC55FA" w:rsidRPr="00EB42BE">
        <w:rPr>
          <w:rFonts w:ascii="Arial" w:eastAsia="Arial" w:hAnsi="Arial" w:cs="Arial"/>
        </w:rPr>
        <w:t>Americans</w:t>
      </w:r>
      <w:r w:rsidRPr="00EB42BE">
        <w:rPr>
          <w:rFonts w:ascii="Arial" w:eastAsia="Arial" w:hAnsi="Arial" w:cs="Arial"/>
        </w:rPr>
        <w:t xml:space="preserve"> have a significantly higher mean for the following variables; I am a regular customer at Target, I am satisfied with the Overall Experience, I am likely to recommend Target to family and friends, Flexible Return Policy, Offers a variety of product options, which means that this group have a higher degree of satisfaction on Walmart’s performance on these variables. Invariably, the Whites have a lower degree of satisfaction for these variables. Therefore, Target should implement strategies that will improve the experience of the Whites on these variables.</w:t>
      </w:r>
    </w:p>
    <w:p w14:paraId="000007FA" w14:textId="77777777" w:rsidR="00C14C0B" w:rsidRPr="00EB42BE" w:rsidRDefault="00C14C0B">
      <w:pPr>
        <w:spacing w:line="240" w:lineRule="auto"/>
        <w:rPr>
          <w:rFonts w:ascii="Arial" w:eastAsia="Arial" w:hAnsi="Arial" w:cs="Arial"/>
        </w:rPr>
      </w:pPr>
    </w:p>
    <w:p w14:paraId="22027CC3" w14:textId="77777777" w:rsidR="00D03AAE" w:rsidRPr="00EB42BE" w:rsidRDefault="00DF6B49" w:rsidP="00DC1D84">
      <w:pPr>
        <w:pBdr>
          <w:top w:val="nil"/>
          <w:left w:val="nil"/>
          <w:bottom w:val="nil"/>
          <w:right w:val="nil"/>
          <w:between w:val="nil"/>
        </w:pBdr>
        <w:spacing w:after="0" w:line="240" w:lineRule="auto"/>
        <w:rPr>
          <w:rFonts w:ascii="Arial" w:eastAsia="Arial" w:hAnsi="Arial" w:cs="Arial"/>
          <w:b/>
          <w:sz w:val="28"/>
          <w:szCs w:val="28"/>
        </w:rPr>
      </w:pPr>
      <w:r w:rsidRPr="00EB42BE">
        <w:rPr>
          <w:rFonts w:ascii="Arial" w:hAnsi="Arial" w:cs="Arial"/>
        </w:rPr>
        <w:br w:type="page"/>
      </w:r>
    </w:p>
    <w:tbl>
      <w:tblPr>
        <w:tblStyle w:val="afff9"/>
        <w:tblpPr w:leftFromText="180" w:rightFromText="180" w:vertAnchor="text" w:horzAnchor="margin" w:tblpY="435"/>
        <w:tblW w:w="9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260"/>
        <w:gridCol w:w="3420"/>
        <w:gridCol w:w="990"/>
        <w:gridCol w:w="900"/>
        <w:gridCol w:w="992"/>
      </w:tblGrid>
      <w:tr w:rsidR="00D03AAE" w:rsidRPr="00EB42BE" w14:paraId="417EBA37" w14:textId="77777777" w:rsidTr="00D03AAE">
        <w:trPr>
          <w:trHeight w:val="318"/>
        </w:trPr>
        <w:tc>
          <w:tcPr>
            <w:tcW w:w="9357" w:type="dxa"/>
            <w:gridSpan w:val="6"/>
            <w:shd w:val="clear" w:color="auto" w:fill="FFFFFF"/>
          </w:tcPr>
          <w:p w14:paraId="54790341" w14:textId="77777777" w:rsidR="00D03AAE" w:rsidRPr="00EB42BE" w:rsidRDefault="00D03AAE" w:rsidP="00D03AAE">
            <w:pPr>
              <w:ind w:right="60"/>
              <w:jc w:val="center"/>
              <w:rPr>
                <w:rFonts w:ascii="Arial" w:eastAsia="Arial" w:hAnsi="Arial" w:cs="Arial"/>
              </w:rPr>
            </w:pPr>
            <w:r w:rsidRPr="00EB42BE">
              <w:rPr>
                <w:rFonts w:ascii="Arial" w:eastAsia="Arial" w:hAnsi="Arial" w:cs="Arial"/>
                <w:b/>
              </w:rPr>
              <w:lastRenderedPageBreak/>
              <w:t>I am a regular customer at Walmart.</w:t>
            </w:r>
          </w:p>
        </w:tc>
      </w:tr>
      <w:tr w:rsidR="00D03AAE" w:rsidRPr="00EB42BE" w14:paraId="0A157C56" w14:textId="77777777" w:rsidTr="00D03AAE">
        <w:trPr>
          <w:trHeight w:val="318"/>
        </w:trPr>
        <w:tc>
          <w:tcPr>
            <w:tcW w:w="6475" w:type="dxa"/>
            <w:gridSpan w:val="3"/>
            <w:vMerge w:val="restart"/>
            <w:shd w:val="clear" w:color="auto" w:fill="FFFFFF"/>
            <w:vAlign w:val="bottom"/>
          </w:tcPr>
          <w:p w14:paraId="35BAB582" w14:textId="77777777" w:rsidR="00D03AAE" w:rsidRPr="00EB42BE" w:rsidRDefault="00D03AAE" w:rsidP="00D03AAE">
            <w:pPr>
              <w:spacing w:before="240"/>
              <w:jc w:val="center"/>
              <w:rPr>
                <w:rFonts w:ascii="Arial" w:eastAsia="Arial" w:hAnsi="Arial" w:cs="Arial"/>
              </w:rPr>
            </w:pPr>
          </w:p>
        </w:tc>
        <w:tc>
          <w:tcPr>
            <w:tcW w:w="1890" w:type="dxa"/>
            <w:gridSpan w:val="2"/>
            <w:tcBorders>
              <w:right w:val="single" w:sz="6" w:space="0" w:color="E0E0E0"/>
            </w:tcBorders>
            <w:shd w:val="clear" w:color="auto" w:fill="FFFFFF"/>
            <w:vAlign w:val="bottom"/>
          </w:tcPr>
          <w:p w14:paraId="56D21AC9"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Gender Recoded</w:t>
            </w:r>
          </w:p>
        </w:tc>
        <w:tc>
          <w:tcPr>
            <w:tcW w:w="992" w:type="dxa"/>
            <w:vMerge w:val="restart"/>
            <w:tcBorders>
              <w:left w:val="single" w:sz="6" w:space="0" w:color="E0E0E0"/>
            </w:tcBorders>
            <w:shd w:val="clear" w:color="auto" w:fill="FFFFFF"/>
            <w:vAlign w:val="bottom"/>
          </w:tcPr>
          <w:p w14:paraId="555A73B3"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Total</w:t>
            </w:r>
          </w:p>
        </w:tc>
      </w:tr>
      <w:tr w:rsidR="00D03AAE" w:rsidRPr="00EB42BE" w14:paraId="64E39DBC" w14:textId="77777777" w:rsidTr="00D03AAE">
        <w:trPr>
          <w:trHeight w:val="333"/>
        </w:trPr>
        <w:tc>
          <w:tcPr>
            <w:tcW w:w="6475" w:type="dxa"/>
            <w:gridSpan w:val="3"/>
            <w:vMerge/>
            <w:shd w:val="clear" w:color="auto" w:fill="FFFFFF"/>
            <w:vAlign w:val="bottom"/>
          </w:tcPr>
          <w:p w14:paraId="754FAEB4"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990" w:type="dxa"/>
            <w:tcBorders>
              <w:bottom w:val="single" w:sz="6" w:space="0" w:color="152935"/>
              <w:right w:val="single" w:sz="6" w:space="0" w:color="E0E0E0"/>
            </w:tcBorders>
            <w:shd w:val="clear" w:color="auto" w:fill="FFFFFF"/>
            <w:vAlign w:val="bottom"/>
          </w:tcPr>
          <w:p w14:paraId="0CEE29D4"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Male</w:t>
            </w:r>
          </w:p>
        </w:tc>
        <w:tc>
          <w:tcPr>
            <w:tcW w:w="900" w:type="dxa"/>
            <w:tcBorders>
              <w:left w:val="single" w:sz="6" w:space="0" w:color="E0E0E0"/>
              <w:bottom w:val="single" w:sz="6" w:space="0" w:color="152935"/>
              <w:right w:val="single" w:sz="6" w:space="0" w:color="E0E0E0"/>
            </w:tcBorders>
            <w:shd w:val="clear" w:color="auto" w:fill="FFFFFF"/>
            <w:vAlign w:val="bottom"/>
          </w:tcPr>
          <w:p w14:paraId="27C75600"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Female</w:t>
            </w:r>
          </w:p>
        </w:tc>
        <w:tc>
          <w:tcPr>
            <w:tcW w:w="992" w:type="dxa"/>
            <w:vMerge/>
            <w:tcBorders>
              <w:left w:val="single" w:sz="6" w:space="0" w:color="E0E0E0"/>
            </w:tcBorders>
            <w:shd w:val="clear" w:color="auto" w:fill="FFFFFF"/>
            <w:vAlign w:val="bottom"/>
          </w:tcPr>
          <w:p w14:paraId="253B0961"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r>
      <w:tr w:rsidR="00D03AAE" w:rsidRPr="00EB42BE" w14:paraId="2FA64BCE" w14:textId="77777777" w:rsidTr="00D03AAE">
        <w:trPr>
          <w:trHeight w:val="333"/>
        </w:trPr>
        <w:tc>
          <w:tcPr>
            <w:tcW w:w="1795" w:type="dxa"/>
            <w:vMerge w:val="restart"/>
            <w:tcBorders>
              <w:top w:val="single" w:sz="6" w:space="0" w:color="152935"/>
              <w:bottom w:val="single" w:sz="6" w:space="0" w:color="152935"/>
            </w:tcBorders>
            <w:shd w:val="clear" w:color="auto" w:fill="E0E0E0"/>
          </w:tcPr>
          <w:p w14:paraId="0B272ACA" w14:textId="77777777" w:rsidR="00D03AAE" w:rsidRPr="00EB42BE" w:rsidRDefault="00D03AAE" w:rsidP="00D03AAE">
            <w:pPr>
              <w:ind w:left="60" w:right="60"/>
              <w:rPr>
                <w:rFonts w:ascii="Arial" w:eastAsia="Arial" w:hAnsi="Arial" w:cs="Arial"/>
              </w:rPr>
            </w:pPr>
            <w:r w:rsidRPr="00EB42BE">
              <w:rPr>
                <w:rFonts w:ascii="Arial" w:eastAsia="Arial" w:hAnsi="Arial" w:cs="Arial"/>
              </w:rPr>
              <w:t>Performance (Walmart): I am a regular customer at Walmart</w:t>
            </w:r>
          </w:p>
        </w:tc>
        <w:tc>
          <w:tcPr>
            <w:tcW w:w="1260" w:type="dxa"/>
            <w:vMerge w:val="restart"/>
            <w:tcBorders>
              <w:top w:val="single" w:sz="6" w:space="0" w:color="152935"/>
              <w:bottom w:val="single" w:sz="6" w:space="0" w:color="152935"/>
            </w:tcBorders>
            <w:shd w:val="clear" w:color="auto" w:fill="E0E0E0"/>
          </w:tcPr>
          <w:p w14:paraId="78A133AA" w14:textId="77777777" w:rsidR="00D03AAE" w:rsidRPr="00EB42BE" w:rsidRDefault="00D03AAE" w:rsidP="00D03AAE">
            <w:pPr>
              <w:ind w:left="60" w:right="60"/>
              <w:rPr>
                <w:rFonts w:ascii="Arial" w:eastAsia="Arial" w:hAnsi="Arial" w:cs="Arial"/>
              </w:rPr>
            </w:pPr>
            <w:r w:rsidRPr="00EB42BE">
              <w:rPr>
                <w:rFonts w:ascii="Arial" w:eastAsia="Arial" w:hAnsi="Arial" w:cs="Arial"/>
              </w:rPr>
              <w:t>Strongly Disagree</w:t>
            </w:r>
          </w:p>
        </w:tc>
        <w:tc>
          <w:tcPr>
            <w:tcW w:w="3420" w:type="dxa"/>
            <w:tcBorders>
              <w:top w:val="single" w:sz="6" w:space="0" w:color="152935"/>
              <w:bottom w:val="single" w:sz="6" w:space="0" w:color="AEAEAE"/>
            </w:tcBorders>
            <w:shd w:val="clear" w:color="auto" w:fill="E0E0E0"/>
          </w:tcPr>
          <w:p w14:paraId="5B47E802" w14:textId="77777777" w:rsidR="00D03AAE" w:rsidRPr="00EB42BE" w:rsidRDefault="00D03AAE" w:rsidP="00D03AAE">
            <w:pPr>
              <w:ind w:left="60" w:right="60"/>
              <w:rPr>
                <w:rFonts w:ascii="Arial" w:eastAsia="Arial" w:hAnsi="Arial" w:cs="Arial"/>
              </w:rPr>
            </w:pPr>
            <w:r w:rsidRPr="00EB42BE">
              <w:rPr>
                <w:rFonts w:ascii="Arial" w:eastAsia="Arial" w:hAnsi="Arial" w:cs="Arial"/>
              </w:rPr>
              <w:t>Count</w:t>
            </w:r>
          </w:p>
        </w:tc>
        <w:tc>
          <w:tcPr>
            <w:tcW w:w="990" w:type="dxa"/>
            <w:tcBorders>
              <w:top w:val="single" w:sz="6" w:space="0" w:color="152935"/>
              <w:bottom w:val="single" w:sz="6" w:space="0" w:color="AEAEAE"/>
              <w:right w:val="single" w:sz="6" w:space="0" w:color="E0E0E0"/>
            </w:tcBorders>
            <w:shd w:val="clear" w:color="auto" w:fill="F9F9FB"/>
          </w:tcPr>
          <w:p w14:paraId="709C7A40"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11</w:t>
            </w:r>
          </w:p>
        </w:tc>
        <w:tc>
          <w:tcPr>
            <w:tcW w:w="900" w:type="dxa"/>
            <w:tcBorders>
              <w:top w:val="single" w:sz="6" w:space="0" w:color="152935"/>
              <w:left w:val="single" w:sz="6" w:space="0" w:color="E0E0E0"/>
              <w:bottom w:val="single" w:sz="6" w:space="0" w:color="AEAEAE"/>
              <w:right w:val="single" w:sz="6" w:space="0" w:color="E0E0E0"/>
            </w:tcBorders>
            <w:shd w:val="clear" w:color="auto" w:fill="F9F9FB"/>
          </w:tcPr>
          <w:p w14:paraId="3E0AEE2C"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22</w:t>
            </w:r>
          </w:p>
        </w:tc>
        <w:tc>
          <w:tcPr>
            <w:tcW w:w="992" w:type="dxa"/>
            <w:tcBorders>
              <w:top w:val="single" w:sz="6" w:space="0" w:color="152935"/>
              <w:left w:val="single" w:sz="6" w:space="0" w:color="E0E0E0"/>
              <w:bottom w:val="single" w:sz="6" w:space="0" w:color="AEAEAE"/>
            </w:tcBorders>
            <w:shd w:val="clear" w:color="auto" w:fill="F9F9FB"/>
          </w:tcPr>
          <w:p w14:paraId="445FF0D1"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33</w:t>
            </w:r>
          </w:p>
        </w:tc>
      </w:tr>
      <w:tr w:rsidR="00D03AAE" w:rsidRPr="00EB42BE" w14:paraId="6ADC4FDC" w14:textId="77777777" w:rsidTr="00D03AAE">
        <w:trPr>
          <w:trHeight w:val="667"/>
        </w:trPr>
        <w:tc>
          <w:tcPr>
            <w:tcW w:w="1795" w:type="dxa"/>
            <w:vMerge/>
            <w:tcBorders>
              <w:top w:val="single" w:sz="6" w:space="0" w:color="152935"/>
              <w:bottom w:val="single" w:sz="6" w:space="0" w:color="152935"/>
            </w:tcBorders>
            <w:shd w:val="clear" w:color="auto" w:fill="E0E0E0"/>
          </w:tcPr>
          <w:p w14:paraId="19B6FB6D"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1260" w:type="dxa"/>
            <w:vMerge/>
            <w:tcBorders>
              <w:top w:val="single" w:sz="6" w:space="0" w:color="152935"/>
              <w:bottom w:val="single" w:sz="6" w:space="0" w:color="152935"/>
            </w:tcBorders>
            <w:shd w:val="clear" w:color="auto" w:fill="E0E0E0"/>
          </w:tcPr>
          <w:p w14:paraId="1BD8330E"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3420" w:type="dxa"/>
            <w:tcBorders>
              <w:top w:val="single" w:sz="6" w:space="0" w:color="AEAEAE"/>
              <w:bottom w:val="single" w:sz="6" w:space="0" w:color="AEAEAE"/>
            </w:tcBorders>
            <w:shd w:val="clear" w:color="auto" w:fill="E0E0E0"/>
          </w:tcPr>
          <w:p w14:paraId="502B6B3D" w14:textId="77777777" w:rsidR="00D03AAE" w:rsidRPr="00EB42BE" w:rsidRDefault="00D03AAE" w:rsidP="00D03AAE">
            <w:pPr>
              <w:ind w:left="60" w:right="60"/>
              <w:rPr>
                <w:rFonts w:ascii="Arial" w:eastAsia="Arial" w:hAnsi="Arial" w:cs="Arial"/>
              </w:rPr>
            </w:pPr>
            <w:r w:rsidRPr="00EB42BE">
              <w:rPr>
                <w:rFonts w:ascii="Arial" w:eastAsia="Arial" w:hAnsi="Arial" w:cs="Arial"/>
              </w:rPr>
              <w:t>% within Performance (Walmart): I am a regular customer at Walmart</w:t>
            </w:r>
          </w:p>
        </w:tc>
        <w:tc>
          <w:tcPr>
            <w:tcW w:w="990" w:type="dxa"/>
            <w:tcBorders>
              <w:top w:val="single" w:sz="6" w:space="0" w:color="AEAEAE"/>
              <w:bottom w:val="single" w:sz="6" w:space="0" w:color="AEAEAE"/>
              <w:right w:val="single" w:sz="6" w:space="0" w:color="E0E0E0"/>
            </w:tcBorders>
            <w:shd w:val="clear" w:color="auto" w:fill="F9F9FB"/>
          </w:tcPr>
          <w:p w14:paraId="2CBDE41E"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33.3%</w:t>
            </w:r>
          </w:p>
        </w:tc>
        <w:tc>
          <w:tcPr>
            <w:tcW w:w="900" w:type="dxa"/>
            <w:tcBorders>
              <w:top w:val="single" w:sz="6" w:space="0" w:color="AEAEAE"/>
              <w:left w:val="single" w:sz="6" w:space="0" w:color="E0E0E0"/>
              <w:bottom w:val="single" w:sz="6" w:space="0" w:color="AEAEAE"/>
              <w:right w:val="single" w:sz="6" w:space="0" w:color="E0E0E0"/>
            </w:tcBorders>
            <w:shd w:val="clear" w:color="auto" w:fill="F9F9FB"/>
          </w:tcPr>
          <w:p w14:paraId="0BE52E64"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66.7%</w:t>
            </w:r>
          </w:p>
        </w:tc>
        <w:tc>
          <w:tcPr>
            <w:tcW w:w="992" w:type="dxa"/>
            <w:tcBorders>
              <w:top w:val="single" w:sz="6" w:space="0" w:color="AEAEAE"/>
              <w:left w:val="single" w:sz="6" w:space="0" w:color="E0E0E0"/>
              <w:bottom w:val="single" w:sz="6" w:space="0" w:color="AEAEAE"/>
            </w:tcBorders>
            <w:shd w:val="clear" w:color="auto" w:fill="F9F9FB"/>
          </w:tcPr>
          <w:p w14:paraId="72315D7C"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100.0%</w:t>
            </w:r>
          </w:p>
        </w:tc>
      </w:tr>
      <w:tr w:rsidR="00D03AAE" w:rsidRPr="00EB42BE" w14:paraId="76D2FA7A" w14:textId="77777777" w:rsidTr="00D03AAE">
        <w:trPr>
          <w:trHeight w:val="333"/>
        </w:trPr>
        <w:tc>
          <w:tcPr>
            <w:tcW w:w="1795" w:type="dxa"/>
            <w:vMerge/>
            <w:tcBorders>
              <w:top w:val="single" w:sz="6" w:space="0" w:color="152935"/>
              <w:bottom w:val="single" w:sz="6" w:space="0" w:color="152935"/>
            </w:tcBorders>
            <w:shd w:val="clear" w:color="auto" w:fill="E0E0E0"/>
          </w:tcPr>
          <w:p w14:paraId="20F0A7D4"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1260" w:type="dxa"/>
            <w:vMerge/>
            <w:tcBorders>
              <w:top w:val="single" w:sz="6" w:space="0" w:color="152935"/>
              <w:bottom w:val="single" w:sz="6" w:space="0" w:color="152935"/>
            </w:tcBorders>
            <w:shd w:val="clear" w:color="auto" w:fill="E0E0E0"/>
          </w:tcPr>
          <w:p w14:paraId="4B634210"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3420" w:type="dxa"/>
            <w:tcBorders>
              <w:top w:val="single" w:sz="6" w:space="0" w:color="AEAEAE"/>
              <w:bottom w:val="single" w:sz="6" w:space="0" w:color="AEAEAE"/>
            </w:tcBorders>
            <w:shd w:val="clear" w:color="auto" w:fill="E0E0E0"/>
          </w:tcPr>
          <w:p w14:paraId="39EA35AE" w14:textId="77777777" w:rsidR="00D03AAE" w:rsidRPr="00EB42BE" w:rsidRDefault="00D03AAE" w:rsidP="00D03AAE">
            <w:pPr>
              <w:ind w:left="60" w:right="60"/>
              <w:rPr>
                <w:rFonts w:ascii="Arial" w:eastAsia="Arial" w:hAnsi="Arial" w:cs="Arial"/>
              </w:rPr>
            </w:pPr>
            <w:r w:rsidRPr="00EB42BE">
              <w:rPr>
                <w:rFonts w:ascii="Arial" w:eastAsia="Arial" w:hAnsi="Arial" w:cs="Arial"/>
              </w:rPr>
              <w:t>% within Gender Recoded</w:t>
            </w:r>
          </w:p>
        </w:tc>
        <w:tc>
          <w:tcPr>
            <w:tcW w:w="990" w:type="dxa"/>
            <w:tcBorders>
              <w:top w:val="single" w:sz="6" w:space="0" w:color="AEAEAE"/>
              <w:bottom w:val="single" w:sz="6" w:space="0" w:color="AEAEAE"/>
              <w:right w:val="single" w:sz="6" w:space="0" w:color="E0E0E0"/>
            </w:tcBorders>
            <w:shd w:val="clear" w:color="auto" w:fill="F9F9FB"/>
          </w:tcPr>
          <w:p w14:paraId="691A3431"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8.2%</w:t>
            </w:r>
          </w:p>
        </w:tc>
        <w:tc>
          <w:tcPr>
            <w:tcW w:w="900" w:type="dxa"/>
            <w:tcBorders>
              <w:top w:val="single" w:sz="6" w:space="0" w:color="AEAEAE"/>
              <w:left w:val="single" w:sz="6" w:space="0" w:color="E0E0E0"/>
              <w:bottom w:val="single" w:sz="6" w:space="0" w:color="AEAEAE"/>
              <w:right w:val="single" w:sz="6" w:space="0" w:color="E0E0E0"/>
            </w:tcBorders>
            <w:shd w:val="clear" w:color="auto" w:fill="F9F9FB"/>
          </w:tcPr>
          <w:p w14:paraId="2D512FCB"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8.9%</w:t>
            </w:r>
          </w:p>
        </w:tc>
        <w:tc>
          <w:tcPr>
            <w:tcW w:w="992" w:type="dxa"/>
            <w:tcBorders>
              <w:top w:val="single" w:sz="6" w:space="0" w:color="AEAEAE"/>
              <w:left w:val="single" w:sz="6" w:space="0" w:color="E0E0E0"/>
              <w:bottom w:val="single" w:sz="6" w:space="0" w:color="AEAEAE"/>
            </w:tcBorders>
            <w:shd w:val="clear" w:color="auto" w:fill="F9F9FB"/>
          </w:tcPr>
          <w:p w14:paraId="1EA3391E"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8.7%</w:t>
            </w:r>
          </w:p>
        </w:tc>
      </w:tr>
      <w:tr w:rsidR="00D03AAE" w:rsidRPr="00EB42BE" w14:paraId="4BA74A94" w14:textId="77777777" w:rsidTr="00D03AAE">
        <w:trPr>
          <w:trHeight w:val="333"/>
        </w:trPr>
        <w:tc>
          <w:tcPr>
            <w:tcW w:w="1795" w:type="dxa"/>
            <w:vMerge/>
            <w:tcBorders>
              <w:top w:val="single" w:sz="6" w:space="0" w:color="152935"/>
              <w:bottom w:val="single" w:sz="6" w:space="0" w:color="152935"/>
            </w:tcBorders>
            <w:shd w:val="clear" w:color="auto" w:fill="E0E0E0"/>
          </w:tcPr>
          <w:p w14:paraId="16E01E92"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1260" w:type="dxa"/>
            <w:vMerge w:val="restart"/>
            <w:tcBorders>
              <w:top w:val="single" w:sz="6" w:space="0" w:color="AEAEAE"/>
              <w:bottom w:val="single" w:sz="6" w:space="0" w:color="AEAEAE"/>
            </w:tcBorders>
            <w:shd w:val="clear" w:color="auto" w:fill="E0E0E0"/>
          </w:tcPr>
          <w:p w14:paraId="2F019172" w14:textId="77777777" w:rsidR="00D03AAE" w:rsidRPr="00EB42BE" w:rsidRDefault="00D03AAE" w:rsidP="00D03AAE">
            <w:pPr>
              <w:ind w:left="60" w:right="60"/>
              <w:rPr>
                <w:rFonts w:ascii="Arial" w:eastAsia="Arial" w:hAnsi="Arial" w:cs="Arial"/>
              </w:rPr>
            </w:pPr>
            <w:r w:rsidRPr="00EB42BE">
              <w:rPr>
                <w:rFonts w:ascii="Arial" w:eastAsia="Arial" w:hAnsi="Arial" w:cs="Arial"/>
              </w:rPr>
              <w:t>Disagree</w:t>
            </w:r>
          </w:p>
        </w:tc>
        <w:tc>
          <w:tcPr>
            <w:tcW w:w="3420" w:type="dxa"/>
            <w:tcBorders>
              <w:top w:val="single" w:sz="6" w:space="0" w:color="AEAEAE"/>
              <w:bottom w:val="single" w:sz="6" w:space="0" w:color="AEAEAE"/>
            </w:tcBorders>
            <w:shd w:val="clear" w:color="auto" w:fill="E0E0E0"/>
          </w:tcPr>
          <w:p w14:paraId="6A35840D" w14:textId="77777777" w:rsidR="00D03AAE" w:rsidRPr="00EB42BE" w:rsidRDefault="00D03AAE" w:rsidP="00D03AAE">
            <w:pPr>
              <w:ind w:left="60" w:right="60"/>
              <w:rPr>
                <w:rFonts w:ascii="Arial" w:eastAsia="Arial" w:hAnsi="Arial" w:cs="Arial"/>
              </w:rPr>
            </w:pPr>
            <w:r w:rsidRPr="00EB42BE">
              <w:rPr>
                <w:rFonts w:ascii="Arial" w:eastAsia="Arial" w:hAnsi="Arial" w:cs="Arial"/>
              </w:rPr>
              <w:t>Count</w:t>
            </w:r>
          </w:p>
        </w:tc>
        <w:tc>
          <w:tcPr>
            <w:tcW w:w="990" w:type="dxa"/>
            <w:tcBorders>
              <w:top w:val="single" w:sz="6" w:space="0" w:color="AEAEAE"/>
              <w:bottom w:val="single" w:sz="6" w:space="0" w:color="AEAEAE"/>
              <w:right w:val="single" w:sz="6" w:space="0" w:color="E0E0E0"/>
            </w:tcBorders>
            <w:shd w:val="clear" w:color="auto" w:fill="F9F9FB"/>
          </w:tcPr>
          <w:p w14:paraId="2217C50F"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15</w:t>
            </w:r>
          </w:p>
        </w:tc>
        <w:tc>
          <w:tcPr>
            <w:tcW w:w="900" w:type="dxa"/>
            <w:tcBorders>
              <w:top w:val="single" w:sz="6" w:space="0" w:color="AEAEAE"/>
              <w:left w:val="single" w:sz="6" w:space="0" w:color="E0E0E0"/>
              <w:bottom w:val="single" w:sz="6" w:space="0" w:color="AEAEAE"/>
              <w:right w:val="single" w:sz="6" w:space="0" w:color="E0E0E0"/>
            </w:tcBorders>
            <w:shd w:val="clear" w:color="auto" w:fill="F9F9FB"/>
          </w:tcPr>
          <w:p w14:paraId="04EF9E3B"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52</w:t>
            </w:r>
          </w:p>
        </w:tc>
        <w:tc>
          <w:tcPr>
            <w:tcW w:w="992" w:type="dxa"/>
            <w:tcBorders>
              <w:top w:val="single" w:sz="6" w:space="0" w:color="AEAEAE"/>
              <w:left w:val="single" w:sz="6" w:space="0" w:color="E0E0E0"/>
              <w:bottom w:val="single" w:sz="6" w:space="0" w:color="AEAEAE"/>
            </w:tcBorders>
            <w:shd w:val="clear" w:color="auto" w:fill="F9F9FB"/>
          </w:tcPr>
          <w:p w14:paraId="7795DF60"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67</w:t>
            </w:r>
          </w:p>
        </w:tc>
      </w:tr>
      <w:tr w:rsidR="00D03AAE" w:rsidRPr="00EB42BE" w14:paraId="438154C9" w14:textId="77777777" w:rsidTr="00D03AAE">
        <w:trPr>
          <w:trHeight w:val="667"/>
        </w:trPr>
        <w:tc>
          <w:tcPr>
            <w:tcW w:w="1795" w:type="dxa"/>
            <w:vMerge/>
            <w:tcBorders>
              <w:top w:val="single" w:sz="6" w:space="0" w:color="152935"/>
              <w:bottom w:val="single" w:sz="6" w:space="0" w:color="152935"/>
            </w:tcBorders>
            <w:shd w:val="clear" w:color="auto" w:fill="E0E0E0"/>
          </w:tcPr>
          <w:p w14:paraId="6BE4EE66"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1260" w:type="dxa"/>
            <w:vMerge/>
            <w:tcBorders>
              <w:top w:val="single" w:sz="6" w:space="0" w:color="AEAEAE"/>
              <w:bottom w:val="single" w:sz="6" w:space="0" w:color="AEAEAE"/>
            </w:tcBorders>
            <w:shd w:val="clear" w:color="auto" w:fill="E0E0E0"/>
          </w:tcPr>
          <w:p w14:paraId="489AA8B4"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3420" w:type="dxa"/>
            <w:tcBorders>
              <w:top w:val="single" w:sz="6" w:space="0" w:color="AEAEAE"/>
              <w:bottom w:val="single" w:sz="6" w:space="0" w:color="AEAEAE"/>
            </w:tcBorders>
            <w:shd w:val="clear" w:color="auto" w:fill="E0E0E0"/>
          </w:tcPr>
          <w:p w14:paraId="7046DFB9" w14:textId="77777777" w:rsidR="00D03AAE" w:rsidRPr="00EB42BE" w:rsidRDefault="00D03AAE" w:rsidP="00D03AAE">
            <w:pPr>
              <w:ind w:left="60" w:right="60"/>
              <w:rPr>
                <w:rFonts w:ascii="Arial" w:eastAsia="Arial" w:hAnsi="Arial" w:cs="Arial"/>
              </w:rPr>
            </w:pPr>
            <w:r w:rsidRPr="00EB42BE">
              <w:rPr>
                <w:rFonts w:ascii="Arial" w:eastAsia="Arial" w:hAnsi="Arial" w:cs="Arial"/>
              </w:rPr>
              <w:t>% within Performance (Walmart): I am a regular customer at Walmart</w:t>
            </w:r>
          </w:p>
        </w:tc>
        <w:tc>
          <w:tcPr>
            <w:tcW w:w="990" w:type="dxa"/>
            <w:tcBorders>
              <w:top w:val="single" w:sz="6" w:space="0" w:color="AEAEAE"/>
              <w:bottom w:val="single" w:sz="6" w:space="0" w:color="AEAEAE"/>
              <w:right w:val="single" w:sz="6" w:space="0" w:color="E0E0E0"/>
            </w:tcBorders>
            <w:shd w:val="clear" w:color="auto" w:fill="F9F9FB"/>
          </w:tcPr>
          <w:p w14:paraId="6A01B058"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22.4%</w:t>
            </w:r>
          </w:p>
        </w:tc>
        <w:tc>
          <w:tcPr>
            <w:tcW w:w="900" w:type="dxa"/>
            <w:tcBorders>
              <w:top w:val="single" w:sz="6" w:space="0" w:color="AEAEAE"/>
              <w:left w:val="single" w:sz="6" w:space="0" w:color="E0E0E0"/>
              <w:bottom w:val="single" w:sz="6" w:space="0" w:color="AEAEAE"/>
              <w:right w:val="single" w:sz="6" w:space="0" w:color="E0E0E0"/>
            </w:tcBorders>
            <w:shd w:val="clear" w:color="auto" w:fill="F9F9FB"/>
          </w:tcPr>
          <w:p w14:paraId="5DD70EC9"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77.6%</w:t>
            </w:r>
          </w:p>
        </w:tc>
        <w:tc>
          <w:tcPr>
            <w:tcW w:w="992" w:type="dxa"/>
            <w:tcBorders>
              <w:top w:val="single" w:sz="6" w:space="0" w:color="AEAEAE"/>
              <w:left w:val="single" w:sz="6" w:space="0" w:color="E0E0E0"/>
              <w:bottom w:val="single" w:sz="6" w:space="0" w:color="AEAEAE"/>
            </w:tcBorders>
            <w:shd w:val="clear" w:color="auto" w:fill="F9F9FB"/>
          </w:tcPr>
          <w:p w14:paraId="1E5F27AA"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100.0%</w:t>
            </w:r>
          </w:p>
        </w:tc>
      </w:tr>
      <w:tr w:rsidR="00D03AAE" w:rsidRPr="00EB42BE" w14:paraId="0AF5DBDE" w14:textId="77777777" w:rsidTr="00D03AAE">
        <w:trPr>
          <w:trHeight w:val="333"/>
        </w:trPr>
        <w:tc>
          <w:tcPr>
            <w:tcW w:w="1795" w:type="dxa"/>
            <w:vMerge/>
            <w:tcBorders>
              <w:top w:val="single" w:sz="6" w:space="0" w:color="152935"/>
              <w:bottom w:val="single" w:sz="6" w:space="0" w:color="152935"/>
            </w:tcBorders>
            <w:shd w:val="clear" w:color="auto" w:fill="E0E0E0"/>
          </w:tcPr>
          <w:p w14:paraId="539E8D6B"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1260" w:type="dxa"/>
            <w:vMerge/>
            <w:tcBorders>
              <w:top w:val="single" w:sz="6" w:space="0" w:color="AEAEAE"/>
              <w:bottom w:val="single" w:sz="6" w:space="0" w:color="AEAEAE"/>
            </w:tcBorders>
            <w:shd w:val="clear" w:color="auto" w:fill="E0E0E0"/>
          </w:tcPr>
          <w:p w14:paraId="04A41904"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3420" w:type="dxa"/>
            <w:tcBorders>
              <w:top w:val="single" w:sz="6" w:space="0" w:color="AEAEAE"/>
              <w:bottom w:val="single" w:sz="6" w:space="0" w:color="AEAEAE"/>
            </w:tcBorders>
            <w:shd w:val="clear" w:color="auto" w:fill="E0E0E0"/>
          </w:tcPr>
          <w:p w14:paraId="26606B72" w14:textId="77777777" w:rsidR="00D03AAE" w:rsidRPr="00EB42BE" w:rsidRDefault="00D03AAE" w:rsidP="00D03AAE">
            <w:pPr>
              <w:ind w:left="60" w:right="60"/>
              <w:rPr>
                <w:rFonts w:ascii="Arial" w:eastAsia="Arial" w:hAnsi="Arial" w:cs="Arial"/>
              </w:rPr>
            </w:pPr>
            <w:r w:rsidRPr="00EB42BE">
              <w:rPr>
                <w:rFonts w:ascii="Arial" w:eastAsia="Arial" w:hAnsi="Arial" w:cs="Arial"/>
              </w:rPr>
              <w:t>% within Gender Recoded</w:t>
            </w:r>
          </w:p>
        </w:tc>
        <w:tc>
          <w:tcPr>
            <w:tcW w:w="990" w:type="dxa"/>
            <w:tcBorders>
              <w:top w:val="single" w:sz="6" w:space="0" w:color="AEAEAE"/>
              <w:bottom w:val="single" w:sz="6" w:space="0" w:color="AEAEAE"/>
              <w:right w:val="single" w:sz="6" w:space="0" w:color="E0E0E0"/>
            </w:tcBorders>
            <w:shd w:val="clear" w:color="auto" w:fill="F9F9FB"/>
          </w:tcPr>
          <w:p w14:paraId="5C06C8B5"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11.2%</w:t>
            </w:r>
          </w:p>
        </w:tc>
        <w:tc>
          <w:tcPr>
            <w:tcW w:w="900" w:type="dxa"/>
            <w:tcBorders>
              <w:top w:val="single" w:sz="6" w:space="0" w:color="AEAEAE"/>
              <w:left w:val="single" w:sz="6" w:space="0" w:color="E0E0E0"/>
              <w:bottom w:val="single" w:sz="6" w:space="0" w:color="AEAEAE"/>
              <w:right w:val="single" w:sz="6" w:space="0" w:color="E0E0E0"/>
            </w:tcBorders>
            <w:shd w:val="clear" w:color="auto" w:fill="F9F9FB"/>
          </w:tcPr>
          <w:p w14:paraId="0B4EAEDC"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21.1%</w:t>
            </w:r>
          </w:p>
        </w:tc>
        <w:tc>
          <w:tcPr>
            <w:tcW w:w="992" w:type="dxa"/>
            <w:tcBorders>
              <w:top w:val="single" w:sz="6" w:space="0" w:color="AEAEAE"/>
              <w:left w:val="single" w:sz="6" w:space="0" w:color="E0E0E0"/>
              <w:bottom w:val="single" w:sz="6" w:space="0" w:color="AEAEAE"/>
            </w:tcBorders>
            <w:shd w:val="clear" w:color="auto" w:fill="F9F9FB"/>
          </w:tcPr>
          <w:p w14:paraId="6496DEFF"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17.6%</w:t>
            </w:r>
          </w:p>
        </w:tc>
      </w:tr>
      <w:tr w:rsidR="00D03AAE" w:rsidRPr="00EB42BE" w14:paraId="29F5DC0B" w14:textId="77777777" w:rsidTr="00D03AAE">
        <w:trPr>
          <w:trHeight w:val="333"/>
        </w:trPr>
        <w:tc>
          <w:tcPr>
            <w:tcW w:w="1795" w:type="dxa"/>
            <w:vMerge/>
            <w:tcBorders>
              <w:top w:val="single" w:sz="6" w:space="0" w:color="152935"/>
              <w:bottom w:val="single" w:sz="6" w:space="0" w:color="152935"/>
            </w:tcBorders>
            <w:shd w:val="clear" w:color="auto" w:fill="E0E0E0"/>
          </w:tcPr>
          <w:p w14:paraId="15009776"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1260" w:type="dxa"/>
            <w:vMerge w:val="restart"/>
            <w:tcBorders>
              <w:top w:val="single" w:sz="6" w:space="0" w:color="AEAEAE"/>
              <w:bottom w:val="single" w:sz="6" w:space="0" w:color="AEAEAE"/>
            </w:tcBorders>
            <w:shd w:val="clear" w:color="auto" w:fill="E0E0E0"/>
          </w:tcPr>
          <w:p w14:paraId="52BF4C1A" w14:textId="77777777" w:rsidR="00D03AAE" w:rsidRPr="00EB42BE" w:rsidRDefault="00D03AAE" w:rsidP="00D03AAE">
            <w:pPr>
              <w:ind w:left="60" w:right="60"/>
              <w:rPr>
                <w:rFonts w:ascii="Arial" w:eastAsia="Arial" w:hAnsi="Arial" w:cs="Arial"/>
              </w:rPr>
            </w:pPr>
            <w:r w:rsidRPr="00EB42BE">
              <w:rPr>
                <w:rFonts w:ascii="Arial" w:eastAsia="Arial" w:hAnsi="Arial" w:cs="Arial"/>
              </w:rPr>
              <w:t>Neither Agree nor Disagree</w:t>
            </w:r>
          </w:p>
        </w:tc>
        <w:tc>
          <w:tcPr>
            <w:tcW w:w="3420" w:type="dxa"/>
            <w:tcBorders>
              <w:top w:val="single" w:sz="6" w:space="0" w:color="AEAEAE"/>
              <w:bottom w:val="single" w:sz="6" w:space="0" w:color="AEAEAE"/>
            </w:tcBorders>
            <w:shd w:val="clear" w:color="auto" w:fill="E0E0E0"/>
          </w:tcPr>
          <w:p w14:paraId="0FD7712B" w14:textId="77777777" w:rsidR="00D03AAE" w:rsidRPr="00EB42BE" w:rsidRDefault="00D03AAE" w:rsidP="00D03AAE">
            <w:pPr>
              <w:ind w:left="60" w:right="60"/>
              <w:rPr>
                <w:rFonts w:ascii="Arial" w:eastAsia="Arial" w:hAnsi="Arial" w:cs="Arial"/>
              </w:rPr>
            </w:pPr>
            <w:r w:rsidRPr="00EB42BE">
              <w:rPr>
                <w:rFonts w:ascii="Arial" w:eastAsia="Arial" w:hAnsi="Arial" w:cs="Arial"/>
              </w:rPr>
              <w:t>Count</w:t>
            </w:r>
          </w:p>
        </w:tc>
        <w:tc>
          <w:tcPr>
            <w:tcW w:w="990" w:type="dxa"/>
            <w:tcBorders>
              <w:top w:val="single" w:sz="6" w:space="0" w:color="AEAEAE"/>
              <w:bottom w:val="single" w:sz="6" w:space="0" w:color="AEAEAE"/>
              <w:right w:val="single" w:sz="6" w:space="0" w:color="E0E0E0"/>
            </w:tcBorders>
            <w:shd w:val="clear" w:color="auto" w:fill="F9F9FB"/>
          </w:tcPr>
          <w:p w14:paraId="571D2B6D"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18</w:t>
            </w:r>
          </w:p>
        </w:tc>
        <w:tc>
          <w:tcPr>
            <w:tcW w:w="900" w:type="dxa"/>
            <w:tcBorders>
              <w:top w:val="single" w:sz="6" w:space="0" w:color="AEAEAE"/>
              <w:left w:val="single" w:sz="6" w:space="0" w:color="E0E0E0"/>
              <w:bottom w:val="single" w:sz="6" w:space="0" w:color="AEAEAE"/>
              <w:right w:val="single" w:sz="6" w:space="0" w:color="E0E0E0"/>
            </w:tcBorders>
            <w:shd w:val="clear" w:color="auto" w:fill="F9F9FB"/>
          </w:tcPr>
          <w:p w14:paraId="1517E644"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22</w:t>
            </w:r>
          </w:p>
        </w:tc>
        <w:tc>
          <w:tcPr>
            <w:tcW w:w="992" w:type="dxa"/>
            <w:tcBorders>
              <w:top w:val="single" w:sz="6" w:space="0" w:color="AEAEAE"/>
              <w:left w:val="single" w:sz="6" w:space="0" w:color="E0E0E0"/>
              <w:bottom w:val="single" w:sz="6" w:space="0" w:color="AEAEAE"/>
            </w:tcBorders>
            <w:shd w:val="clear" w:color="auto" w:fill="F9F9FB"/>
          </w:tcPr>
          <w:p w14:paraId="50E9873C"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40</w:t>
            </w:r>
          </w:p>
        </w:tc>
      </w:tr>
      <w:tr w:rsidR="00D03AAE" w:rsidRPr="00EB42BE" w14:paraId="4B2E6049" w14:textId="77777777" w:rsidTr="00D03AAE">
        <w:trPr>
          <w:trHeight w:val="667"/>
        </w:trPr>
        <w:tc>
          <w:tcPr>
            <w:tcW w:w="1795" w:type="dxa"/>
            <w:vMerge/>
            <w:tcBorders>
              <w:top w:val="single" w:sz="6" w:space="0" w:color="152935"/>
              <w:bottom w:val="single" w:sz="6" w:space="0" w:color="152935"/>
            </w:tcBorders>
            <w:shd w:val="clear" w:color="auto" w:fill="E0E0E0"/>
          </w:tcPr>
          <w:p w14:paraId="58076444"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1260" w:type="dxa"/>
            <w:vMerge/>
            <w:tcBorders>
              <w:top w:val="single" w:sz="6" w:space="0" w:color="AEAEAE"/>
              <w:bottom w:val="single" w:sz="6" w:space="0" w:color="AEAEAE"/>
            </w:tcBorders>
            <w:shd w:val="clear" w:color="auto" w:fill="E0E0E0"/>
          </w:tcPr>
          <w:p w14:paraId="2E9E6F7A"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3420" w:type="dxa"/>
            <w:tcBorders>
              <w:top w:val="single" w:sz="6" w:space="0" w:color="AEAEAE"/>
              <w:bottom w:val="single" w:sz="6" w:space="0" w:color="AEAEAE"/>
            </w:tcBorders>
            <w:shd w:val="clear" w:color="auto" w:fill="E0E0E0"/>
          </w:tcPr>
          <w:p w14:paraId="0F276EF2" w14:textId="77777777" w:rsidR="00D03AAE" w:rsidRPr="00EB42BE" w:rsidRDefault="00D03AAE" w:rsidP="00D03AAE">
            <w:pPr>
              <w:ind w:left="60" w:right="60"/>
              <w:rPr>
                <w:rFonts w:ascii="Arial" w:eastAsia="Arial" w:hAnsi="Arial" w:cs="Arial"/>
              </w:rPr>
            </w:pPr>
            <w:r w:rsidRPr="00EB42BE">
              <w:rPr>
                <w:rFonts w:ascii="Arial" w:eastAsia="Arial" w:hAnsi="Arial" w:cs="Arial"/>
              </w:rPr>
              <w:t>% within Performance (Walmart): I am a regular customer at Walmart</w:t>
            </w:r>
          </w:p>
        </w:tc>
        <w:tc>
          <w:tcPr>
            <w:tcW w:w="990" w:type="dxa"/>
            <w:tcBorders>
              <w:top w:val="single" w:sz="6" w:space="0" w:color="AEAEAE"/>
              <w:bottom w:val="single" w:sz="6" w:space="0" w:color="AEAEAE"/>
              <w:right w:val="single" w:sz="6" w:space="0" w:color="E0E0E0"/>
            </w:tcBorders>
            <w:shd w:val="clear" w:color="auto" w:fill="F9F9FB"/>
          </w:tcPr>
          <w:p w14:paraId="76D7E24C"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45.0%</w:t>
            </w:r>
          </w:p>
        </w:tc>
        <w:tc>
          <w:tcPr>
            <w:tcW w:w="900" w:type="dxa"/>
            <w:tcBorders>
              <w:top w:val="single" w:sz="6" w:space="0" w:color="AEAEAE"/>
              <w:left w:val="single" w:sz="6" w:space="0" w:color="E0E0E0"/>
              <w:bottom w:val="single" w:sz="6" w:space="0" w:color="AEAEAE"/>
              <w:right w:val="single" w:sz="6" w:space="0" w:color="E0E0E0"/>
            </w:tcBorders>
            <w:shd w:val="clear" w:color="auto" w:fill="F9F9FB"/>
          </w:tcPr>
          <w:p w14:paraId="53117A24"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55.0%</w:t>
            </w:r>
          </w:p>
        </w:tc>
        <w:tc>
          <w:tcPr>
            <w:tcW w:w="992" w:type="dxa"/>
            <w:tcBorders>
              <w:top w:val="single" w:sz="6" w:space="0" w:color="AEAEAE"/>
              <w:left w:val="single" w:sz="6" w:space="0" w:color="E0E0E0"/>
              <w:bottom w:val="single" w:sz="6" w:space="0" w:color="AEAEAE"/>
            </w:tcBorders>
            <w:shd w:val="clear" w:color="auto" w:fill="F9F9FB"/>
          </w:tcPr>
          <w:p w14:paraId="60878CB8"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100.0%</w:t>
            </w:r>
          </w:p>
        </w:tc>
      </w:tr>
      <w:tr w:rsidR="00D03AAE" w:rsidRPr="00EB42BE" w14:paraId="07F3EB8B" w14:textId="77777777" w:rsidTr="00D03AAE">
        <w:trPr>
          <w:trHeight w:val="333"/>
        </w:trPr>
        <w:tc>
          <w:tcPr>
            <w:tcW w:w="1795" w:type="dxa"/>
            <w:vMerge/>
            <w:tcBorders>
              <w:top w:val="single" w:sz="6" w:space="0" w:color="152935"/>
              <w:bottom w:val="single" w:sz="6" w:space="0" w:color="152935"/>
            </w:tcBorders>
            <w:shd w:val="clear" w:color="auto" w:fill="E0E0E0"/>
          </w:tcPr>
          <w:p w14:paraId="4D30AA82"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1260" w:type="dxa"/>
            <w:vMerge/>
            <w:tcBorders>
              <w:top w:val="single" w:sz="6" w:space="0" w:color="AEAEAE"/>
              <w:bottom w:val="single" w:sz="6" w:space="0" w:color="AEAEAE"/>
            </w:tcBorders>
            <w:shd w:val="clear" w:color="auto" w:fill="E0E0E0"/>
          </w:tcPr>
          <w:p w14:paraId="5F0A1CD5"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3420" w:type="dxa"/>
            <w:tcBorders>
              <w:top w:val="single" w:sz="6" w:space="0" w:color="AEAEAE"/>
              <w:bottom w:val="single" w:sz="6" w:space="0" w:color="AEAEAE"/>
            </w:tcBorders>
            <w:shd w:val="clear" w:color="auto" w:fill="E0E0E0"/>
          </w:tcPr>
          <w:p w14:paraId="22010EE4" w14:textId="77777777" w:rsidR="00D03AAE" w:rsidRPr="00EB42BE" w:rsidRDefault="00D03AAE" w:rsidP="00D03AAE">
            <w:pPr>
              <w:ind w:left="60" w:right="60"/>
              <w:rPr>
                <w:rFonts w:ascii="Arial" w:eastAsia="Arial" w:hAnsi="Arial" w:cs="Arial"/>
              </w:rPr>
            </w:pPr>
            <w:r w:rsidRPr="00EB42BE">
              <w:rPr>
                <w:rFonts w:ascii="Arial" w:eastAsia="Arial" w:hAnsi="Arial" w:cs="Arial"/>
              </w:rPr>
              <w:t>% within Gender Recoded</w:t>
            </w:r>
          </w:p>
        </w:tc>
        <w:tc>
          <w:tcPr>
            <w:tcW w:w="990" w:type="dxa"/>
            <w:tcBorders>
              <w:top w:val="single" w:sz="6" w:space="0" w:color="AEAEAE"/>
              <w:bottom w:val="single" w:sz="6" w:space="0" w:color="AEAEAE"/>
              <w:right w:val="single" w:sz="6" w:space="0" w:color="E0E0E0"/>
            </w:tcBorders>
            <w:shd w:val="clear" w:color="auto" w:fill="F9F9FB"/>
          </w:tcPr>
          <w:p w14:paraId="1DA50FCE"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13.4%</w:t>
            </w:r>
          </w:p>
        </w:tc>
        <w:tc>
          <w:tcPr>
            <w:tcW w:w="900" w:type="dxa"/>
            <w:tcBorders>
              <w:top w:val="single" w:sz="6" w:space="0" w:color="AEAEAE"/>
              <w:left w:val="single" w:sz="6" w:space="0" w:color="E0E0E0"/>
              <w:bottom w:val="single" w:sz="6" w:space="0" w:color="AEAEAE"/>
              <w:right w:val="single" w:sz="6" w:space="0" w:color="E0E0E0"/>
            </w:tcBorders>
            <w:shd w:val="clear" w:color="auto" w:fill="F9F9FB"/>
          </w:tcPr>
          <w:p w14:paraId="605C168B"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8.9%</w:t>
            </w:r>
          </w:p>
        </w:tc>
        <w:tc>
          <w:tcPr>
            <w:tcW w:w="992" w:type="dxa"/>
            <w:tcBorders>
              <w:top w:val="single" w:sz="6" w:space="0" w:color="AEAEAE"/>
              <w:left w:val="single" w:sz="6" w:space="0" w:color="E0E0E0"/>
              <w:bottom w:val="single" w:sz="6" w:space="0" w:color="AEAEAE"/>
            </w:tcBorders>
            <w:shd w:val="clear" w:color="auto" w:fill="F9F9FB"/>
          </w:tcPr>
          <w:p w14:paraId="47D9C1FD"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10.5%</w:t>
            </w:r>
          </w:p>
        </w:tc>
      </w:tr>
      <w:tr w:rsidR="00D03AAE" w:rsidRPr="00EB42BE" w14:paraId="1C23E1D4" w14:textId="77777777" w:rsidTr="00D03AAE">
        <w:trPr>
          <w:trHeight w:val="333"/>
        </w:trPr>
        <w:tc>
          <w:tcPr>
            <w:tcW w:w="1795" w:type="dxa"/>
            <w:vMerge/>
            <w:tcBorders>
              <w:top w:val="single" w:sz="6" w:space="0" w:color="152935"/>
              <w:bottom w:val="single" w:sz="6" w:space="0" w:color="152935"/>
            </w:tcBorders>
            <w:shd w:val="clear" w:color="auto" w:fill="E0E0E0"/>
          </w:tcPr>
          <w:p w14:paraId="339FE4CD"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1260" w:type="dxa"/>
            <w:vMerge w:val="restart"/>
            <w:tcBorders>
              <w:top w:val="single" w:sz="6" w:space="0" w:color="AEAEAE"/>
              <w:bottom w:val="single" w:sz="6" w:space="0" w:color="AEAEAE"/>
            </w:tcBorders>
            <w:shd w:val="clear" w:color="auto" w:fill="E0E0E0"/>
          </w:tcPr>
          <w:p w14:paraId="181953E2" w14:textId="77777777" w:rsidR="00D03AAE" w:rsidRPr="00EB42BE" w:rsidRDefault="00D03AAE" w:rsidP="00D03AAE">
            <w:pPr>
              <w:ind w:left="60" w:right="60"/>
              <w:rPr>
                <w:rFonts w:ascii="Arial" w:eastAsia="Arial" w:hAnsi="Arial" w:cs="Arial"/>
              </w:rPr>
            </w:pPr>
            <w:r w:rsidRPr="00EB42BE">
              <w:rPr>
                <w:rFonts w:ascii="Arial" w:eastAsia="Arial" w:hAnsi="Arial" w:cs="Arial"/>
              </w:rPr>
              <w:t>Agree</w:t>
            </w:r>
          </w:p>
        </w:tc>
        <w:tc>
          <w:tcPr>
            <w:tcW w:w="3420" w:type="dxa"/>
            <w:tcBorders>
              <w:top w:val="single" w:sz="6" w:space="0" w:color="AEAEAE"/>
              <w:bottom w:val="single" w:sz="6" w:space="0" w:color="AEAEAE"/>
            </w:tcBorders>
            <w:shd w:val="clear" w:color="auto" w:fill="E0E0E0"/>
          </w:tcPr>
          <w:p w14:paraId="1EB3BC8D" w14:textId="77777777" w:rsidR="00D03AAE" w:rsidRPr="00EB42BE" w:rsidRDefault="00D03AAE" w:rsidP="00D03AAE">
            <w:pPr>
              <w:ind w:left="60" w:right="60"/>
              <w:rPr>
                <w:rFonts w:ascii="Arial" w:eastAsia="Arial" w:hAnsi="Arial" w:cs="Arial"/>
              </w:rPr>
            </w:pPr>
            <w:r w:rsidRPr="00EB42BE">
              <w:rPr>
                <w:rFonts w:ascii="Arial" w:eastAsia="Arial" w:hAnsi="Arial" w:cs="Arial"/>
              </w:rPr>
              <w:t>Count</w:t>
            </w:r>
          </w:p>
        </w:tc>
        <w:tc>
          <w:tcPr>
            <w:tcW w:w="990" w:type="dxa"/>
            <w:tcBorders>
              <w:top w:val="single" w:sz="6" w:space="0" w:color="AEAEAE"/>
              <w:bottom w:val="single" w:sz="6" w:space="0" w:color="AEAEAE"/>
              <w:right w:val="single" w:sz="6" w:space="0" w:color="E0E0E0"/>
            </w:tcBorders>
            <w:shd w:val="clear" w:color="auto" w:fill="F9F9FB"/>
          </w:tcPr>
          <w:p w14:paraId="70553095"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73</w:t>
            </w:r>
          </w:p>
        </w:tc>
        <w:tc>
          <w:tcPr>
            <w:tcW w:w="900" w:type="dxa"/>
            <w:tcBorders>
              <w:top w:val="single" w:sz="6" w:space="0" w:color="AEAEAE"/>
              <w:left w:val="single" w:sz="6" w:space="0" w:color="E0E0E0"/>
              <w:bottom w:val="single" w:sz="6" w:space="0" w:color="AEAEAE"/>
              <w:right w:val="single" w:sz="6" w:space="0" w:color="E0E0E0"/>
            </w:tcBorders>
            <w:shd w:val="clear" w:color="auto" w:fill="F9F9FB"/>
          </w:tcPr>
          <w:p w14:paraId="0F35A949"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100</w:t>
            </w:r>
          </w:p>
        </w:tc>
        <w:tc>
          <w:tcPr>
            <w:tcW w:w="992" w:type="dxa"/>
            <w:tcBorders>
              <w:top w:val="single" w:sz="6" w:space="0" w:color="AEAEAE"/>
              <w:left w:val="single" w:sz="6" w:space="0" w:color="E0E0E0"/>
              <w:bottom w:val="single" w:sz="6" w:space="0" w:color="AEAEAE"/>
            </w:tcBorders>
            <w:shd w:val="clear" w:color="auto" w:fill="F9F9FB"/>
          </w:tcPr>
          <w:p w14:paraId="18AC1164"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173</w:t>
            </w:r>
          </w:p>
        </w:tc>
      </w:tr>
      <w:tr w:rsidR="00D03AAE" w:rsidRPr="00EB42BE" w14:paraId="441F1E27" w14:textId="77777777" w:rsidTr="00D03AAE">
        <w:trPr>
          <w:trHeight w:val="667"/>
        </w:trPr>
        <w:tc>
          <w:tcPr>
            <w:tcW w:w="1795" w:type="dxa"/>
            <w:vMerge/>
            <w:tcBorders>
              <w:top w:val="single" w:sz="6" w:space="0" w:color="152935"/>
              <w:bottom w:val="single" w:sz="6" w:space="0" w:color="152935"/>
            </w:tcBorders>
            <w:shd w:val="clear" w:color="auto" w:fill="E0E0E0"/>
          </w:tcPr>
          <w:p w14:paraId="279B33D8"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1260" w:type="dxa"/>
            <w:vMerge/>
            <w:tcBorders>
              <w:top w:val="single" w:sz="6" w:space="0" w:color="AEAEAE"/>
              <w:bottom w:val="single" w:sz="6" w:space="0" w:color="AEAEAE"/>
            </w:tcBorders>
            <w:shd w:val="clear" w:color="auto" w:fill="E0E0E0"/>
          </w:tcPr>
          <w:p w14:paraId="0820B74B"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3420" w:type="dxa"/>
            <w:tcBorders>
              <w:top w:val="single" w:sz="6" w:space="0" w:color="AEAEAE"/>
              <w:bottom w:val="single" w:sz="6" w:space="0" w:color="AEAEAE"/>
            </w:tcBorders>
            <w:shd w:val="clear" w:color="auto" w:fill="E0E0E0"/>
          </w:tcPr>
          <w:p w14:paraId="6A247935" w14:textId="77777777" w:rsidR="00D03AAE" w:rsidRPr="00EB42BE" w:rsidRDefault="00D03AAE" w:rsidP="00D03AAE">
            <w:pPr>
              <w:ind w:left="60" w:right="60"/>
              <w:rPr>
                <w:rFonts w:ascii="Arial" w:eastAsia="Arial" w:hAnsi="Arial" w:cs="Arial"/>
              </w:rPr>
            </w:pPr>
            <w:r w:rsidRPr="00EB42BE">
              <w:rPr>
                <w:rFonts w:ascii="Arial" w:eastAsia="Arial" w:hAnsi="Arial" w:cs="Arial"/>
              </w:rPr>
              <w:t>% within Performance (Walmart): I am a regular customer at Walmart</w:t>
            </w:r>
          </w:p>
        </w:tc>
        <w:tc>
          <w:tcPr>
            <w:tcW w:w="990" w:type="dxa"/>
            <w:tcBorders>
              <w:top w:val="single" w:sz="6" w:space="0" w:color="AEAEAE"/>
              <w:bottom w:val="single" w:sz="6" w:space="0" w:color="AEAEAE"/>
              <w:right w:val="single" w:sz="6" w:space="0" w:color="E0E0E0"/>
            </w:tcBorders>
            <w:shd w:val="clear" w:color="auto" w:fill="F9F9FB"/>
          </w:tcPr>
          <w:p w14:paraId="144AD29A"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42.2%</w:t>
            </w:r>
          </w:p>
        </w:tc>
        <w:tc>
          <w:tcPr>
            <w:tcW w:w="900" w:type="dxa"/>
            <w:tcBorders>
              <w:top w:val="single" w:sz="6" w:space="0" w:color="AEAEAE"/>
              <w:left w:val="single" w:sz="6" w:space="0" w:color="E0E0E0"/>
              <w:bottom w:val="single" w:sz="6" w:space="0" w:color="AEAEAE"/>
              <w:right w:val="single" w:sz="6" w:space="0" w:color="E0E0E0"/>
            </w:tcBorders>
            <w:shd w:val="clear" w:color="auto" w:fill="F9F9FB"/>
          </w:tcPr>
          <w:p w14:paraId="157E2A73"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57.8%</w:t>
            </w:r>
          </w:p>
        </w:tc>
        <w:tc>
          <w:tcPr>
            <w:tcW w:w="992" w:type="dxa"/>
            <w:tcBorders>
              <w:top w:val="single" w:sz="6" w:space="0" w:color="AEAEAE"/>
              <w:left w:val="single" w:sz="6" w:space="0" w:color="E0E0E0"/>
              <w:bottom w:val="single" w:sz="6" w:space="0" w:color="AEAEAE"/>
            </w:tcBorders>
            <w:shd w:val="clear" w:color="auto" w:fill="F9F9FB"/>
          </w:tcPr>
          <w:p w14:paraId="242F42B7"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100.0%</w:t>
            </w:r>
          </w:p>
        </w:tc>
      </w:tr>
      <w:tr w:rsidR="00D03AAE" w:rsidRPr="00EB42BE" w14:paraId="330E9491" w14:textId="77777777" w:rsidTr="00D03AAE">
        <w:trPr>
          <w:trHeight w:val="333"/>
        </w:trPr>
        <w:tc>
          <w:tcPr>
            <w:tcW w:w="1795" w:type="dxa"/>
            <w:vMerge/>
            <w:tcBorders>
              <w:top w:val="single" w:sz="6" w:space="0" w:color="152935"/>
              <w:bottom w:val="single" w:sz="6" w:space="0" w:color="152935"/>
            </w:tcBorders>
            <w:shd w:val="clear" w:color="auto" w:fill="E0E0E0"/>
          </w:tcPr>
          <w:p w14:paraId="78D4966E"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1260" w:type="dxa"/>
            <w:vMerge/>
            <w:tcBorders>
              <w:top w:val="single" w:sz="6" w:space="0" w:color="AEAEAE"/>
              <w:bottom w:val="single" w:sz="6" w:space="0" w:color="AEAEAE"/>
            </w:tcBorders>
            <w:shd w:val="clear" w:color="auto" w:fill="E0E0E0"/>
          </w:tcPr>
          <w:p w14:paraId="0E9BF91E"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3420" w:type="dxa"/>
            <w:tcBorders>
              <w:top w:val="single" w:sz="6" w:space="0" w:color="AEAEAE"/>
              <w:bottom w:val="single" w:sz="6" w:space="0" w:color="AEAEAE"/>
            </w:tcBorders>
            <w:shd w:val="clear" w:color="auto" w:fill="E0E0E0"/>
          </w:tcPr>
          <w:p w14:paraId="10B0B0D1" w14:textId="77777777" w:rsidR="00D03AAE" w:rsidRPr="00EB42BE" w:rsidRDefault="00D03AAE" w:rsidP="00D03AAE">
            <w:pPr>
              <w:ind w:left="60" w:right="60"/>
              <w:rPr>
                <w:rFonts w:ascii="Arial" w:eastAsia="Arial" w:hAnsi="Arial" w:cs="Arial"/>
              </w:rPr>
            </w:pPr>
            <w:r w:rsidRPr="00EB42BE">
              <w:rPr>
                <w:rFonts w:ascii="Arial" w:eastAsia="Arial" w:hAnsi="Arial" w:cs="Arial"/>
              </w:rPr>
              <w:t>% within Gender Recoded</w:t>
            </w:r>
          </w:p>
        </w:tc>
        <w:tc>
          <w:tcPr>
            <w:tcW w:w="990" w:type="dxa"/>
            <w:tcBorders>
              <w:top w:val="single" w:sz="6" w:space="0" w:color="AEAEAE"/>
              <w:bottom w:val="single" w:sz="6" w:space="0" w:color="AEAEAE"/>
              <w:right w:val="single" w:sz="6" w:space="0" w:color="E0E0E0"/>
            </w:tcBorders>
            <w:shd w:val="clear" w:color="auto" w:fill="F9F9FB"/>
          </w:tcPr>
          <w:p w14:paraId="657C0F40" w14:textId="77777777" w:rsidR="00D03AAE" w:rsidRPr="00EB42BE" w:rsidRDefault="00D03AAE" w:rsidP="00D03AAE">
            <w:pPr>
              <w:ind w:left="60" w:right="60"/>
              <w:jc w:val="right"/>
              <w:rPr>
                <w:rFonts w:ascii="Arial" w:eastAsia="Arial" w:hAnsi="Arial" w:cs="Arial"/>
                <w:highlight w:val="white"/>
              </w:rPr>
            </w:pPr>
            <w:r w:rsidRPr="00EB42BE">
              <w:rPr>
                <w:rFonts w:ascii="Arial" w:eastAsia="Arial" w:hAnsi="Arial" w:cs="Arial"/>
                <w:highlight w:val="cyan"/>
              </w:rPr>
              <w:t>54.5%</w:t>
            </w:r>
          </w:p>
        </w:tc>
        <w:tc>
          <w:tcPr>
            <w:tcW w:w="900" w:type="dxa"/>
            <w:tcBorders>
              <w:top w:val="single" w:sz="6" w:space="0" w:color="AEAEAE"/>
              <w:left w:val="single" w:sz="6" w:space="0" w:color="E0E0E0"/>
              <w:bottom w:val="single" w:sz="6" w:space="0" w:color="AEAEAE"/>
              <w:right w:val="single" w:sz="6" w:space="0" w:color="E0E0E0"/>
            </w:tcBorders>
            <w:shd w:val="clear" w:color="auto" w:fill="auto"/>
          </w:tcPr>
          <w:p w14:paraId="6361F578" w14:textId="77777777" w:rsidR="00D03AAE" w:rsidRPr="00EB42BE" w:rsidRDefault="00D03AAE" w:rsidP="00D03AAE">
            <w:pPr>
              <w:ind w:left="60" w:right="60"/>
              <w:jc w:val="right"/>
              <w:rPr>
                <w:rFonts w:ascii="Arial" w:eastAsia="Arial" w:hAnsi="Arial" w:cs="Arial"/>
                <w:highlight w:val="white"/>
              </w:rPr>
            </w:pPr>
            <w:r w:rsidRPr="00EB42BE">
              <w:rPr>
                <w:rFonts w:ascii="Arial" w:eastAsia="Arial" w:hAnsi="Arial" w:cs="Arial"/>
                <w:highlight w:val="yellow"/>
              </w:rPr>
              <w:t>40.5%</w:t>
            </w:r>
          </w:p>
        </w:tc>
        <w:tc>
          <w:tcPr>
            <w:tcW w:w="992" w:type="dxa"/>
            <w:tcBorders>
              <w:top w:val="single" w:sz="6" w:space="0" w:color="AEAEAE"/>
              <w:left w:val="single" w:sz="6" w:space="0" w:color="E0E0E0"/>
              <w:bottom w:val="single" w:sz="6" w:space="0" w:color="AEAEAE"/>
            </w:tcBorders>
            <w:shd w:val="clear" w:color="auto" w:fill="F9F9FB"/>
          </w:tcPr>
          <w:p w14:paraId="4012FA06"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45.4%</w:t>
            </w:r>
          </w:p>
        </w:tc>
      </w:tr>
      <w:tr w:rsidR="00D03AAE" w:rsidRPr="00EB42BE" w14:paraId="50C6AA47" w14:textId="77777777" w:rsidTr="00D03AAE">
        <w:trPr>
          <w:trHeight w:val="333"/>
        </w:trPr>
        <w:tc>
          <w:tcPr>
            <w:tcW w:w="1795" w:type="dxa"/>
            <w:vMerge/>
            <w:tcBorders>
              <w:top w:val="single" w:sz="6" w:space="0" w:color="152935"/>
              <w:bottom w:val="single" w:sz="6" w:space="0" w:color="152935"/>
            </w:tcBorders>
            <w:shd w:val="clear" w:color="auto" w:fill="E0E0E0"/>
          </w:tcPr>
          <w:p w14:paraId="51665717"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1260" w:type="dxa"/>
            <w:vMerge w:val="restart"/>
            <w:tcBorders>
              <w:top w:val="single" w:sz="6" w:space="0" w:color="AEAEAE"/>
              <w:bottom w:val="single" w:sz="6" w:space="0" w:color="AEAEAE"/>
            </w:tcBorders>
            <w:shd w:val="clear" w:color="auto" w:fill="E0E0E0"/>
          </w:tcPr>
          <w:p w14:paraId="5E27F415" w14:textId="77777777" w:rsidR="00D03AAE" w:rsidRPr="00EB42BE" w:rsidRDefault="00D03AAE" w:rsidP="00D03AAE">
            <w:pPr>
              <w:ind w:left="60" w:right="60"/>
              <w:rPr>
                <w:rFonts w:ascii="Arial" w:eastAsia="Arial" w:hAnsi="Arial" w:cs="Arial"/>
              </w:rPr>
            </w:pPr>
            <w:r w:rsidRPr="00EB42BE">
              <w:rPr>
                <w:rFonts w:ascii="Arial" w:eastAsia="Arial" w:hAnsi="Arial" w:cs="Arial"/>
              </w:rPr>
              <w:t>Strongly Agree</w:t>
            </w:r>
          </w:p>
        </w:tc>
        <w:tc>
          <w:tcPr>
            <w:tcW w:w="3420" w:type="dxa"/>
            <w:tcBorders>
              <w:top w:val="single" w:sz="6" w:space="0" w:color="AEAEAE"/>
              <w:bottom w:val="single" w:sz="6" w:space="0" w:color="AEAEAE"/>
            </w:tcBorders>
            <w:shd w:val="clear" w:color="auto" w:fill="E0E0E0"/>
          </w:tcPr>
          <w:p w14:paraId="3DCBA498" w14:textId="77777777" w:rsidR="00D03AAE" w:rsidRPr="00EB42BE" w:rsidRDefault="00D03AAE" w:rsidP="00D03AAE">
            <w:pPr>
              <w:ind w:left="60" w:right="60"/>
              <w:rPr>
                <w:rFonts w:ascii="Arial" w:eastAsia="Arial" w:hAnsi="Arial" w:cs="Arial"/>
              </w:rPr>
            </w:pPr>
            <w:r w:rsidRPr="00EB42BE">
              <w:rPr>
                <w:rFonts w:ascii="Arial" w:eastAsia="Arial" w:hAnsi="Arial" w:cs="Arial"/>
              </w:rPr>
              <w:t>Count</w:t>
            </w:r>
          </w:p>
        </w:tc>
        <w:tc>
          <w:tcPr>
            <w:tcW w:w="990" w:type="dxa"/>
            <w:tcBorders>
              <w:top w:val="single" w:sz="6" w:space="0" w:color="AEAEAE"/>
              <w:bottom w:val="single" w:sz="6" w:space="0" w:color="AEAEAE"/>
              <w:right w:val="single" w:sz="6" w:space="0" w:color="E0E0E0"/>
            </w:tcBorders>
            <w:shd w:val="clear" w:color="auto" w:fill="F9F9FB"/>
          </w:tcPr>
          <w:p w14:paraId="48762253" w14:textId="77777777" w:rsidR="00D03AAE" w:rsidRPr="00EB42BE" w:rsidRDefault="00D03AAE" w:rsidP="00D03AAE">
            <w:pPr>
              <w:ind w:left="60" w:right="60"/>
              <w:jc w:val="right"/>
              <w:rPr>
                <w:rFonts w:ascii="Arial" w:eastAsia="Arial" w:hAnsi="Arial" w:cs="Arial"/>
                <w:highlight w:val="white"/>
              </w:rPr>
            </w:pPr>
            <w:r w:rsidRPr="00EB42BE">
              <w:rPr>
                <w:rFonts w:ascii="Arial" w:eastAsia="Arial" w:hAnsi="Arial" w:cs="Arial"/>
                <w:highlight w:val="white"/>
              </w:rPr>
              <w:t>17</w:t>
            </w:r>
          </w:p>
        </w:tc>
        <w:tc>
          <w:tcPr>
            <w:tcW w:w="900" w:type="dxa"/>
            <w:tcBorders>
              <w:top w:val="single" w:sz="6" w:space="0" w:color="AEAEAE"/>
              <w:left w:val="single" w:sz="6" w:space="0" w:color="E0E0E0"/>
              <w:bottom w:val="single" w:sz="6" w:space="0" w:color="AEAEAE"/>
              <w:right w:val="single" w:sz="6" w:space="0" w:color="E0E0E0"/>
            </w:tcBorders>
            <w:shd w:val="clear" w:color="auto" w:fill="F9F9FB"/>
          </w:tcPr>
          <w:p w14:paraId="770FB273" w14:textId="77777777" w:rsidR="00D03AAE" w:rsidRPr="00EB42BE" w:rsidRDefault="00D03AAE" w:rsidP="00D03AAE">
            <w:pPr>
              <w:ind w:left="60" w:right="60"/>
              <w:jc w:val="right"/>
              <w:rPr>
                <w:rFonts w:ascii="Arial" w:eastAsia="Arial" w:hAnsi="Arial" w:cs="Arial"/>
                <w:highlight w:val="white"/>
              </w:rPr>
            </w:pPr>
            <w:r w:rsidRPr="00EB42BE">
              <w:rPr>
                <w:rFonts w:ascii="Arial" w:eastAsia="Arial" w:hAnsi="Arial" w:cs="Arial"/>
                <w:highlight w:val="white"/>
              </w:rPr>
              <w:t>51</w:t>
            </w:r>
          </w:p>
        </w:tc>
        <w:tc>
          <w:tcPr>
            <w:tcW w:w="992" w:type="dxa"/>
            <w:tcBorders>
              <w:top w:val="single" w:sz="6" w:space="0" w:color="AEAEAE"/>
              <w:left w:val="single" w:sz="6" w:space="0" w:color="E0E0E0"/>
              <w:bottom w:val="single" w:sz="6" w:space="0" w:color="AEAEAE"/>
            </w:tcBorders>
            <w:shd w:val="clear" w:color="auto" w:fill="F9F9FB"/>
          </w:tcPr>
          <w:p w14:paraId="303DDFFD"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68</w:t>
            </w:r>
          </w:p>
        </w:tc>
      </w:tr>
      <w:tr w:rsidR="00D03AAE" w:rsidRPr="00EB42BE" w14:paraId="0CF2C3B2" w14:textId="77777777" w:rsidTr="00D03AAE">
        <w:trPr>
          <w:trHeight w:val="667"/>
        </w:trPr>
        <w:tc>
          <w:tcPr>
            <w:tcW w:w="1795" w:type="dxa"/>
            <w:vMerge/>
            <w:tcBorders>
              <w:top w:val="single" w:sz="6" w:space="0" w:color="152935"/>
              <w:bottom w:val="single" w:sz="6" w:space="0" w:color="152935"/>
            </w:tcBorders>
            <w:shd w:val="clear" w:color="auto" w:fill="E0E0E0"/>
          </w:tcPr>
          <w:p w14:paraId="707F3690"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1260" w:type="dxa"/>
            <w:vMerge/>
            <w:tcBorders>
              <w:top w:val="single" w:sz="6" w:space="0" w:color="AEAEAE"/>
              <w:bottom w:val="single" w:sz="6" w:space="0" w:color="AEAEAE"/>
            </w:tcBorders>
            <w:shd w:val="clear" w:color="auto" w:fill="E0E0E0"/>
          </w:tcPr>
          <w:p w14:paraId="5B5D2B2C"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3420" w:type="dxa"/>
            <w:tcBorders>
              <w:top w:val="single" w:sz="6" w:space="0" w:color="AEAEAE"/>
              <w:bottom w:val="single" w:sz="6" w:space="0" w:color="AEAEAE"/>
            </w:tcBorders>
            <w:shd w:val="clear" w:color="auto" w:fill="E0E0E0"/>
          </w:tcPr>
          <w:p w14:paraId="204E1060" w14:textId="77777777" w:rsidR="00D03AAE" w:rsidRPr="00EB42BE" w:rsidRDefault="00D03AAE" w:rsidP="00D03AAE">
            <w:pPr>
              <w:ind w:left="60" w:right="60"/>
              <w:rPr>
                <w:rFonts w:ascii="Arial" w:eastAsia="Arial" w:hAnsi="Arial" w:cs="Arial"/>
              </w:rPr>
            </w:pPr>
            <w:r w:rsidRPr="00EB42BE">
              <w:rPr>
                <w:rFonts w:ascii="Arial" w:eastAsia="Arial" w:hAnsi="Arial" w:cs="Arial"/>
              </w:rPr>
              <w:t>% within Performance (Walmart): I am a regular customer at Walmart</w:t>
            </w:r>
          </w:p>
        </w:tc>
        <w:tc>
          <w:tcPr>
            <w:tcW w:w="990" w:type="dxa"/>
            <w:tcBorders>
              <w:top w:val="single" w:sz="6" w:space="0" w:color="AEAEAE"/>
              <w:bottom w:val="single" w:sz="6" w:space="0" w:color="AEAEAE"/>
              <w:right w:val="single" w:sz="6" w:space="0" w:color="E0E0E0"/>
            </w:tcBorders>
            <w:shd w:val="clear" w:color="auto" w:fill="F9F9FB"/>
          </w:tcPr>
          <w:p w14:paraId="6DD70119" w14:textId="77777777" w:rsidR="00D03AAE" w:rsidRPr="00EB42BE" w:rsidRDefault="00D03AAE" w:rsidP="00D03AAE">
            <w:pPr>
              <w:ind w:left="60" w:right="60"/>
              <w:jc w:val="right"/>
              <w:rPr>
                <w:rFonts w:ascii="Arial" w:eastAsia="Arial" w:hAnsi="Arial" w:cs="Arial"/>
                <w:highlight w:val="white"/>
              </w:rPr>
            </w:pPr>
            <w:r w:rsidRPr="00EB42BE">
              <w:rPr>
                <w:rFonts w:ascii="Arial" w:eastAsia="Arial" w:hAnsi="Arial" w:cs="Arial"/>
                <w:highlight w:val="white"/>
              </w:rPr>
              <w:t>25.0%</w:t>
            </w:r>
          </w:p>
        </w:tc>
        <w:tc>
          <w:tcPr>
            <w:tcW w:w="900" w:type="dxa"/>
            <w:tcBorders>
              <w:top w:val="single" w:sz="6" w:space="0" w:color="AEAEAE"/>
              <w:left w:val="single" w:sz="6" w:space="0" w:color="E0E0E0"/>
              <w:bottom w:val="single" w:sz="6" w:space="0" w:color="AEAEAE"/>
              <w:right w:val="single" w:sz="6" w:space="0" w:color="E0E0E0"/>
            </w:tcBorders>
            <w:shd w:val="clear" w:color="auto" w:fill="F9F9FB"/>
          </w:tcPr>
          <w:p w14:paraId="6C520E32" w14:textId="77777777" w:rsidR="00D03AAE" w:rsidRPr="00EB42BE" w:rsidRDefault="00D03AAE" w:rsidP="00D03AAE">
            <w:pPr>
              <w:ind w:left="60" w:right="60"/>
              <w:jc w:val="right"/>
              <w:rPr>
                <w:rFonts w:ascii="Arial" w:eastAsia="Arial" w:hAnsi="Arial" w:cs="Arial"/>
                <w:highlight w:val="white"/>
              </w:rPr>
            </w:pPr>
            <w:r w:rsidRPr="00EB42BE">
              <w:rPr>
                <w:rFonts w:ascii="Arial" w:eastAsia="Arial" w:hAnsi="Arial" w:cs="Arial"/>
                <w:highlight w:val="white"/>
              </w:rPr>
              <w:t>75.0%</w:t>
            </w:r>
          </w:p>
        </w:tc>
        <w:tc>
          <w:tcPr>
            <w:tcW w:w="992" w:type="dxa"/>
            <w:tcBorders>
              <w:top w:val="single" w:sz="6" w:space="0" w:color="AEAEAE"/>
              <w:left w:val="single" w:sz="6" w:space="0" w:color="E0E0E0"/>
              <w:bottom w:val="single" w:sz="6" w:space="0" w:color="AEAEAE"/>
            </w:tcBorders>
            <w:shd w:val="clear" w:color="auto" w:fill="F9F9FB"/>
          </w:tcPr>
          <w:p w14:paraId="22F78695"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100.0%</w:t>
            </w:r>
          </w:p>
        </w:tc>
      </w:tr>
      <w:tr w:rsidR="00D03AAE" w:rsidRPr="00EB42BE" w14:paraId="0FE6E5AB" w14:textId="77777777" w:rsidTr="00D03AAE">
        <w:trPr>
          <w:trHeight w:val="333"/>
        </w:trPr>
        <w:tc>
          <w:tcPr>
            <w:tcW w:w="1795" w:type="dxa"/>
            <w:vMerge/>
            <w:tcBorders>
              <w:top w:val="single" w:sz="6" w:space="0" w:color="152935"/>
              <w:bottom w:val="single" w:sz="6" w:space="0" w:color="152935"/>
            </w:tcBorders>
            <w:shd w:val="clear" w:color="auto" w:fill="E0E0E0"/>
          </w:tcPr>
          <w:p w14:paraId="584A34AA"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1260" w:type="dxa"/>
            <w:vMerge/>
            <w:tcBorders>
              <w:top w:val="single" w:sz="6" w:space="0" w:color="AEAEAE"/>
              <w:bottom w:val="single" w:sz="6" w:space="0" w:color="AEAEAE"/>
            </w:tcBorders>
            <w:shd w:val="clear" w:color="auto" w:fill="E0E0E0"/>
          </w:tcPr>
          <w:p w14:paraId="31D35605"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3420" w:type="dxa"/>
            <w:tcBorders>
              <w:top w:val="single" w:sz="6" w:space="0" w:color="AEAEAE"/>
              <w:bottom w:val="single" w:sz="6" w:space="0" w:color="AEAEAE"/>
            </w:tcBorders>
            <w:shd w:val="clear" w:color="auto" w:fill="E0E0E0"/>
          </w:tcPr>
          <w:p w14:paraId="1397C5C0" w14:textId="77777777" w:rsidR="00D03AAE" w:rsidRPr="00EB42BE" w:rsidRDefault="00D03AAE" w:rsidP="00D03AAE">
            <w:pPr>
              <w:ind w:left="60" w:right="60"/>
              <w:rPr>
                <w:rFonts w:ascii="Arial" w:eastAsia="Arial" w:hAnsi="Arial" w:cs="Arial"/>
              </w:rPr>
            </w:pPr>
            <w:r w:rsidRPr="00EB42BE">
              <w:rPr>
                <w:rFonts w:ascii="Arial" w:eastAsia="Arial" w:hAnsi="Arial" w:cs="Arial"/>
              </w:rPr>
              <w:t>% within Gender Recoded</w:t>
            </w:r>
          </w:p>
        </w:tc>
        <w:tc>
          <w:tcPr>
            <w:tcW w:w="990" w:type="dxa"/>
            <w:tcBorders>
              <w:top w:val="single" w:sz="6" w:space="0" w:color="AEAEAE"/>
              <w:bottom w:val="single" w:sz="6" w:space="0" w:color="AEAEAE"/>
              <w:right w:val="single" w:sz="6" w:space="0" w:color="E0E0E0"/>
            </w:tcBorders>
            <w:shd w:val="clear" w:color="auto" w:fill="auto"/>
          </w:tcPr>
          <w:p w14:paraId="408A189D" w14:textId="77777777" w:rsidR="00D03AAE" w:rsidRPr="00EB42BE" w:rsidRDefault="00D03AAE" w:rsidP="00D03AAE">
            <w:pPr>
              <w:ind w:left="60" w:right="60"/>
              <w:jc w:val="right"/>
              <w:rPr>
                <w:rFonts w:ascii="Arial" w:eastAsia="Arial" w:hAnsi="Arial" w:cs="Arial"/>
                <w:highlight w:val="white"/>
              </w:rPr>
            </w:pPr>
            <w:r w:rsidRPr="00EB42BE">
              <w:rPr>
                <w:rFonts w:ascii="Arial" w:eastAsia="Arial" w:hAnsi="Arial" w:cs="Arial"/>
                <w:highlight w:val="cyan"/>
              </w:rPr>
              <w:t>12.7%</w:t>
            </w:r>
          </w:p>
        </w:tc>
        <w:tc>
          <w:tcPr>
            <w:tcW w:w="900" w:type="dxa"/>
            <w:tcBorders>
              <w:top w:val="single" w:sz="6" w:space="0" w:color="AEAEAE"/>
              <w:left w:val="single" w:sz="6" w:space="0" w:color="E0E0E0"/>
              <w:bottom w:val="single" w:sz="6" w:space="0" w:color="AEAEAE"/>
              <w:right w:val="single" w:sz="6" w:space="0" w:color="E0E0E0"/>
            </w:tcBorders>
            <w:shd w:val="clear" w:color="auto" w:fill="auto"/>
          </w:tcPr>
          <w:p w14:paraId="0CDF0BEA" w14:textId="77777777" w:rsidR="00D03AAE" w:rsidRPr="00EB42BE" w:rsidRDefault="00D03AAE" w:rsidP="00D03AAE">
            <w:pPr>
              <w:ind w:left="60" w:right="60"/>
              <w:jc w:val="right"/>
              <w:rPr>
                <w:rFonts w:ascii="Arial" w:eastAsia="Arial" w:hAnsi="Arial" w:cs="Arial"/>
                <w:highlight w:val="white"/>
              </w:rPr>
            </w:pPr>
            <w:r w:rsidRPr="00EB42BE">
              <w:rPr>
                <w:rFonts w:ascii="Arial" w:eastAsia="Arial" w:hAnsi="Arial" w:cs="Arial"/>
                <w:highlight w:val="yellow"/>
              </w:rPr>
              <w:t>20.6%</w:t>
            </w:r>
          </w:p>
        </w:tc>
        <w:tc>
          <w:tcPr>
            <w:tcW w:w="992" w:type="dxa"/>
            <w:tcBorders>
              <w:top w:val="single" w:sz="6" w:space="0" w:color="AEAEAE"/>
              <w:left w:val="single" w:sz="6" w:space="0" w:color="E0E0E0"/>
              <w:bottom w:val="single" w:sz="6" w:space="0" w:color="AEAEAE"/>
            </w:tcBorders>
            <w:shd w:val="clear" w:color="auto" w:fill="F9F9FB"/>
          </w:tcPr>
          <w:p w14:paraId="63D8D16B"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17.8%</w:t>
            </w:r>
          </w:p>
        </w:tc>
      </w:tr>
      <w:tr w:rsidR="00D03AAE" w:rsidRPr="00EB42BE" w14:paraId="00B8681E" w14:textId="77777777" w:rsidTr="00D03AAE">
        <w:trPr>
          <w:trHeight w:val="333"/>
        </w:trPr>
        <w:tc>
          <w:tcPr>
            <w:tcW w:w="3055" w:type="dxa"/>
            <w:gridSpan w:val="2"/>
            <w:vMerge w:val="restart"/>
            <w:tcBorders>
              <w:top w:val="single" w:sz="6" w:space="0" w:color="AEAEAE"/>
              <w:bottom w:val="single" w:sz="6" w:space="0" w:color="152935"/>
            </w:tcBorders>
            <w:shd w:val="clear" w:color="auto" w:fill="E0E0E0"/>
          </w:tcPr>
          <w:p w14:paraId="280584E6" w14:textId="77777777" w:rsidR="00D03AAE" w:rsidRPr="00EB42BE" w:rsidRDefault="00D03AAE" w:rsidP="00D03AAE">
            <w:pPr>
              <w:ind w:left="60" w:right="60"/>
              <w:rPr>
                <w:rFonts w:ascii="Arial" w:eastAsia="Arial" w:hAnsi="Arial" w:cs="Arial"/>
              </w:rPr>
            </w:pPr>
            <w:r w:rsidRPr="00EB42BE">
              <w:rPr>
                <w:rFonts w:ascii="Arial" w:eastAsia="Arial" w:hAnsi="Arial" w:cs="Arial"/>
              </w:rPr>
              <w:t>Total</w:t>
            </w:r>
          </w:p>
        </w:tc>
        <w:tc>
          <w:tcPr>
            <w:tcW w:w="3420" w:type="dxa"/>
            <w:tcBorders>
              <w:top w:val="single" w:sz="6" w:space="0" w:color="AEAEAE"/>
              <w:bottom w:val="single" w:sz="6" w:space="0" w:color="AEAEAE"/>
            </w:tcBorders>
            <w:shd w:val="clear" w:color="auto" w:fill="E0E0E0"/>
          </w:tcPr>
          <w:p w14:paraId="76C832BC" w14:textId="77777777" w:rsidR="00D03AAE" w:rsidRPr="00EB42BE" w:rsidRDefault="00D03AAE" w:rsidP="00D03AAE">
            <w:pPr>
              <w:ind w:left="60" w:right="60"/>
              <w:rPr>
                <w:rFonts w:ascii="Arial" w:eastAsia="Arial" w:hAnsi="Arial" w:cs="Arial"/>
              </w:rPr>
            </w:pPr>
            <w:r w:rsidRPr="00EB42BE">
              <w:rPr>
                <w:rFonts w:ascii="Arial" w:eastAsia="Arial" w:hAnsi="Arial" w:cs="Arial"/>
              </w:rPr>
              <w:t>Count</w:t>
            </w:r>
          </w:p>
        </w:tc>
        <w:tc>
          <w:tcPr>
            <w:tcW w:w="990" w:type="dxa"/>
            <w:tcBorders>
              <w:top w:val="single" w:sz="6" w:space="0" w:color="AEAEAE"/>
              <w:bottom w:val="single" w:sz="6" w:space="0" w:color="AEAEAE"/>
              <w:right w:val="single" w:sz="6" w:space="0" w:color="E0E0E0"/>
            </w:tcBorders>
            <w:shd w:val="clear" w:color="auto" w:fill="F9F9FB"/>
          </w:tcPr>
          <w:p w14:paraId="794F4590"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134</w:t>
            </w:r>
          </w:p>
        </w:tc>
        <w:tc>
          <w:tcPr>
            <w:tcW w:w="900" w:type="dxa"/>
            <w:tcBorders>
              <w:top w:val="single" w:sz="6" w:space="0" w:color="AEAEAE"/>
              <w:left w:val="single" w:sz="6" w:space="0" w:color="E0E0E0"/>
              <w:bottom w:val="single" w:sz="6" w:space="0" w:color="AEAEAE"/>
              <w:right w:val="single" w:sz="6" w:space="0" w:color="E0E0E0"/>
            </w:tcBorders>
            <w:shd w:val="clear" w:color="auto" w:fill="F9F9FB"/>
          </w:tcPr>
          <w:p w14:paraId="712C9B79"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247</w:t>
            </w:r>
          </w:p>
        </w:tc>
        <w:tc>
          <w:tcPr>
            <w:tcW w:w="992" w:type="dxa"/>
            <w:tcBorders>
              <w:top w:val="single" w:sz="6" w:space="0" w:color="AEAEAE"/>
              <w:left w:val="single" w:sz="6" w:space="0" w:color="E0E0E0"/>
              <w:bottom w:val="single" w:sz="6" w:space="0" w:color="AEAEAE"/>
            </w:tcBorders>
            <w:shd w:val="clear" w:color="auto" w:fill="F9F9FB"/>
          </w:tcPr>
          <w:p w14:paraId="57555C07"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381</w:t>
            </w:r>
          </w:p>
        </w:tc>
      </w:tr>
      <w:tr w:rsidR="00D03AAE" w:rsidRPr="00EB42BE" w14:paraId="4BCA4FA2" w14:textId="77777777" w:rsidTr="00D03AAE">
        <w:trPr>
          <w:trHeight w:val="667"/>
        </w:trPr>
        <w:tc>
          <w:tcPr>
            <w:tcW w:w="3055" w:type="dxa"/>
            <w:gridSpan w:val="2"/>
            <w:vMerge/>
            <w:tcBorders>
              <w:top w:val="single" w:sz="6" w:space="0" w:color="AEAEAE"/>
              <w:bottom w:val="single" w:sz="6" w:space="0" w:color="152935"/>
            </w:tcBorders>
            <w:shd w:val="clear" w:color="auto" w:fill="E0E0E0"/>
          </w:tcPr>
          <w:p w14:paraId="3D7EE5C5"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3420" w:type="dxa"/>
            <w:tcBorders>
              <w:top w:val="single" w:sz="6" w:space="0" w:color="AEAEAE"/>
              <w:bottom w:val="single" w:sz="6" w:space="0" w:color="AEAEAE"/>
            </w:tcBorders>
            <w:shd w:val="clear" w:color="auto" w:fill="E0E0E0"/>
          </w:tcPr>
          <w:p w14:paraId="48418A1D" w14:textId="77777777" w:rsidR="00D03AAE" w:rsidRPr="00EB42BE" w:rsidRDefault="00D03AAE" w:rsidP="00D03AAE">
            <w:pPr>
              <w:ind w:left="60" w:right="60"/>
              <w:rPr>
                <w:rFonts w:ascii="Arial" w:eastAsia="Arial" w:hAnsi="Arial" w:cs="Arial"/>
              </w:rPr>
            </w:pPr>
            <w:r w:rsidRPr="00EB42BE">
              <w:rPr>
                <w:rFonts w:ascii="Arial" w:eastAsia="Arial" w:hAnsi="Arial" w:cs="Arial"/>
              </w:rPr>
              <w:t>% within Performance (Walmart): I am a regular customer at Walmart</w:t>
            </w:r>
          </w:p>
        </w:tc>
        <w:tc>
          <w:tcPr>
            <w:tcW w:w="990" w:type="dxa"/>
            <w:tcBorders>
              <w:top w:val="single" w:sz="6" w:space="0" w:color="AEAEAE"/>
              <w:bottom w:val="single" w:sz="6" w:space="0" w:color="AEAEAE"/>
              <w:right w:val="single" w:sz="6" w:space="0" w:color="E0E0E0"/>
            </w:tcBorders>
            <w:shd w:val="clear" w:color="auto" w:fill="F9F9FB"/>
          </w:tcPr>
          <w:p w14:paraId="155C4DC9"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35.2%</w:t>
            </w:r>
          </w:p>
        </w:tc>
        <w:tc>
          <w:tcPr>
            <w:tcW w:w="900" w:type="dxa"/>
            <w:tcBorders>
              <w:top w:val="single" w:sz="6" w:space="0" w:color="AEAEAE"/>
              <w:left w:val="single" w:sz="6" w:space="0" w:color="E0E0E0"/>
              <w:bottom w:val="single" w:sz="6" w:space="0" w:color="AEAEAE"/>
              <w:right w:val="single" w:sz="6" w:space="0" w:color="E0E0E0"/>
            </w:tcBorders>
            <w:shd w:val="clear" w:color="auto" w:fill="F9F9FB"/>
          </w:tcPr>
          <w:p w14:paraId="1120C3EE"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64.8%</w:t>
            </w:r>
          </w:p>
        </w:tc>
        <w:tc>
          <w:tcPr>
            <w:tcW w:w="992" w:type="dxa"/>
            <w:tcBorders>
              <w:top w:val="single" w:sz="6" w:space="0" w:color="AEAEAE"/>
              <w:left w:val="single" w:sz="6" w:space="0" w:color="E0E0E0"/>
              <w:bottom w:val="single" w:sz="6" w:space="0" w:color="AEAEAE"/>
            </w:tcBorders>
            <w:shd w:val="clear" w:color="auto" w:fill="F9F9FB"/>
          </w:tcPr>
          <w:p w14:paraId="310945DF"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100.0%</w:t>
            </w:r>
          </w:p>
        </w:tc>
      </w:tr>
      <w:tr w:rsidR="00D03AAE" w:rsidRPr="00EB42BE" w14:paraId="62DE3DB6" w14:textId="77777777" w:rsidTr="00D03AAE">
        <w:trPr>
          <w:trHeight w:val="333"/>
        </w:trPr>
        <w:tc>
          <w:tcPr>
            <w:tcW w:w="3055" w:type="dxa"/>
            <w:gridSpan w:val="2"/>
            <w:vMerge/>
            <w:tcBorders>
              <w:top w:val="single" w:sz="6" w:space="0" w:color="AEAEAE"/>
              <w:bottom w:val="single" w:sz="6" w:space="0" w:color="152935"/>
            </w:tcBorders>
            <w:shd w:val="clear" w:color="auto" w:fill="E0E0E0"/>
          </w:tcPr>
          <w:p w14:paraId="2B5DC89A" w14:textId="77777777" w:rsidR="00D03AAE" w:rsidRPr="00EB42BE" w:rsidRDefault="00D03AAE" w:rsidP="00D03AAE">
            <w:pPr>
              <w:widowControl w:val="0"/>
              <w:pBdr>
                <w:top w:val="nil"/>
                <w:left w:val="nil"/>
                <w:bottom w:val="nil"/>
                <w:right w:val="nil"/>
                <w:between w:val="nil"/>
              </w:pBdr>
              <w:spacing w:line="276" w:lineRule="auto"/>
              <w:rPr>
                <w:rFonts w:ascii="Arial" w:eastAsia="Arial" w:hAnsi="Arial" w:cs="Arial"/>
              </w:rPr>
            </w:pPr>
          </w:p>
        </w:tc>
        <w:tc>
          <w:tcPr>
            <w:tcW w:w="3420" w:type="dxa"/>
            <w:tcBorders>
              <w:top w:val="single" w:sz="6" w:space="0" w:color="AEAEAE"/>
              <w:bottom w:val="single" w:sz="6" w:space="0" w:color="152935"/>
            </w:tcBorders>
            <w:shd w:val="clear" w:color="auto" w:fill="E0E0E0"/>
          </w:tcPr>
          <w:p w14:paraId="47E5921D" w14:textId="77777777" w:rsidR="00D03AAE" w:rsidRPr="00EB42BE" w:rsidRDefault="00D03AAE" w:rsidP="00D03AAE">
            <w:pPr>
              <w:ind w:left="60" w:right="60"/>
              <w:rPr>
                <w:rFonts w:ascii="Arial" w:eastAsia="Arial" w:hAnsi="Arial" w:cs="Arial"/>
              </w:rPr>
            </w:pPr>
            <w:r w:rsidRPr="00EB42BE">
              <w:rPr>
                <w:rFonts w:ascii="Arial" w:eastAsia="Arial" w:hAnsi="Arial" w:cs="Arial"/>
              </w:rPr>
              <w:t>% within Gender Recoded</w:t>
            </w:r>
          </w:p>
        </w:tc>
        <w:tc>
          <w:tcPr>
            <w:tcW w:w="990" w:type="dxa"/>
            <w:tcBorders>
              <w:top w:val="single" w:sz="6" w:space="0" w:color="AEAEAE"/>
              <w:bottom w:val="single" w:sz="6" w:space="0" w:color="152935"/>
              <w:right w:val="single" w:sz="6" w:space="0" w:color="E0E0E0"/>
            </w:tcBorders>
            <w:shd w:val="clear" w:color="auto" w:fill="F9F9FB"/>
          </w:tcPr>
          <w:p w14:paraId="4D233807"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100.0%</w:t>
            </w:r>
          </w:p>
        </w:tc>
        <w:tc>
          <w:tcPr>
            <w:tcW w:w="900" w:type="dxa"/>
            <w:tcBorders>
              <w:top w:val="single" w:sz="6" w:space="0" w:color="AEAEAE"/>
              <w:left w:val="single" w:sz="6" w:space="0" w:color="E0E0E0"/>
              <w:bottom w:val="single" w:sz="6" w:space="0" w:color="152935"/>
              <w:right w:val="single" w:sz="6" w:space="0" w:color="E0E0E0"/>
            </w:tcBorders>
            <w:shd w:val="clear" w:color="auto" w:fill="F9F9FB"/>
          </w:tcPr>
          <w:p w14:paraId="5B29480C"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100.0%</w:t>
            </w:r>
          </w:p>
        </w:tc>
        <w:tc>
          <w:tcPr>
            <w:tcW w:w="992" w:type="dxa"/>
            <w:tcBorders>
              <w:top w:val="single" w:sz="6" w:space="0" w:color="AEAEAE"/>
              <w:left w:val="single" w:sz="6" w:space="0" w:color="E0E0E0"/>
              <w:bottom w:val="single" w:sz="6" w:space="0" w:color="152935"/>
            </w:tcBorders>
            <w:shd w:val="clear" w:color="auto" w:fill="F9F9FB"/>
          </w:tcPr>
          <w:p w14:paraId="59BDD697" w14:textId="77777777" w:rsidR="00D03AAE" w:rsidRPr="00EB42BE" w:rsidRDefault="00D03AAE" w:rsidP="00D03AAE">
            <w:pPr>
              <w:ind w:left="60" w:right="60"/>
              <w:jc w:val="right"/>
              <w:rPr>
                <w:rFonts w:ascii="Arial" w:eastAsia="Arial" w:hAnsi="Arial" w:cs="Arial"/>
              </w:rPr>
            </w:pPr>
            <w:r w:rsidRPr="00EB42BE">
              <w:rPr>
                <w:rFonts w:ascii="Arial" w:eastAsia="Arial" w:hAnsi="Arial" w:cs="Arial"/>
              </w:rPr>
              <w:t>100.0%</w:t>
            </w:r>
          </w:p>
        </w:tc>
      </w:tr>
    </w:tbl>
    <w:p w14:paraId="32B7071B" w14:textId="77777777" w:rsidR="00D03AAE" w:rsidRPr="00EB42BE" w:rsidRDefault="00DF6B49" w:rsidP="00D03AAE">
      <w:pPr>
        <w:pBdr>
          <w:top w:val="nil"/>
          <w:left w:val="nil"/>
          <w:bottom w:val="nil"/>
          <w:right w:val="nil"/>
          <w:between w:val="nil"/>
        </w:pBdr>
        <w:spacing w:after="0" w:line="240" w:lineRule="auto"/>
        <w:jc w:val="center"/>
        <w:rPr>
          <w:rFonts w:ascii="Arial" w:eastAsia="Arial" w:hAnsi="Arial" w:cs="Arial"/>
        </w:rPr>
      </w:pPr>
      <w:r w:rsidRPr="00EB42BE">
        <w:rPr>
          <w:rFonts w:ascii="Arial" w:eastAsia="Arial" w:hAnsi="Arial" w:cs="Arial"/>
          <w:b/>
          <w:sz w:val="28"/>
          <w:szCs w:val="28"/>
        </w:rPr>
        <w:t>Chi-Squared Tests</w:t>
      </w:r>
      <w:r w:rsidRPr="00EB42BE">
        <w:rPr>
          <w:rFonts w:ascii="Arial" w:hAnsi="Arial" w:cs="Arial"/>
        </w:rPr>
        <w:br w:type="page"/>
      </w:r>
      <w:r w:rsidRPr="00EB42BE">
        <w:rPr>
          <w:rFonts w:ascii="Arial" w:eastAsia="Arial" w:hAnsi="Arial" w:cs="Arial"/>
        </w:rPr>
        <w:lastRenderedPageBreak/>
        <w:t>The Chi-Squared value shows that this relationship is significant at the 0.01 level. We see that</w:t>
      </w:r>
    </w:p>
    <w:p w14:paraId="00000920" w14:textId="7E48321A" w:rsidR="00C14C0B" w:rsidRPr="00EB42BE" w:rsidRDefault="00DF6B49" w:rsidP="00D03AAE">
      <w:pPr>
        <w:pBdr>
          <w:top w:val="nil"/>
          <w:left w:val="nil"/>
          <w:bottom w:val="nil"/>
          <w:right w:val="nil"/>
          <w:between w:val="nil"/>
        </w:pBdr>
        <w:spacing w:after="0" w:line="240" w:lineRule="auto"/>
        <w:rPr>
          <w:rFonts w:ascii="Arial" w:eastAsia="Arial" w:hAnsi="Arial" w:cs="Arial"/>
          <w:sz w:val="28"/>
          <w:szCs w:val="28"/>
        </w:rPr>
      </w:pPr>
      <w:r w:rsidRPr="00EB42BE">
        <w:rPr>
          <w:rFonts w:ascii="Arial" w:eastAsia="Arial" w:hAnsi="Arial" w:cs="Arial"/>
        </w:rPr>
        <w:t xml:space="preserve">67.2% of males agree or strongly agree that they are regular customers at Walmart while the percentage for females is 61.1%. The percentage of males who agree they are regular customers at Walmart is significantly higher than the percentage of females who do. In comparison, 19.4% of males disagreed or strongly disagreed that they were regular customers at Walmart, and the female percentage was 30%. The female percentage who disagreed is significantly higher than the males. </w:t>
      </w:r>
      <w:r w:rsidR="00FC55FA" w:rsidRPr="00EB42BE">
        <w:rPr>
          <w:rFonts w:ascii="Arial" w:eastAsia="Arial" w:hAnsi="Arial" w:cs="Arial"/>
        </w:rPr>
        <w:t>There</w:t>
      </w:r>
      <w:r w:rsidRPr="00EB42BE">
        <w:rPr>
          <w:rFonts w:ascii="Arial" w:eastAsia="Arial" w:hAnsi="Arial" w:cs="Arial"/>
        </w:rPr>
        <w:t xml:space="preserve"> are gender segments in being regular customers at Walmart.</w:t>
      </w:r>
    </w:p>
    <w:p w14:paraId="0000093D" w14:textId="0A4AE230" w:rsidR="00C14C0B" w:rsidRPr="00EB42BE" w:rsidRDefault="00C14C0B" w:rsidP="00D03AAE">
      <w:pPr>
        <w:spacing w:after="0" w:line="240" w:lineRule="auto"/>
        <w:rPr>
          <w:rFonts w:ascii="Arial" w:eastAsia="Arial" w:hAnsi="Arial" w:cs="Arial"/>
        </w:rPr>
      </w:pPr>
    </w:p>
    <w:p w14:paraId="75D40488" w14:textId="61BEBEFA" w:rsidR="00D03AAE" w:rsidRPr="00EB42BE" w:rsidRDefault="00D03AAE" w:rsidP="00D03AAE">
      <w:pPr>
        <w:spacing w:after="0" w:line="240" w:lineRule="auto"/>
        <w:rPr>
          <w:rFonts w:ascii="Arial" w:eastAsia="Arial" w:hAnsi="Arial" w:cs="Arial"/>
        </w:rPr>
      </w:pPr>
    </w:p>
    <w:tbl>
      <w:tblPr>
        <w:tblStyle w:val="afffa"/>
        <w:tblpPr w:leftFromText="180" w:rightFromText="180" w:topFromText="180" w:bottomFromText="180" w:vertAnchor="text" w:horzAnchor="margin" w:tblpY="134"/>
        <w:tblW w:w="9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26"/>
        <w:gridCol w:w="1109"/>
        <w:gridCol w:w="450"/>
        <w:gridCol w:w="3647"/>
      </w:tblGrid>
      <w:tr w:rsidR="00D03AAE" w:rsidRPr="00EB42BE" w14:paraId="73828ADA" w14:textId="77777777" w:rsidTr="00A91C5F">
        <w:trPr>
          <w:trHeight w:val="537"/>
        </w:trPr>
        <w:tc>
          <w:tcPr>
            <w:tcW w:w="3926" w:type="dxa"/>
            <w:tcBorders>
              <w:bottom w:val="single" w:sz="6" w:space="0" w:color="152935"/>
            </w:tcBorders>
            <w:shd w:val="clear" w:color="auto" w:fill="FFFFFF"/>
            <w:vAlign w:val="bottom"/>
          </w:tcPr>
          <w:p w14:paraId="5745099D" w14:textId="77777777" w:rsidR="00D03AAE" w:rsidRPr="00EB42BE" w:rsidRDefault="00D03AAE" w:rsidP="00D03AAE">
            <w:pPr>
              <w:spacing w:before="240"/>
              <w:jc w:val="center"/>
              <w:rPr>
                <w:rFonts w:ascii="Arial" w:eastAsia="Arial" w:hAnsi="Arial" w:cs="Arial"/>
              </w:rPr>
            </w:pPr>
          </w:p>
        </w:tc>
        <w:tc>
          <w:tcPr>
            <w:tcW w:w="1109" w:type="dxa"/>
            <w:tcBorders>
              <w:bottom w:val="single" w:sz="6" w:space="0" w:color="152935"/>
              <w:right w:val="single" w:sz="6" w:space="0" w:color="E0E0E0"/>
            </w:tcBorders>
            <w:shd w:val="clear" w:color="auto" w:fill="FFFFFF"/>
            <w:vAlign w:val="bottom"/>
          </w:tcPr>
          <w:p w14:paraId="0E8EB84F"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Value</w:t>
            </w:r>
          </w:p>
        </w:tc>
        <w:tc>
          <w:tcPr>
            <w:tcW w:w="450" w:type="dxa"/>
            <w:tcBorders>
              <w:left w:val="single" w:sz="6" w:space="0" w:color="E0E0E0"/>
              <w:bottom w:val="single" w:sz="6" w:space="0" w:color="152935"/>
              <w:right w:val="single" w:sz="6" w:space="0" w:color="E0E0E0"/>
            </w:tcBorders>
            <w:shd w:val="clear" w:color="auto" w:fill="FFFFFF"/>
            <w:vAlign w:val="bottom"/>
          </w:tcPr>
          <w:p w14:paraId="1441743C"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df</w:t>
            </w:r>
          </w:p>
        </w:tc>
        <w:tc>
          <w:tcPr>
            <w:tcW w:w="3647" w:type="dxa"/>
            <w:tcBorders>
              <w:left w:val="single" w:sz="6" w:space="0" w:color="E0E0E0"/>
              <w:bottom w:val="single" w:sz="6" w:space="0" w:color="152935"/>
            </w:tcBorders>
            <w:shd w:val="clear" w:color="auto" w:fill="FFFFFF"/>
            <w:vAlign w:val="bottom"/>
          </w:tcPr>
          <w:p w14:paraId="2E14EADA"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Asymptotic Significance (2-sided)</w:t>
            </w:r>
          </w:p>
        </w:tc>
      </w:tr>
      <w:tr w:rsidR="00D03AAE" w:rsidRPr="00EB42BE" w14:paraId="176DA2A9" w14:textId="77777777" w:rsidTr="00A91C5F">
        <w:trPr>
          <w:trHeight w:val="438"/>
        </w:trPr>
        <w:tc>
          <w:tcPr>
            <w:tcW w:w="3926" w:type="dxa"/>
            <w:tcBorders>
              <w:top w:val="single" w:sz="6" w:space="0" w:color="152935"/>
              <w:bottom w:val="single" w:sz="6" w:space="0" w:color="AEAEAE"/>
            </w:tcBorders>
            <w:shd w:val="clear" w:color="auto" w:fill="E0E0E0"/>
          </w:tcPr>
          <w:p w14:paraId="7215CF58"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Pearson Chi-Square</w:t>
            </w:r>
          </w:p>
        </w:tc>
        <w:tc>
          <w:tcPr>
            <w:tcW w:w="1109" w:type="dxa"/>
            <w:tcBorders>
              <w:top w:val="single" w:sz="6" w:space="0" w:color="152935"/>
              <w:bottom w:val="single" w:sz="6" w:space="0" w:color="AEAEAE"/>
              <w:right w:val="single" w:sz="6" w:space="0" w:color="E0E0E0"/>
            </w:tcBorders>
            <w:shd w:val="clear" w:color="auto" w:fill="F9F9FB"/>
          </w:tcPr>
          <w:p w14:paraId="49C05070"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13.376</w:t>
            </w:r>
            <w:r w:rsidRPr="00EB42BE">
              <w:rPr>
                <w:rFonts w:ascii="Arial" w:eastAsia="Arial" w:hAnsi="Arial" w:cs="Arial"/>
                <w:vertAlign w:val="superscript"/>
              </w:rPr>
              <w:t>a</w:t>
            </w:r>
          </w:p>
        </w:tc>
        <w:tc>
          <w:tcPr>
            <w:tcW w:w="450" w:type="dxa"/>
            <w:tcBorders>
              <w:top w:val="single" w:sz="6" w:space="0" w:color="152935"/>
              <w:left w:val="single" w:sz="6" w:space="0" w:color="E0E0E0"/>
              <w:bottom w:val="single" w:sz="6" w:space="0" w:color="AEAEAE"/>
              <w:right w:val="single" w:sz="6" w:space="0" w:color="E0E0E0"/>
            </w:tcBorders>
            <w:shd w:val="clear" w:color="auto" w:fill="F9F9FB"/>
          </w:tcPr>
          <w:p w14:paraId="71DAC10F"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4</w:t>
            </w:r>
          </w:p>
        </w:tc>
        <w:tc>
          <w:tcPr>
            <w:tcW w:w="3647" w:type="dxa"/>
            <w:tcBorders>
              <w:top w:val="single" w:sz="6" w:space="0" w:color="152935"/>
              <w:left w:val="single" w:sz="6" w:space="0" w:color="E0E0E0"/>
              <w:bottom w:val="single" w:sz="6" w:space="0" w:color="AEAEAE"/>
            </w:tcBorders>
            <w:shd w:val="clear" w:color="auto" w:fill="F9F9FB"/>
          </w:tcPr>
          <w:p w14:paraId="702D5D9F"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.010</w:t>
            </w:r>
          </w:p>
        </w:tc>
      </w:tr>
      <w:tr w:rsidR="00D03AAE" w:rsidRPr="00EB42BE" w14:paraId="78FA5DEE" w14:textId="77777777" w:rsidTr="00A91C5F">
        <w:trPr>
          <w:trHeight w:val="344"/>
        </w:trPr>
        <w:tc>
          <w:tcPr>
            <w:tcW w:w="3926" w:type="dxa"/>
            <w:tcBorders>
              <w:top w:val="single" w:sz="6" w:space="0" w:color="AEAEAE"/>
              <w:bottom w:val="single" w:sz="6" w:space="0" w:color="AEAEAE"/>
            </w:tcBorders>
            <w:shd w:val="clear" w:color="auto" w:fill="E0E0E0"/>
          </w:tcPr>
          <w:p w14:paraId="6405F7A6"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Likelihood Ratio</w:t>
            </w:r>
          </w:p>
        </w:tc>
        <w:tc>
          <w:tcPr>
            <w:tcW w:w="1109" w:type="dxa"/>
            <w:tcBorders>
              <w:top w:val="single" w:sz="6" w:space="0" w:color="AEAEAE"/>
              <w:bottom w:val="single" w:sz="6" w:space="0" w:color="AEAEAE"/>
              <w:right w:val="single" w:sz="6" w:space="0" w:color="E0E0E0"/>
            </w:tcBorders>
            <w:shd w:val="clear" w:color="auto" w:fill="F9F9FB"/>
          </w:tcPr>
          <w:p w14:paraId="53FA755E"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13.760</w:t>
            </w:r>
          </w:p>
        </w:tc>
        <w:tc>
          <w:tcPr>
            <w:tcW w:w="450" w:type="dxa"/>
            <w:tcBorders>
              <w:top w:val="single" w:sz="6" w:space="0" w:color="AEAEAE"/>
              <w:left w:val="single" w:sz="6" w:space="0" w:color="E0E0E0"/>
              <w:bottom w:val="single" w:sz="6" w:space="0" w:color="AEAEAE"/>
              <w:right w:val="single" w:sz="6" w:space="0" w:color="E0E0E0"/>
            </w:tcBorders>
            <w:shd w:val="clear" w:color="auto" w:fill="F9F9FB"/>
          </w:tcPr>
          <w:p w14:paraId="4A757DBA"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4</w:t>
            </w:r>
          </w:p>
        </w:tc>
        <w:tc>
          <w:tcPr>
            <w:tcW w:w="3647" w:type="dxa"/>
            <w:tcBorders>
              <w:top w:val="single" w:sz="6" w:space="0" w:color="AEAEAE"/>
              <w:left w:val="single" w:sz="6" w:space="0" w:color="E0E0E0"/>
              <w:bottom w:val="single" w:sz="6" w:space="0" w:color="AEAEAE"/>
            </w:tcBorders>
            <w:shd w:val="clear" w:color="auto" w:fill="F9F9FB"/>
          </w:tcPr>
          <w:p w14:paraId="18651599"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.008</w:t>
            </w:r>
          </w:p>
        </w:tc>
      </w:tr>
      <w:tr w:rsidR="00D03AAE" w:rsidRPr="00EB42BE" w14:paraId="15F1FA7F" w14:textId="77777777" w:rsidTr="00A91C5F">
        <w:trPr>
          <w:trHeight w:val="688"/>
        </w:trPr>
        <w:tc>
          <w:tcPr>
            <w:tcW w:w="3926" w:type="dxa"/>
            <w:tcBorders>
              <w:top w:val="single" w:sz="6" w:space="0" w:color="AEAEAE"/>
              <w:bottom w:val="single" w:sz="6" w:space="0" w:color="AEAEAE"/>
            </w:tcBorders>
            <w:shd w:val="clear" w:color="auto" w:fill="E0E0E0"/>
          </w:tcPr>
          <w:p w14:paraId="37F25B03"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Linear-by-Linear Association</w:t>
            </w:r>
          </w:p>
        </w:tc>
        <w:tc>
          <w:tcPr>
            <w:tcW w:w="1109" w:type="dxa"/>
            <w:tcBorders>
              <w:top w:val="single" w:sz="6" w:space="0" w:color="AEAEAE"/>
              <w:bottom w:val="single" w:sz="6" w:space="0" w:color="AEAEAE"/>
              <w:right w:val="single" w:sz="6" w:space="0" w:color="E0E0E0"/>
            </w:tcBorders>
            <w:shd w:val="clear" w:color="auto" w:fill="F9F9FB"/>
          </w:tcPr>
          <w:p w14:paraId="679A5D20"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.510</w:t>
            </w:r>
          </w:p>
        </w:tc>
        <w:tc>
          <w:tcPr>
            <w:tcW w:w="450" w:type="dxa"/>
            <w:tcBorders>
              <w:top w:val="single" w:sz="6" w:space="0" w:color="AEAEAE"/>
              <w:left w:val="single" w:sz="6" w:space="0" w:color="E0E0E0"/>
              <w:bottom w:val="single" w:sz="6" w:space="0" w:color="AEAEAE"/>
              <w:right w:val="single" w:sz="6" w:space="0" w:color="E0E0E0"/>
            </w:tcBorders>
            <w:shd w:val="clear" w:color="auto" w:fill="F9F9FB"/>
          </w:tcPr>
          <w:p w14:paraId="27F38911"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1</w:t>
            </w:r>
          </w:p>
        </w:tc>
        <w:tc>
          <w:tcPr>
            <w:tcW w:w="3647" w:type="dxa"/>
            <w:tcBorders>
              <w:top w:val="single" w:sz="6" w:space="0" w:color="AEAEAE"/>
              <w:left w:val="single" w:sz="6" w:space="0" w:color="E0E0E0"/>
              <w:bottom w:val="single" w:sz="6" w:space="0" w:color="AEAEAE"/>
            </w:tcBorders>
            <w:shd w:val="clear" w:color="auto" w:fill="F9F9FB"/>
          </w:tcPr>
          <w:p w14:paraId="44DE0EFE"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.475</w:t>
            </w:r>
          </w:p>
        </w:tc>
      </w:tr>
      <w:tr w:rsidR="00D03AAE" w:rsidRPr="00EB42BE" w14:paraId="7DC895A6" w14:textId="77777777" w:rsidTr="00A91C5F">
        <w:trPr>
          <w:trHeight w:val="344"/>
        </w:trPr>
        <w:tc>
          <w:tcPr>
            <w:tcW w:w="3926" w:type="dxa"/>
            <w:tcBorders>
              <w:top w:val="single" w:sz="6" w:space="0" w:color="AEAEAE"/>
              <w:bottom w:val="single" w:sz="6" w:space="0" w:color="152935"/>
            </w:tcBorders>
            <w:shd w:val="clear" w:color="auto" w:fill="E0E0E0"/>
          </w:tcPr>
          <w:p w14:paraId="7F2393E7"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N of Valid Cases</w:t>
            </w:r>
          </w:p>
        </w:tc>
        <w:tc>
          <w:tcPr>
            <w:tcW w:w="1109" w:type="dxa"/>
            <w:tcBorders>
              <w:top w:val="single" w:sz="6" w:space="0" w:color="AEAEAE"/>
              <w:bottom w:val="single" w:sz="6" w:space="0" w:color="152935"/>
              <w:right w:val="single" w:sz="6" w:space="0" w:color="E0E0E0"/>
            </w:tcBorders>
            <w:shd w:val="clear" w:color="auto" w:fill="F9F9FB"/>
          </w:tcPr>
          <w:p w14:paraId="12EE06D9" w14:textId="77777777" w:rsidR="00D03AAE" w:rsidRPr="00EB42BE" w:rsidRDefault="00D03AAE" w:rsidP="00D03AAE">
            <w:pPr>
              <w:ind w:left="60" w:right="60"/>
              <w:jc w:val="center"/>
              <w:rPr>
                <w:rFonts w:ascii="Arial" w:eastAsia="Arial" w:hAnsi="Arial" w:cs="Arial"/>
              </w:rPr>
            </w:pPr>
            <w:r w:rsidRPr="00EB42BE">
              <w:rPr>
                <w:rFonts w:ascii="Arial" w:eastAsia="Arial" w:hAnsi="Arial" w:cs="Arial"/>
              </w:rPr>
              <w:t>381</w:t>
            </w:r>
          </w:p>
        </w:tc>
        <w:tc>
          <w:tcPr>
            <w:tcW w:w="450" w:type="dxa"/>
            <w:tcBorders>
              <w:top w:val="single" w:sz="6" w:space="0" w:color="AEAEAE"/>
              <w:left w:val="single" w:sz="6" w:space="0" w:color="E0E0E0"/>
              <w:bottom w:val="single" w:sz="6" w:space="0" w:color="152935"/>
              <w:right w:val="single" w:sz="6" w:space="0" w:color="E0E0E0"/>
            </w:tcBorders>
            <w:shd w:val="clear" w:color="auto" w:fill="F9F9FB"/>
          </w:tcPr>
          <w:p w14:paraId="5089651C" w14:textId="77777777" w:rsidR="00D03AAE" w:rsidRPr="00EB42BE" w:rsidRDefault="00D03AAE" w:rsidP="00D03AAE">
            <w:pPr>
              <w:spacing w:before="240"/>
              <w:jc w:val="center"/>
              <w:rPr>
                <w:rFonts w:ascii="Arial" w:eastAsia="Arial" w:hAnsi="Arial" w:cs="Arial"/>
              </w:rPr>
            </w:pPr>
          </w:p>
        </w:tc>
        <w:tc>
          <w:tcPr>
            <w:tcW w:w="3647" w:type="dxa"/>
            <w:tcBorders>
              <w:top w:val="single" w:sz="6" w:space="0" w:color="AEAEAE"/>
              <w:left w:val="single" w:sz="6" w:space="0" w:color="E0E0E0"/>
              <w:bottom w:val="single" w:sz="6" w:space="0" w:color="152935"/>
            </w:tcBorders>
            <w:shd w:val="clear" w:color="auto" w:fill="F9F9FB"/>
          </w:tcPr>
          <w:p w14:paraId="41F8B871" w14:textId="77777777" w:rsidR="00D03AAE" w:rsidRPr="00EB42BE" w:rsidRDefault="00D03AAE" w:rsidP="00D03AAE">
            <w:pPr>
              <w:spacing w:before="240"/>
              <w:jc w:val="center"/>
              <w:rPr>
                <w:rFonts w:ascii="Arial" w:eastAsia="Arial" w:hAnsi="Arial" w:cs="Arial"/>
              </w:rPr>
            </w:pPr>
          </w:p>
        </w:tc>
      </w:tr>
    </w:tbl>
    <w:p w14:paraId="0000094B" w14:textId="138E7EBD" w:rsidR="00D03AAE" w:rsidRPr="00EB42BE" w:rsidRDefault="00DF6B49" w:rsidP="00D03AAE">
      <w:pPr>
        <w:spacing w:after="0" w:line="240" w:lineRule="auto"/>
        <w:rPr>
          <w:rFonts w:ascii="Arial" w:eastAsia="Arial" w:hAnsi="Arial" w:cs="Arial"/>
        </w:rPr>
      </w:pPr>
      <w:r w:rsidRPr="00EB42BE">
        <w:rPr>
          <w:rFonts w:ascii="Arial" w:eastAsia="Arial" w:hAnsi="Arial" w:cs="Arial"/>
        </w:rPr>
        <w:t xml:space="preserve">The Chi-Squared value shows that this relationship is significant at the 0.10 level. We see that about 61.1 percent of females agree or strongly agree that they are regular customers at Walmart, while only 67.2 percent of males do. Correspondingly, about 19.4 percent of males disagree or strongly disagree that they are regular customers of Walmart, while 30% of females do. </w:t>
      </w:r>
      <w:r w:rsidR="00FC55FA" w:rsidRPr="00EB42BE">
        <w:rPr>
          <w:rFonts w:ascii="Arial" w:eastAsia="Arial" w:hAnsi="Arial" w:cs="Arial"/>
        </w:rPr>
        <w:t>There</w:t>
      </w:r>
      <w:r w:rsidRPr="00EB42BE">
        <w:rPr>
          <w:rFonts w:ascii="Arial" w:eastAsia="Arial" w:hAnsi="Arial" w:cs="Arial"/>
        </w:rPr>
        <w:t xml:space="preserve"> are gender segments in Walmart’s regular customer base.</w:t>
      </w:r>
    </w:p>
    <w:p w14:paraId="5CA0DF77" w14:textId="77777777" w:rsidR="00D03AAE" w:rsidRPr="00EB42BE" w:rsidRDefault="00D03AAE">
      <w:pPr>
        <w:rPr>
          <w:rFonts w:ascii="Arial" w:eastAsia="Arial" w:hAnsi="Arial" w:cs="Arial"/>
        </w:rPr>
      </w:pPr>
      <w:r w:rsidRPr="00EB42BE">
        <w:rPr>
          <w:rFonts w:ascii="Arial" w:eastAsia="Arial" w:hAnsi="Arial" w:cs="Arial"/>
        </w:rPr>
        <w:br w:type="page"/>
      </w:r>
    </w:p>
    <w:p w14:paraId="673AFF74" w14:textId="2815A1D4" w:rsidR="00D03AAE" w:rsidRPr="00EB42BE" w:rsidRDefault="00D03AAE" w:rsidP="00D03AAE">
      <w:pPr>
        <w:jc w:val="center"/>
        <w:rPr>
          <w:rFonts w:ascii="Arial" w:eastAsia="Arial" w:hAnsi="Arial" w:cs="Arial"/>
          <w:b/>
          <w:sz w:val="28"/>
          <w:szCs w:val="28"/>
        </w:rPr>
      </w:pPr>
      <w:r w:rsidRPr="00EB42BE">
        <w:rPr>
          <w:rFonts w:ascii="Arial" w:eastAsia="Arial" w:hAnsi="Arial" w:cs="Arial"/>
          <w:b/>
          <w:sz w:val="28"/>
          <w:szCs w:val="28"/>
        </w:rPr>
        <w:lastRenderedPageBreak/>
        <w:t>Chi-Squared Tests</w:t>
      </w:r>
    </w:p>
    <w:tbl>
      <w:tblPr>
        <w:tblW w:w="0" w:type="auto"/>
        <w:tblCellMar>
          <w:top w:w="15" w:type="dxa"/>
          <w:left w:w="15" w:type="dxa"/>
          <w:bottom w:w="15" w:type="dxa"/>
          <w:right w:w="15" w:type="dxa"/>
        </w:tblCellMar>
        <w:tblLook w:val="04A0" w:firstRow="1" w:lastRow="0" w:firstColumn="1" w:lastColumn="0" w:noHBand="0" w:noVBand="1"/>
      </w:tblPr>
      <w:tblGrid>
        <w:gridCol w:w="2473"/>
        <w:gridCol w:w="1483"/>
        <w:gridCol w:w="2695"/>
        <w:gridCol w:w="901"/>
        <w:gridCol w:w="901"/>
        <w:gridCol w:w="897"/>
      </w:tblGrid>
      <w:tr w:rsidR="00D03AAE" w:rsidRPr="00EB42BE" w14:paraId="114224E2" w14:textId="77777777" w:rsidTr="00D03AAE">
        <w:trPr>
          <w:trHeight w:val="306"/>
        </w:trPr>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5D66FEE6" w14:textId="77777777" w:rsidR="00D03AAE" w:rsidRPr="00EB42BE" w:rsidRDefault="00D03AAE" w:rsidP="00D03AAE">
            <w:pPr>
              <w:spacing w:after="0" w:line="240" w:lineRule="auto"/>
              <w:jc w:val="center"/>
              <w:rPr>
                <w:rFonts w:ascii="Arial" w:eastAsia="Times New Roman" w:hAnsi="Arial" w:cs="Arial"/>
                <w:sz w:val="24"/>
                <w:szCs w:val="24"/>
              </w:rPr>
            </w:pPr>
            <w:r w:rsidRPr="00EB42BE">
              <w:rPr>
                <w:rFonts w:ascii="Arial" w:eastAsia="Times New Roman" w:hAnsi="Arial" w:cs="Arial"/>
                <w:b/>
                <w:bCs/>
                <w:color w:val="000000"/>
              </w:rPr>
              <w:t>                                              I am a regular customer at Target.</w:t>
            </w:r>
          </w:p>
        </w:tc>
        <w:tc>
          <w:tcPr>
            <w:tcW w:w="0" w:type="auto"/>
            <w:gridSpan w:val="2"/>
            <w:tcBorders>
              <w:top w:val="single" w:sz="4" w:space="0" w:color="000000"/>
              <w:bottom w:val="single" w:sz="4" w:space="0" w:color="000000"/>
              <w:right w:val="single" w:sz="8" w:space="0" w:color="E0E0E0"/>
            </w:tcBorders>
            <w:shd w:val="clear" w:color="auto" w:fill="FFFFFF"/>
            <w:vAlign w:val="bottom"/>
            <w:hideMark/>
          </w:tcPr>
          <w:p w14:paraId="534D9DC3" w14:textId="77777777" w:rsidR="00D03AAE" w:rsidRPr="00EB42BE" w:rsidRDefault="00D03AAE" w:rsidP="00D03AAE">
            <w:pPr>
              <w:spacing w:after="0" w:line="240" w:lineRule="auto"/>
              <w:rPr>
                <w:rFonts w:ascii="Arial" w:eastAsia="Times New Roman" w:hAnsi="Arial" w:cs="Arial"/>
                <w:sz w:val="24"/>
                <w:szCs w:val="24"/>
              </w:rPr>
            </w:pPr>
          </w:p>
        </w:tc>
        <w:tc>
          <w:tcPr>
            <w:tcW w:w="0" w:type="auto"/>
            <w:tcBorders>
              <w:top w:val="single" w:sz="4" w:space="0" w:color="000000"/>
              <w:left w:val="single" w:sz="8" w:space="0" w:color="E0E0E0"/>
              <w:bottom w:val="single" w:sz="4" w:space="0" w:color="000000"/>
              <w:right w:val="single" w:sz="4" w:space="0" w:color="000000"/>
            </w:tcBorders>
            <w:shd w:val="clear" w:color="auto" w:fill="FFFFFF"/>
            <w:vAlign w:val="bottom"/>
            <w:hideMark/>
          </w:tcPr>
          <w:p w14:paraId="63AA245E" w14:textId="77777777" w:rsidR="00D03AAE" w:rsidRPr="00EB42BE" w:rsidRDefault="00D03AAE" w:rsidP="00D03AAE">
            <w:pPr>
              <w:spacing w:after="0" w:line="240" w:lineRule="auto"/>
              <w:rPr>
                <w:rFonts w:ascii="Arial" w:eastAsia="Times New Roman" w:hAnsi="Arial" w:cs="Arial"/>
                <w:sz w:val="24"/>
                <w:szCs w:val="24"/>
              </w:rPr>
            </w:pPr>
          </w:p>
        </w:tc>
      </w:tr>
      <w:tr w:rsidR="00D03AAE" w:rsidRPr="00EB42BE" w14:paraId="5AC5AE3D" w14:textId="77777777" w:rsidTr="00D03AAE">
        <w:trPr>
          <w:trHeight w:val="306"/>
        </w:trPr>
        <w:tc>
          <w:tcPr>
            <w:tcW w:w="0" w:type="auto"/>
            <w:gridSpan w:val="3"/>
            <w:vMerge w:val="restart"/>
            <w:tcBorders>
              <w:top w:val="single" w:sz="4" w:space="0" w:color="000000"/>
              <w:left w:val="single" w:sz="4" w:space="0" w:color="000000"/>
              <w:bottom w:val="single" w:sz="4" w:space="0" w:color="000000"/>
              <w:right w:val="single" w:sz="4" w:space="0" w:color="000000"/>
            </w:tcBorders>
            <w:shd w:val="clear" w:color="auto" w:fill="FFFFFF"/>
            <w:vAlign w:val="bottom"/>
            <w:hideMark/>
          </w:tcPr>
          <w:p w14:paraId="318DB9CF" w14:textId="77777777" w:rsidR="00D03AAE" w:rsidRPr="00EB42BE" w:rsidRDefault="00D03AAE" w:rsidP="00D03AAE">
            <w:pPr>
              <w:spacing w:after="0" w:line="240" w:lineRule="auto"/>
              <w:rPr>
                <w:rFonts w:ascii="Arial" w:eastAsia="Times New Roman" w:hAnsi="Arial" w:cs="Arial"/>
                <w:sz w:val="24"/>
                <w:szCs w:val="24"/>
              </w:rPr>
            </w:pPr>
          </w:p>
        </w:tc>
        <w:tc>
          <w:tcPr>
            <w:tcW w:w="0" w:type="auto"/>
            <w:gridSpan w:val="2"/>
            <w:tcBorders>
              <w:top w:val="single" w:sz="4" w:space="0" w:color="000000"/>
              <w:right w:val="single" w:sz="8" w:space="0" w:color="E0E0E0"/>
            </w:tcBorders>
            <w:shd w:val="clear" w:color="auto" w:fill="FFFFFF"/>
            <w:vAlign w:val="bottom"/>
            <w:hideMark/>
          </w:tcPr>
          <w:p w14:paraId="251E0D85" w14:textId="77777777" w:rsidR="00D03AAE" w:rsidRPr="00EB42BE" w:rsidRDefault="00D03AAE" w:rsidP="00D03AAE">
            <w:pPr>
              <w:spacing w:after="0" w:line="240" w:lineRule="auto"/>
              <w:ind w:left="60" w:right="60"/>
              <w:jc w:val="center"/>
              <w:rPr>
                <w:rFonts w:ascii="Arial" w:eastAsia="Times New Roman" w:hAnsi="Arial" w:cs="Arial"/>
                <w:sz w:val="24"/>
                <w:szCs w:val="24"/>
              </w:rPr>
            </w:pPr>
            <w:r w:rsidRPr="00EB42BE">
              <w:rPr>
                <w:rFonts w:ascii="Arial" w:eastAsia="Times New Roman" w:hAnsi="Arial" w:cs="Arial"/>
                <w:color w:val="000000"/>
              </w:rPr>
              <w:t>Gender Recoded</w:t>
            </w:r>
          </w:p>
        </w:tc>
        <w:tc>
          <w:tcPr>
            <w:tcW w:w="0" w:type="auto"/>
            <w:vMerge w:val="restart"/>
            <w:tcBorders>
              <w:top w:val="single" w:sz="4" w:space="0" w:color="000000"/>
              <w:left w:val="single" w:sz="8" w:space="0" w:color="E0E0E0"/>
              <w:bottom w:val="single" w:sz="4" w:space="0" w:color="000000"/>
              <w:right w:val="single" w:sz="4" w:space="0" w:color="000000"/>
            </w:tcBorders>
            <w:shd w:val="clear" w:color="auto" w:fill="FFFFFF"/>
            <w:vAlign w:val="bottom"/>
            <w:hideMark/>
          </w:tcPr>
          <w:p w14:paraId="0CF9808F" w14:textId="77777777" w:rsidR="00D03AAE" w:rsidRPr="00EB42BE" w:rsidRDefault="00D03AAE" w:rsidP="00D03AAE">
            <w:pPr>
              <w:spacing w:after="0" w:line="240" w:lineRule="auto"/>
              <w:ind w:left="60" w:right="60"/>
              <w:jc w:val="center"/>
              <w:rPr>
                <w:rFonts w:ascii="Arial" w:eastAsia="Times New Roman" w:hAnsi="Arial" w:cs="Arial"/>
                <w:sz w:val="24"/>
                <w:szCs w:val="24"/>
              </w:rPr>
            </w:pPr>
            <w:r w:rsidRPr="00EB42BE">
              <w:rPr>
                <w:rFonts w:ascii="Arial" w:eastAsia="Times New Roman" w:hAnsi="Arial" w:cs="Arial"/>
                <w:color w:val="000000"/>
              </w:rPr>
              <w:t>Total</w:t>
            </w:r>
          </w:p>
        </w:tc>
      </w:tr>
      <w:tr w:rsidR="00D03AAE" w:rsidRPr="00EB42BE" w14:paraId="4A4323EA" w14:textId="77777777" w:rsidTr="00D03AAE">
        <w:trPr>
          <w:trHeight w:val="306"/>
        </w:trPr>
        <w:tc>
          <w:tcPr>
            <w:tcW w:w="0" w:type="auto"/>
            <w:gridSpan w:val="3"/>
            <w:vMerge/>
            <w:tcBorders>
              <w:top w:val="single" w:sz="4" w:space="0" w:color="000000"/>
              <w:left w:val="single" w:sz="4" w:space="0" w:color="000000"/>
              <w:bottom w:val="single" w:sz="4" w:space="0" w:color="000000"/>
              <w:right w:val="single" w:sz="4" w:space="0" w:color="000000"/>
            </w:tcBorders>
            <w:vAlign w:val="center"/>
            <w:hideMark/>
          </w:tcPr>
          <w:p w14:paraId="6CBA2E27" w14:textId="77777777" w:rsidR="00D03AAE" w:rsidRPr="00EB42BE" w:rsidRDefault="00D03AAE" w:rsidP="00D03AAE">
            <w:pPr>
              <w:spacing w:after="0" w:line="240" w:lineRule="auto"/>
              <w:rPr>
                <w:rFonts w:ascii="Arial" w:eastAsia="Times New Roman" w:hAnsi="Arial" w:cs="Arial"/>
                <w:sz w:val="24"/>
                <w:szCs w:val="24"/>
              </w:rPr>
            </w:pPr>
          </w:p>
        </w:tc>
        <w:tc>
          <w:tcPr>
            <w:tcW w:w="0" w:type="auto"/>
            <w:tcBorders>
              <w:bottom w:val="single" w:sz="8" w:space="0" w:color="152935"/>
              <w:right w:val="single" w:sz="8" w:space="0" w:color="E0E0E0"/>
            </w:tcBorders>
            <w:shd w:val="clear" w:color="auto" w:fill="FFFFFF"/>
            <w:vAlign w:val="bottom"/>
            <w:hideMark/>
          </w:tcPr>
          <w:p w14:paraId="3D897FC2" w14:textId="77777777" w:rsidR="00D03AAE" w:rsidRPr="00EB42BE" w:rsidRDefault="00D03AAE" w:rsidP="00D03AAE">
            <w:pPr>
              <w:spacing w:after="0" w:line="240" w:lineRule="auto"/>
              <w:ind w:left="60" w:right="60"/>
              <w:jc w:val="center"/>
              <w:rPr>
                <w:rFonts w:ascii="Arial" w:eastAsia="Times New Roman" w:hAnsi="Arial" w:cs="Arial"/>
                <w:sz w:val="24"/>
                <w:szCs w:val="24"/>
              </w:rPr>
            </w:pPr>
            <w:r w:rsidRPr="00EB42BE">
              <w:rPr>
                <w:rFonts w:ascii="Arial" w:eastAsia="Times New Roman" w:hAnsi="Arial" w:cs="Arial"/>
                <w:color w:val="000000"/>
              </w:rPr>
              <w:t>Male</w:t>
            </w:r>
          </w:p>
        </w:tc>
        <w:tc>
          <w:tcPr>
            <w:tcW w:w="0" w:type="auto"/>
            <w:tcBorders>
              <w:left w:val="single" w:sz="8" w:space="0" w:color="E0E0E0"/>
              <w:bottom w:val="single" w:sz="8" w:space="0" w:color="152935"/>
              <w:right w:val="single" w:sz="8" w:space="0" w:color="E0E0E0"/>
            </w:tcBorders>
            <w:shd w:val="clear" w:color="auto" w:fill="FFFFFF"/>
            <w:vAlign w:val="bottom"/>
            <w:hideMark/>
          </w:tcPr>
          <w:p w14:paraId="5EF71D67" w14:textId="77777777" w:rsidR="00D03AAE" w:rsidRPr="00EB42BE" w:rsidRDefault="00D03AAE" w:rsidP="00D03AAE">
            <w:pPr>
              <w:spacing w:after="0" w:line="240" w:lineRule="auto"/>
              <w:ind w:left="60" w:right="60"/>
              <w:jc w:val="center"/>
              <w:rPr>
                <w:rFonts w:ascii="Arial" w:eastAsia="Times New Roman" w:hAnsi="Arial" w:cs="Arial"/>
                <w:sz w:val="24"/>
                <w:szCs w:val="24"/>
              </w:rPr>
            </w:pPr>
            <w:r w:rsidRPr="00EB42BE">
              <w:rPr>
                <w:rFonts w:ascii="Arial" w:eastAsia="Times New Roman" w:hAnsi="Arial" w:cs="Arial"/>
                <w:color w:val="000000"/>
              </w:rPr>
              <w:t>Female</w:t>
            </w:r>
          </w:p>
        </w:tc>
        <w:tc>
          <w:tcPr>
            <w:tcW w:w="0" w:type="auto"/>
            <w:vMerge/>
            <w:tcBorders>
              <w:top w:val="single" w:sz="4" w:space="0" w:color="000000"/>
              <w:left w:val="single" w:sz="8" w:space="0" w:color="E0E0E0"/>
              <w:bottom w:val="single" w:sz="4" w:space="0" w:color="000000"/>
              <w:right w:val="single" w:sz="4" w:space="0" w:color="000000"/>
            </w:tcBorders>
            <w:vAlign w:val="center"/>
            <w:hideMark/>
          </w:tcPr>
          <w:p w14:paraId="492FCFC9" w14:textId="77777777" w:rsidR="00D03AAE" w:rsidRPr="00EB42BE" w:rsidRDefault="00D03AAE" w:rsidP="00D03AAE">
            <w:pPr>
              <w:spacing w:after="0" w:line="240" w:lineRule="auto"/>
              <w:rPr>
                <w:rFonts w:ascii="Arial" w:eastAsia="Times New Roman" w:hAnsi="Arial" w:cs="Arial"/>
                <w:sz w:val="24"/>
                <w:szCs w:val="24"/>
              </w:rPr>
            </w:pPr>
          </w:p>
        </w:tc>
      </w:tr>
      <w:tr w:rsidR="00D03AAE" w:rsidRPr="00EB42BE" w14:paraId="417E109B" w14:textId="77777777" w:rsidTr="00D03AAE">
        <w:trPr>
          <w:trHeight w:val="115"/>
        </w:trPr>
        <w:tc>
          <w:tcPr>
            <w:tcW w:w="0" w:type="auto"/>
            <w:vMerge w:val="restart"/>
            <w:tcBorders>
              <w:top w:val="single" w:sz="8" w:space="0" w:color="152935"/>
              <w:left w:val="single" w:sz="4" w:space="0" w:color="000000"/>
              <w:bottom w:val="single" w:sz="8" w:space="0" w:color="152935"/>
            </w:tcBorders>
            <w:shd w:val="clear" w:color="auto" w:fill="E0E0E0"/>
            <w:hideMark/>
          </w:tcPr>
          <w:p w14:paraId="0CC5B64E"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Performance (Target): I am a regular customer at Target</w:t>
            </w:r>
          </w:p>
        </w:tc>
        <w:tc>
          <w:tcPr>
            <w:tcW w:w="0" w:type="auto"/>
            <w:vMerge w:val="restart"/>
            <w:tcBorders>
              <w:top w:val="single" w:sz="8" w:space="0" w:color="152935"/>
              <w:bottom w:val="single" w:sz="8" w:space="0" w:color="152935"/>
            </w:tcBorders>
            <w:shd w:val="clear" w:color="auto" w:fill="E0E0E0"/>
            <w:hideMark/>
          </w:tcPr>
          <w:p w14:paraId="17EF9033"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Strongly Disagree</w:t>
            </w:r>
          </w:p>
        </w:tc>
        <w:tc>
          <w:tcPr>
            <w:tcW w:w="0" w:type="auto"/>
            <w:tcBorders>
              <w:top w:val="single" w:sz="8" w:space="0" w:color="152935"/>
              <w:bottom w:val="single" w:sz="8" w:space="0" w:color="AEAEAE"/>
            </w:tcBorders>
            <w:shd w:val="clear" w:color="auto" w:fill="E0E0E0"/>
            <w:hideMark/>
          </w:tcPr>
          <w:p w14:paraId="5C7BC167"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Count</w:t>
            </w:r>
          </w:p>
        </w:tc>
        <w:tc>
          <w:tcPr>
            <w:tcW w:w="0" w:type="auto"/>
            <w:tcBorders>
              <w:top w:val="single" w:sz="8" w:space="0" w:color="152935"/>
              <w:bottom w:val="single" w:sz="8" w:space="0" w:color="AEAEAE"/>
              <w:right w:val="single" w:sz="8" w:space="0" w:color="E0E0E0"/>
            </w:tcBorders>
            <w:shd w:val="clear" w:color="auto" w:fill="F9F9FB"/>
            <w:hideMark/>
          </w:tcPr>
          <w:p w14:paraId="12B77432"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17</w:t>
            </w:r>
          </w:p>
        </w:tc>
        <w:tc>
          <w:tcPr>
            <w:tcW w:w="0" w:type="auto"/>
            <w:tcBorders>
              <w:top w:val="single" w:sz="8" w:space="0" w:color="152935"/>
              <w:left w:val="single" w:sz="8" w:space="0" w:color="E0E0E0"/>
              <w:bottom w:val="single" w:sz="8" w:space="0" w:color="AEAEAE"/>
              <w:right w:val="single" w:sz="8" w:space="0" w:color="E0E0E0"/>
            </w:tcBorders>
            <w:shd w:val="clear" w:color="auto" w:fill="F9F9FB"/>
            <w:hideMark/>
          </w:tcPr>
          <w:p w14:paraId="22F16B99"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19</w:t>
            </w:r>
          </w:p>
        </w:tc>
        <w:tc>
          <w:tcPr>
            <w:tcW w:w="0" w:type="auto"/>
            <w:tcBorders>
              <w:top w:val="single" w:sz="8" w:space="0" w:color="152935"/>
              <w:left w:val="single" w:sz="8" w:space="0" w:color="E0E0E0"/>
              <w:bottom w:val="single" w:sz="8" w:space="0" w:color="AEAEAE"/>
              <w:right w:val="single" w:sz="4" w:space="0" w:color="000000"/>
            </w:tcBorders>
            <w:shd w:val="clear" w:color="auto" w:fill="F9F9FB"/>
            <w:hideMark/>
          </w:tcPr>
          <w:p w14:paraId="22B9805C"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36</w:t>
            </w:r>
          </w:p>
        </w:tc>
      </w:tr>
      <w:tr w:rsidR="00D03AAE" w:rsidRPr="00EB42BE" w14:paraId="006B8D0E" w14:textId="77777777" w:rsidTr="00D03AAE">
        <w:trPr>
          <w:trHeight w:val="367"/>
        </w:trPr>
        <w:tc>
          <w:tcPr>
            <w:tcW w:w="0" w:type="auto"/>
            <w:vMerge/>
            <w:tcBorders>
              <w:top w:val="single" w:sz="8" w:space="0" w:color="152935"/>
              <w:left w:val="single" w:sz="4" w:space="0" w:color="000000"/>
              <w:bottom w:val="single" w:sz="8" w:space="0" w:color="152935"/>
            </w:tcBorders>
            <w:vAlign w:val="center"/>
            <w:hideMark/>
          </w:tcPr>
          <w:p w14:paraId="1C4FD337" w14:textId="77777777" w:rsidR="00D03AAE" w:rsidRPr="00EB42BE" w:rsidRDefault="00D03AAE" w:rsidP="00D03AAE">
            <w:pPr>
              <w:spacing w:after="0" w:line="240" w:lineRule="auto"/>
              <w:rPr>
                <w:rFonts w:ascii="Arial" w:eastAsia="Times New Roman" w:hAnsi="Arial" w:cs="Arial"/>
                <w:sz w:val="24"/>
                <w:szCs w:val="24"/>
              </w:rPr>
            </w:pPr>
          </w:p>
        </w:tc>
        <w:tc>
          <w:tcPr>
            <w:tcW w:w="0" w:type="auto"/>
            <w:vMerge/>
            <w:tcBorders>
              <w:top w:val="single" w:sz="8" w:space="0" w:color="152935"/>
              <w:bottom w:val="single" w:sz="8" w:space="0" w:color="152935"/>
            </w:tcBorders>
            <w:vAlign w:val="center"/>
            <w:hideMark/>
          </w:tcPr>
          <w:p w14:paraId="3D66B4B4" w14:textId="77777777" w:rsidR="00D03AAE" w:rsidRPr="00EB42BE" w:rsidRDefault="00D03AAE" w:rsidP="00D03AAE">
            <w:pPr>
              <w:spacing w:after="0" w:line="240" w:lineRule="auto"/>
              <w:rPr>
                <w:rFonts w:ascii="Arial" w:eastAsia="Times New Roman" w:hAnsi="Arial" w:cs="Arial"/>
                <w:sz w:val="24"/>
                <w:szCs w:val="24"/>
              </w:rPr>
            </w:pPr>
          </w:p>
        </w:tc>
        <w:tc>
          <w:tcPr>
            <w:tcW w:w="0" w:type="auto"/>
            <w:tcBorders>
              <w:top w:val="single" w:sz="8" w:space="0" w:color="AEAEAE"/>
              <w:bottom w:val="single" w:sz="8" w:space="0" w:color="AEAEAE"/>
            </w:tcBorders>
            <w:shd w:val="clear" w:color="auto" w:fill="E0E0E0"/>
            <w:hideMark/>
          </w:tcPr>
          <w:p w14:paraId="282F416C"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 within Performance (Target): I am a regular customer at Target</w:t>
            </w:r>
          </w:p>
        </w:tc>
        <w:tc>
          <w:tcPr>
            <w:tcW w:w="0" w:type="auto"/>
            <w:tcBorders>
              <w:top w:val="single" w:sz="8" w:space="0" w:color="AEAEAE"/>
              <w:bottom w:val="single" w:sz="8" w:space="0" w:color="AEAEAE"/>
              <w:right w:val="single" w:sz="8" w:space="0" w:color="E0E0E0"/>
            </w:tcBorders>
            <w:shd w:val="clear" w:color="auto" w:fill="F9F9FB"/>
            <w:hideMark/>
          </w:tcPr>
          <w:p w14:paraId="37ED9285"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47.2%</w:t>
            </w:r>
          </w:p>
        </w:tc>
        <w:tc>
          <w:tcPr>
            <w:tcW w:w="0" w:type="auto"/>
            <w:tcBorders>
              <w:top w:val="single" w:sz="8" w:space="0" w:color="AEAEAE"/>
              <w:left w:val="single" w:sz="8" w:space="0" w:color="E0E0E0"/>
              <w:bottom w:val="single" w:sz="8" w:space="0" w:color="AEAEAE"/>
              <w:right w:val="single" w:sz="8" w:space="0" w:color="E0E0E0"/>
            </w:tcBorders>
            <w:shd w:val="clear" w:color="auto" w:fill="F9F9FB"/>
            <w:hideMark/>
          </w:tcPr>
          <w:p w14:paraId="301ABA54"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52.8%</w:t>
            </w:r>
          </w:p>
        </w:tc>
        <w:tc>
          <w:tcPr>
            <w:tcW w:w="0" w:type="auto"/>
            <w:tcBorders>
              <w:top w:val="single" w:sz="8" w:space="0" w:color="AEAEAE"/>
              <w:left w:val="single" w:sz="8" w:space="0" w:color="E0E0E0"/>
              <w:bottom w:val="single" w:sz="8" w:space="0" w:color="AEAEAE"/>
              <w:right w:val="single" w:sz="4" w:space="0" w:color="000000"/>
            </w:tcBorders>
            <w:shd w:val="clear" w:color="auto" w:fill="F9F9FB"/>
            <w:hideMark/>
          </w:tcPr>
          <w:p w14:paraId="0C6B0355"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100.0%</w:t>
            </w:r>
          </w:p>
        </w:tc>
      </w:tr>
      <w:tr w:rsidR="00D03AAE" w:rsidRPr="00EB42BE" w14:paraId="10CF6A7C" w14:textId="77777777" w:rsidTr="00D03AAE">
        <w:trPr>
          <w:trHeight w:val="115"/>
        </w:trPr>
        <w:tc>
          <w:tcPr>
            <w:tcW w:w="0" w:type="auto"/>
            <w:vMerge/>
            <w:tcBorders>
              <w:top w:val="single" w:sz="8" w:space="0" w:color="152935"/>
              <w:left w:val="single" w:sz="4" w:space="0" w:color="000000"/>
              <w:bottom w:val="single" w:sz="8" w:space="0" w:color="152935"/>
            </w:tcBorders>
            <w:vAlign w:val="center"/>
            <w:hideMark/>
          </w:tcPr>
          <w:p w14:paraId="390EF5E7" w14:textId="77777777" w:rsidR="00D03AAE" w:rsidRPr="00EB42BE" w:rsidRDefault="00D03AAE" w:rsidP="00D03AAE">
            <w:pPr>
              <w:spacing w:after="0" w:line="240" w:lineRule="auto"/>
              <w:rPr>
                <w:rFonts w:ascii="Arial" w:eastAsia="Times New Roman" w:hAnsi="Arial" w:cs="Arial"/>
                <w:sz w:val="24"/>
                <w:szCs w:val="24"/>
              </w:rPr>
            </w:pPr>
          </w:p>
        </w:tc>
        <w:tc>
          <w:tcPr>
            <w:tcW w:w="0" w:type="auto"/>
            <w:vMerge/>
            <w:tcBorders>
              <w:top w:val="single" w:sz="8" w:space="0" w:color="152935"/>
              <w:bottom w:val="single" w:sz="8" w:space="0" w:color="152935"/>
            </w:tcBorders>
            <w:vAlign w:val="center"/>
            <w:hideMark/>
          </w:tcPr>
          <w:p w14:paraId="0DFC7205" w14:textId="77777777" w:rsidR="00D03AAE" w:rsidRPr="00EB42BE" w:rsidRDefault="00D03AAE" w:rsidP="00D03AAE">
            <w:pPr>
              <w:spacing w:after="0" w:line="240" w:lineRule="auto"/>
              <w:rPr>
                <w:rFonts w:ascii="Arial" w:eastAsia="Times New Roman" w:hAnsi="Arial" w:cs="Arial"/>
                <w:sz w:val="24"/>
                <w:szCs w:val="24"/>
              </w:rPr>
            </w:pPr>
          </w:p>
        </w:tc>
        <w:tc>
          <w:tcPr>
            <w:tcW w:w="0" w:type="auto"/>
            <w:tcBorders>
              <w:top w:val="single" w:sz="8" w:space="0" w:color="AEAEAE"/>
              <w:bottom w:val="single" w:sz="8" w:space="0" w:color="AEAEAE"/>
            </w:tcBorders>
            <w:shd w:val="clear" w:color="auto" w:fill="E0E0E0"/>
            <w:hideMark/>
          </w:tcPr>
          <w:p w14:paraId="28AED341"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 within Gender Recoded</w:t>
            </w:r>
          </w:p>
        </w:tc>
        <w:tc>
          <w:tcPr>
            <w:tcW w:w="0" w:type="auto"/>
            <w:tcBorders>
              <w:top w:val="single" w:sz="8" w:space="0" w:color="AEAEAE"/>
              <w:bottom w:val="single" w:sz="8" w:space="0" w:color="AEAEAE"/>
              <w:right w:val="single" w:sz="8" w:space="0" w:color="E0E0E0"/>
            </w:tcBorders>
            <w:shd w:val="clear" w:color="auto" w:fill="F9F9FB"/>
            <w:hideMark/>
          </w:tcPr>
          <w:p w14:paraId="55EB293F"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12.9%</w:t>
            </w:r>
          </w:p>
        </w:tc>
        <w:tc>
          <w:tcPr>
            <w:tcW w:w="0" w:type="auto"/>
            <w:tcBorders>
              <w:top w:val="single" w:sz="8" w:space="0" w:color="AEAEAE"/>
              <w:left w:val="single" w:sz="8" w:space="0" w:color="E0E0E0"/>
              <w:bottom w:val="single" w:sz="8" w:space="0" w:color="AEAEAE"/>
              <w:right w:val="single" w:sz="8" w:space="0" w:color="E0E0E0"/>
            </w:tcBorders>
            <w:shd w:val="clear" w:color="auto" w:fill="F9F9FB"/>
            <w:hideMark/>
          </w:tcPr>
          <w:p w14:paraId="399A3E6A"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7.9%</w:t>
            </w:r>
          </w:p>
        </w:tc>
        <w:tc>
          <w:tcPr>
            <w:tcW w:w="0" w:type="auto"/>
            <w:tcBorders>
              <w:top w:val="single" w:sz="8" w:space="0" w:color="AEAEAE"/>
              <w:left w:val="single" w:sz="8" w:space="0" w:color="E0E0E0"/>
              <w:bottom w:val="single" w:sz="8" w:space="0" w:color="AEAEAE"/>
              <w:right w:val="single" w:sz="4" w:space="0" w:color="000000"/>
            </w:tcBorders>
            <w:shd w:val="clear" w:color="auto" w:fill="F9F9FB"/>
            <w:hideMark/>
          </w:tcPr>
          <w:p w14:paraId="6D592AE4"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9.6%</w:t>
            </w:r>
          </w:p>
        </w:tc>
      </w:tr>
      <w:tr w:rsidR="00D03AAE" w:rsidRPr="00EB42BE" w14:paraId="689E68CF" w14:textId="77777777" w:rsidTr="00D03AAE">
        <w:trPr>
          <w:trHeight w:val="60"/>
        </w:trPr>
        <w:tc>
          <w:tcPr>
            <w:tcW w:w="0" w:type="auto"/>
            <w:vMerge/>
            <w:tcBorders>
              <w:top w:val="single" w:sz="8" w:space="0" w:color="152935"/>
              <w:left w:val="single" w:sz="4" w:space="0" w:color="000000"/>
              <w:bottom w:val="single" w:sz="8" w:space="0" w:color="152935"/>
            </w:tcBorders>
            <w:vAlign w:val="center"/>
            <w:hideMark/>
          </w:tcPr>
          <w:p w14:paraId="0034E20E" w14:textId="77777777" w:rsidR="00D03AAE" w:rsidRPr="00EB42BE" w:rsidRDefault="00D03AAE" w:rsidP="00D03AAE">
            <w:pPr>
              <w:spacing w:after="0" w:line="240" w:lineRule="auto"/>
              <w:rPr>
                <w:rFonts w:ascii="Arial" w:eastAsia="Times New Roman" w:hAnsi="Arial" w:cs="Arial"/>
                <w:sz w:val="24"/>
                <w:szCs w:val="24"/>
              </w:rPr>
            </w:pPr>
          </w:p>
        </w:tc>
        <w:tc>
          <w:tcPr>
            <w:tcW w:w="0" w:type="auto"/>
            <w:vMerge w:val="restart"/>
            <w:tcBorders>
              <w:top w:val="single" w:sz="8" w:space="0" w:color="AEAEAE"/>
              <w:bottom w:val="single" w:sz="8" w:space="0" w:color="AEAEAE"/>
            </w:tcBorders>
            <w:shd w:val="clear" w:color="auto" w:fill="E0E0E0"/>
            <w:hideMark/>
          </w:tcPr>
          <w:p w14:paraId="07D0DFBF"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Disagree</w:t>
            </w:r>
          </w:p>
        </w:tc>
        <w:tc>
          <w:tcPr>
            <w:tcW w:w="0" w:type="auto"/>
            <w:tcBorders>
              <w:top w:val="single" w:sz="8" w:space="0" w:color="AEAEAE"/>
              <w:bottom w:val="single" w:sz="8" w:space="0" w:color="AEAEAE"/>
            </w:tcBorders>
            <w:shd w:val="clear" w:color="auto" w:fill="E0E0E0"/>
            <w:hideMark/>
          </w:tcPr>
          <w:p w14:paraId="73245FC0"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Count</w:t>
            </w:r>
          </w:p>
        </w:tc>
        <w:tc>
          <w:tcPr>
            <w:tcW w:w="0" w:type="auto"/>
            <w:tcBorders>
              <w:top w:val="single" w:sz="8" w:space="0" w:color="AEAEAE"/>
              <w:bottom w:val="single" w:sz="8" w:space="0" w:color="AEAEAE"/>
              <w:right w:val="single" w:sz="8" w:space="0" w:color="E0E0E0"/>
            </w:tcBorders>
            <w:shd w:val="clear" w:color="auto" w:fill="F9F9FB"/>
            <w:hideMark/>
          </w:tcPr>
          <w:p w14:paraId="557A4E43"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46</w:t>
            </w:r>
          </w:p>
        </w:tc>
        <w:tc>
          <w:tcPr>
            <w:tcW w:w="0" w:type="auto"/>
            <w:tcBorders>
              <w:top w:val="single" w:sz="8" w:space="0" w:color="AEAEAE"/>
              <w:left w:val="single" w:sz="8" w:space="0" w:color="E0E0E0"/>
              <w:bottom w:val="single" w:sz="8" w:space="0" w:color="AEAEAE"/>
              <w:right w:val="single" w:sz="8" w:space="0" w:color="E0E0E0"/>
            </w:tcBorders>
            <w:shd w:val="clear" w:color="auto" w:fill="F9F9FB"/>
            <w:hideMark/>
          </w:tcPr>
          <w:p w14:paraId="50194545"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42</w:t>
            </w:r>
          </w:p>
        </w:tc>
        <w:tc>
          <w:tcPr>
            <w:tcW w:w="0" w:type="auto"/>
            <w:tcBorders>
              <w:top w:val="single" w:sz="8" w:space="0" w:color="AEAEAE"/>
              <w:left w:val="single" w:sz="8" w:space="0" w:color="E0E0E0"/>
              <w:bottom w:val="single" w:sz="8" w:space="0" w:color="AEAEAE"/>
              <w:right w:val="single" w:sz="4" w:space="0" w:color="000000"/>
            </w:tcBorders>
            <w:shd w:val="clear" w:color="auto" w:fill="F9F9FB"/>
            <w:hideMark/>
          </w:tcPr>
          <w:p w14:paraId="7483353D"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88</w:t>
            </w:r>
          </w:p>
        </w:tc>
      </w:tr>
      <w:tr w:rsidR="00D03AAE" w:rsidRPr="00EB42BE" w14:paraId="5B9C03A7" w14:textId="77777777" w:rsidTr="00D03AAE">
        <w:trPr>
          <w:trHeight w:val="385"/>
        </w:trPr>
        <w:tc>
          <w:tcPr>
            <w:tcW w:w="0" w:type="auto"/>
            <w:vMerge/>
            <w:tcBorders>
              <w:top w:val="single" w:sz="8" w:space="0" w:color="152935"/>
              <w:left w:val="single" w:sz="4" w:space="0" w:color="000000"/>
              <w:bottom w:val="single" w:sz="8" w:space="0" w:color="152935"/>
            </w:tcBorders>
            <w:vAlign w:val="center"/>
            <w:hideMark/>
          </w:tcPr>
          <w:p w14:paraId="2027AC96" w14:textId="77777777" w:rsidR="00D03AAE" w:rsidRPr="00EB42BE" w:rsidRDefault="00D03AAE" w:rsidP="00D03AAE">
            <w:pPr>
              <w:spacing w:after="0" w:line="240" w:lineRule="auto"/>
              <w:rPr>
                <w:rFonts w:ascii="Arial" w:eastAsia="Times New Roman" w:hAnsi="Arial" w:cs="Arial"/>
                <w:sz w:val="24"/>
                <w:szCs w:val="24"/>
              </w:rPr>
            </w:pPr>
          </w:p>
        </w:tc>
        <w:tc>
          <w:tcPr>
            <w:tcW w:w="0" w:type="auto"/>
            <w:vMerge/>
            <w:tcBorders>
              <w:top w:val="single" w:sz="8" w:space="0" w:color="AEAEAE"/>
              <w:bottom w:val="single" w:sz="8" w:space="0" w:color="AEAEAE"/>
            </w:tcBorders>
            <w:vAlign w:val="center"/>
            <w:hideMark/>
          </w:tcPr>
          <w:p w14:paraId="2D14B2BC" w14:textId="77777777" w:rsidR="00D03AAE" w:rsidRPr="00EB42BE" w:rsidRDefault="00D03AAE" w:rsidP="00D03AAE">
            <w:pPr>
              <w:spacing w:after="0" w:line="240" w:lineRule="auto"/>
              <w:rPr>
                <w:rFonts w:ascii="Arial" w:eastAsia="Times New Roman" w:hAnsi="Arial" w:cs="Arial"/>
                <w:sz w:val="24"/>
                <w:szCs w:val="24"/>
              </w:rPr>
            </w:pPr>
          </w:p>
        </w:tc>
        <w:tc>
          <w:tcPr>
            <w:tcW w:w="0" w:type="auto"/>
            <w:tcBorders>
              <w:top w:val="single" w:sz="8" w:space="0" w:color="AEAEAE"/>
              <w:bottom w:val="single" w:sz="8" w:space="0" w:color="AEAEAE"/>
            </w:tcBorders>
            <w:shd w:val="clear" w:color="auto" w:fill="E0E0E0"/>
            <w:hideMark/>
          </w:tcPr>
          <w:p w14:paraId="0E19B1A3"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 within Performance (Target): I am a regular customer at Target</w:t>
            </w:r>
          </w:p>
        </w:tc>
        <w:tc>
          <w:tcPr>
            <w:tcW w:w="0" w:type="auto"/>
            <w:tcBorders>
              <w:top w:val="single" w:sz="8" w:space="0" w:color="AEAEAE"/>
              <w:bottom w:val="single" w:sz="8" w:space="0" w:color="AEAEAE"/>
              <w:right w:val="single" w:sz="8" w:space="0" w:color="E0E0E0"/>
            </w:tcBorders>
            <w:shd w:val="clear" w:color="auto" w:fill="F9F9FB"/>
            <w:hideMark/>
          </w:tcPr>
          <w:p w14:paraId="0AC07DCE"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52.3%</w:t>
            </w:r>
          </w:p>
        </w:tc>
        <w:tc>
          <w:tcPr>
            <w:tcW w:w="0" w:type="auto"/>
            <w:tcBorders>
              <w:top w:val="single" w:sz="8" w:space="0" w:color="AEAEAE"/>
              <w:left w:val="single" w:sz="8" w:space="0" w:color="E0E0E0"/>
              <w:bottom w:val="single" w:sz="8" w:space="0" w:color="AEAEAE"/>
              <w:right w:val="single" w:sz="8" w:space="0" w:color="E0E0E0"/>
            </w:tcBorders>
            <w:shd w:val="clear" w:color="auto" w:fill="F9F9FB"/>
            <w:hideMark/>
          </w:tcPr>
          <w:p w14:paraId="15A6F52C"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47.7%</w:t>
            </w:r>
          </w:p>
        </w:tc>
        <w:tc>
          <w:tcPr>
            <w:tcW w:w="0" w:type="auto"/>
            <w:tcBorders>
              <w:top w:val="single" w:sz="8" w:space="0" w:color="AEAEAE"/>
              <w:left w:val="single" w:sz="8" w:space="0" w:color="E0E0E0"/>
              <w:bottom w:val="single" w:sz="8" w:space="0" w:color="AEAEAE"/>
              <w:right w:val="single" w:sz="4" w:space="0" w:color="000000"/>
            </w:tcBorders>
            <w:shd w:val="clear" w:color="auto" w:fill="F9F9FB"/>
            <w:hideMark/>
          </w:tcPr>
          <w:p w14:paraId="41184857"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100.0%</w:t>
            </w:r>
          </w:p>
        </w:tc>
      </w:tr>
      <w:tr w:rsidR="00D03AAE" w:rsidRPr="00EB42BE" w14:paraId="702D75A5" w14:textId="77777777" w:rsidTr="00D03AAE">
        <w:trPr>
          <w:trHeight w:val="60"/>
        </w:trPr>
        <w:tc>
          <w:tcPr>
            <w:tcW w:w="0" w:type="auto"/>
            <w:vMerge/>
            <w:tcBorders>
              <w:top w:val="single" w:sz="8" w:space="0" w:color="152935"/>
              <w:left w:val="single" w:sz="4" w:space="0" w:color="000000"/>
              <w:bottom w:val="single" w:sz="8" w:space="0" w:color="152935"/>
            </w:tcBorders>
            <w:vAlign w:val="center"/>
            <w:hideMark/>
          </w:tcPr>
          <w:p w14:paraId="0B44F38A" w14:textId="77777777" w:rsidR="00D03AAE" w:rsidRPr="00EB42BE" w:rsidRDefault="00D03AAE" w:rsidP="00D03AAE">
            <w:pPr>
              <w:spacing w:after="0" w:line="240" w:lineRule="auto"/>
              <w:rPr>
                <w:rFonts w:ascii="Arial" w:eastAsia="Times New Roman" w:hAnsi="Arial" w:cs="Arial"/>
                <w:sz w:val="24"/>
                <w:szCs w:val="24"/>
              </w:rPr>
            </w:pPr>
          </w:p>
        </w:tc>
        <w:tc>
          <w:tcPr>
            <w:tcW w:w="0" w:type="auto"/>
            <w:vMerge/>
            <w:tcBorders>
              <w:top w:val="single" w:sz="8" w:space="0" w:color="AEAEAE"/>
              <w:bottom w:val="single" w:sz="8" w:space="0" w:color="AEAEAE"/>
            </w:tcBorders>
            <w:vAlign w:val="center"/>
            <w:hideMark/>
          </w:tcPr>
          <w:p w14:paraId="6F3FAEC0" w14:textId="77777777" w:rsidR="00D03AAE" w:rsidRPr="00EB42BE" w:rsidRDefault="00D03AAE" w:rsidP="00D03AAE">
            <w:pPr>
              <w:spacing w:after="0" w:line="240" w:lineRule="auto"/>
              <w:rPr>
                <w:rFonts w:ascii="Arial" w:eastAsia="Times New Roman" w:hAnsi="Arial" w:cs="Arial"/>
                <w:sz w:val="24"/>
                <w:szCs w:val="24"/>
              </w:rPr>
            </w:pPr>
          </w:p>
        </w:tc>
        <w:tc>
          <w:tcPr>
            <w:tcW w:w="0" w:type="auto"/>
            <w:tcBorders>
              <w:top w:val="single" w:sz="8" w:space="0" w:color="AEAEAE"/>
              <w:bottom w:val="single" w:sz="8" w:space="0" w:color="AEAEAE"/>
            </w:tcBorders>
            <w:shd w:val="clear" w:color="auto" w:fill="E0E0E0"/>
            <w:hideMark/>
          </w:tcPr>
          <w:p w14:paraId="791FEFBC"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 within Gender Recoded</w:t>
            </w:r>
          </w:p>
        </w:tc>
        <w:tc>
          <w:tcPr>
            <w:tcW w:w="0" w:type="auto"/>
            <w:tcBorders>
              <w:top w:val="single" w:sz="8" w:space="0" w:color="AEAEAE"/>
              <w:bottom w:val="single" w:sz="8" w:space="0" w:color="AEAEAE"/>
              <w:right w:val="single" w:sz="8" w:space="0" w:color="E0E0E0"/>
            </w:tcBorders>
            <w:shd w:val="clear" w:color="auto" w:fill="F9F9FB"/>
            <w:hideMark/>
          </w:tcPr>
          <w:p w14:paraId="593D0664"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34.8%</w:t>
            </w:r>
          </w:p>
        </w:tc>
        <w:tc>
          <w:tcPr>
            <w:tcW w:w="0" w:type="auto"/>
            <w:tcBorders>
              <w:top w:val="single" w:sz="8" w:space="0" w:color="AEAEAE"/>
              <w:left w:val="single" w:sz="8" w:space="0" w:color="E0E0E0"/>
              <w:bottom w:val="single" w:sz="8" w:space="0" w:color="AEAEAE"/>
              <w:right w:val="single" w:sz="8" w:space="0" w:color="E0E0E0"/>
            </w:tcBorders>
            <w:shd w:val="clear" w:color="auto" w:fill="F9F9FB"/>
            <w:hideMark/>
          </w:tcPr>
          <w:p w14:paraId="152B175A"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17.4%</w:t>
            </w:r>
          </w:p>
        </w:tc>
        <w:tc>
          <w:tcPr>
            <w:tcW w:w="0" w:type="auto"/>
            <w:tcBorders>
              <w:top w:val="single" w:sz="8" w:space="0" w:color="AEAEAE"/>
              <w:left w:val="single" w:sz="8" w:space="0" w:color="E0E0E0"/>
              <w:bottom w:val="single" w:sz="8" w:space="0" w:color="AEAEAE"/>
              <w:right w:val="single" w:sz="4" w:space="0" w:color="000000"/>
            </w:tcBorders>
            <w:shd w:val="clear" w:color="auto" w:fill="F9F9FB"/>
            <w:hideMark/>
          </w:tcPr>
          <w:p w14:paraId="312B9630"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23.5%</w:t>
            </w:r>
          </w:p>
        </w:tc>
      </w:tr>
      <w:tr w:rsidR="00D03AAE" w:rsidRPr="00EB42BE" w14:paraId="5216FFC8" w14:textId="77777777" w:rsidTr="00D03AAE">
        <w:trPr>
          <w:trHeight w:val="60"/>
        </w:trPr>
        <w:tc>
          <w:tcPr>
            <w:tcW w:w="0" w:type="auto"/>
            <w:vMerge/>
            <w:tcBorders>
              <w:top w:val="single" w:sz="8" w:space="0" w:color="152935"/>
              <w:left w:val="single" w:sz="4" w:space="0" w:color="000000"/>
              <w:bottom w:val="single" w:sz="8" w:space="0" w:color="152935"/>
            </w:tcBorders>
            <w:vAlign w:val="center"/>
            <w:hideMark/>
          </w:tcPr>
          <w:p w14:paraId="1B071C5A" w14:textId="77777777" w:rsidR="00D03AAE" w:rsidRPr="00EB42BE" w:rsidRDefault="00D03AAE" w:rsidP="00D03AAE">
            <w:pPr>
              <w:spacing w:after="0" w:line="240" w:lineRule="auto"/>
              <w:rPr>
                <w:rFonts w:ascii="Arial" w:eastAsia="Times New Roman" w:hAnsi="Arial" w:cs="Arial"/>
                <w:sz w:val="24"/>
                <w:szCs w:val="24"/>
              </w:rPr>
            </w:pPr>
          </w:p>
        </w:tc>
        <w:tc>
          <w:tcPr>
            <w:tcW w:w="0" w:type="auto"/>
            <w:vMerge w:val="restart"/>
            <w:tcBorders>
              <w:top w:val="single" w:sz="8" w:space="0" w:color="AEAEAE"/>
              <w:bottom w:val="single" w:sz="8" w:space="0" w:color="AEAEAE"/>
            </w:tcBorders>
            <w:shd w:val="clear" w:color="auto" w:fill="E0E0E0"/>
            <w:hideMark/>
          </w:tcPr>
          <w:p w14:paraId="7AD76143"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Neither Agree nor Disagree</w:t>
            </w:r>
          </w:p>
        </w:tc>
        <w:tc>
          <w:tcPr>
            <w:tcW w:w="0" w:type="auto"/>
            <w:tcBorders>
              <w:top w:val="single" w:sz="8" w:space="0" w:color="AEAEAE"/>
              <w:bottom w:val="single" w:sz="8" w:space="0" w:color="AEAEAE"/>
            </w:tcBorders>
            <w:shd w:val="clear" w:color="auto" w:fill="E0E0E0"/>
            <w:hideMark/>
          </w:tcPr>
          <w:p w14:paraId="33BB4CDD"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Count</w:t>
            </w:r>
          </w:p>
        </w:tc>
        <w:tc>
          <w:tcPr>
            <w:tcW w:w="0" w:type="auto"/>
            <w:tcBorders>
              <w:top w:val="single" w:sz="8" w:space="0" w:color="AEAEAE"/>
              <w:bottom w:val="single" w:sz="8" w:space="0" w:color="AEAEAE"/>
              <w:right w:val="single" w:sz="8" w:space="0" w:color="E0E0E0"/>
            </w:tcBorders>
            <w:shd w:val="clear" w:color="auto" w:fill="F9F9FB"/>
            <w:hideMark/>
          </w:tcPr>
          <w:p w14:paraId="33808823"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20</w:t>
            </w:r>
          </w:p>
        </w:tc>
        <w:tc>
          <w:tcPr>
            <w:tcW w:w="0" w:type="auto"/>
            <w:tcBorders>
              <w:top w:val="single" w:sz="8" w:space="0" w:color="AEAEAE"/>
              <w:left w:val="single" w:sz="8" w:space="0" w:color="E0E0E0"/>
              <w:bottom w:val="single" w:sz="8" w:space="0" w:color="AEAEAE"/>
              <w:right w:val="single" w:sz="8" w:space="0" w:color="E0E0E0"/>
            </w:tcBorders>
            <w:shd w:val="clear" w:color="auto" w:fill="F9F9FB"/>
            <w:hideMark/>
          </w:tcPr>
          <w:p w14:paraId="64F375FD"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23</w:t>
            </w:r>
          </w:p>
        </w:tc>
        <w:tc>
          <w:tcPr>
            <w:tcW w:w="0" w:type="auto"/>
            <w:tcBorders>
              <w:top w:val="single" w:sz="8" w:space="0" w:color="AEAEAE"/>
              <w:left w:val="single" w:sz="8" w:space="0" w:color="E0E0E0"/>
              <w:bottom w:val="single" w:sz="8" w:space="0" w:color="AEAEAE"/>
              <w:right w:val="single" w:sz="4" w:space="0" w:color="000000"/>
            </w:tcBorders>
            <w:shd w:val="clear" w:color="auto" w:fill="F9F9FB"/>
            <w:hideMark/>
          </w:tcPr>
          <w:p w14:paraId="6B024B7E"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43</w:t>
            </w:r>
          </w:p>
        </w:tc>
      </w:tr>
      <w:tr w:rsidR="00D03AAE" w:rsidRPr="00EB42BE" w14:paraId="5BE2CB21" w14:textId="77777777" w:rsidTr="00D03AAE">
        <w:trPr>
          <w:trHeight w:val="320"/>
        </w:trPr>
        <w:tc>
          <w:tcPr>
            <w:tcW w:w="0" w:type="auto"/>
            <w:vMerge/>
            <w:tcBorders>
              <w:top w:val="single" w:sz="8" w:space="0" w:color="152935"/>
              <w:left w:val="single" w:sz="4" w:space="0" w:color="000000"/>
              <w:bottom w:val="single" w:sz="8" w:space="0" w:color="152935"/>
            </w:tcBorders>
            <w:vAlign w:val="center"/>
            <w:hideMark/>
          </w:tcPr>
          <w:p w14:paraId="575F81C8" w14:textId="77777777" w:rsidR="00D03AAE" w:rsidRPr="00EB42BE" w:rsidRDefault="00D03AAE" w:rsidP="00D03AAE">
            <w:pPr>
              <w:spacing w:after="0" w:line="240" w:lineRule="auto"/>
              <w:rPr>
                <w:rFonts w:ascii="Arial" w:eastAsia="Times New Roman" w:hAnsi="Arial" w:cs="Arial"/>
                <w:sz w:val="24"/>
                <w:szCs w:val="24"/>
              </w:rPr>
            </w:pPr>
          </w:p>
        </w:tc>
        <w:tc>
          <w:tcPr>
            <w:tcW w:w="0" w:type="auto"/>
            <w:vMerge/>
            <w:tcBorders>
              <w:top w:val="single" w:sz="8" w:space="0" w:color="AEAEAE"/>
              <w:bottom w:val="single" w:sz="8" w:space="0" w:color="AEAEAE"/>
            </w:tcBorders>
            <w:vAlign w:val="center"/>
            <w:hideMark/>
          </w:tcPr>
          <w:p w14:paraId="0602C59A" w14:textId="77777777" w:rsidR="00D03AAE" w:rsidRPr="00EB42BE" w:rsidRDefault="00D03AAE" w:rsidP="00D03AAE">
            <w:pPr>
              <w:spacing w:after="0" w:line="240" w:lineRule="auto"/>
              <w:rPr>
                <w:rFonts w:ascii="Arial" w:eastAsia="Times New Roman" w:hAnsi="Arial" w:cs="Arial"/>
                <w:sz w:val="24"/>
                <w:szCs w:val="24"/>
              </w:rPr>
            </w:pPr>
          </w:p>
        </w:tc>
        <w:tc>
          <w:tcPr>
            <w:tcW w:w="0" w:type="auto"/>
            <w:tcBorders>
              <w:top w:val="single" w:sz="8" w:space="0" w:color="AEAEAE"/>
              <w:bottom w:val="single" w:sz="8" w:space="0" w:color="AEAEAE"/>
            </w:tcBorders>
            <w:shd w:val="clear" w:color="auto" w:fill="E0E0E0"/>
            <w:hideMark/>
          </w:tcPr>
          <w:p w14:paraId="336366A9"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 within Performance (Target): I am a regular customer at Target</w:t>
            </w:r>
          </w:p>
        </w:tc>
        <w:tc>
          <w:tcPr>
            <w:tcW w:w="0" w:type="auto"/>
            <w:tcBorders>
              <w:top w:val="single" w:sz="8" w:space="0" w:color="AEAEAE"/>
              <w:bottom w:val="single" w:sz="8" w:space="0" w:color="AEAEAE"/>
              <w:right w:val="single" w:sz="8" w:space="0" w:color="E0E0E0"/>
            </w:tcBorders>
            <w:shd w:val="clear" w:color="auto" w:fill="F9F9FB"/>
            <w:hideMark/>
          </w:tcPr>
          <w:p w14:paraId="07662057"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46.5%</w:t>
            </w:r>
          </w:p>
        </w:tc>
        <w:tc>
          <w:tcPr>
            <w:tcW w:w="0" w:type="auto"/>
            <w:tcBorders>
              <w:top w:val="single" w:sz="8" w:space="0" w:color="AEAEAE"/>
              <w:left w:val="single" w:sz="8" w:space="0" w:color="E0E0E0"/>
              <w:bottom w:val="single" w:sz="8" w:space="0" w:color="AEAEAE"/>
              <w:right w:val="single" w:sz="8" w:space="0" w:color="E0E0E0"/>
            </w:tcBorders>
            <w:shd w:val="clear" w:color="auto" w:fill="F9F9FB"/>
            <w:hideMark/>
          </w:tcPr>
          <w:p w14:paraId="73F34CE5"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53.5%</w:t>
            </w:r>
          </w:p>
        </w:tc>
        <w:tc>
          <w:tcPr>
            <w:tcW w:w="0" w:type="auto"/>
            <w:tcBorders>
              <w:top w:val="single" w:sz="8" w:space="0" w:color="AEAEAE"/>
              <w:left w:val="single" w:sz="8" w:space="0" w:color="E0E0E0"/>
              <w:bottom w:val="single" w:sz="8" w:space="0" w:color="AEAEAE"/>
              <w:right w:val="single" w:sz="4" w:space="0" w:color="000000"/>
            </w:tcBorders>
            <w:shd w:val="clear" w:color="auto" w:fill="F9F9FB"/>
            <w:hideMark/>
          </w:tcPr>
          <w:p w14:paraId="57D9DC3C"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100.0%</w:t>
            </w:r>
          </w:p>
        </w:tc>
      </w:tr>
      <w:tr w:rsidR="00D03AAE" w:rsidRPr="00EB42BE" w14:paraId="0ACF7CFB" w14:textId="77777777" w:rsidTr="00D03AAE">
        <w:trPr>
          <w:trHeight w:val="60"/>
        </w:trPr>
        <w:tc>
          <w:tcPr>
            <w:tcW w:w="0" w:type="auto"/>
            <w:vMerge/>
            <w:tcBorders>
              <w:top w:val="single" w:sz="8" w:space="0" w:color="152935"/>
              <w:left w:val="single" w:sz="4" w:space="0" w:color="000000"/>
              <w:bottom w:val="single" w:sz="8" w:space="0" w:color="152935"/>
            </w:tcBorders>
            <w:vAlign w:val="center"/>
            <w:hideMark/>
          </w:tcPr>
          <w:p w14:paraId="269788F5" w14:textId="77777777" w:rsidR="00D03AAE" w:rsidRPr="00EB42BE" w:rsidRDefault="00D03AAE" w:rsidP="00D03AAE">
            <w:pPr>
              <w:spacing w:after="0" w:line="240" w:lineRule="auto"/>
              <w:rPr>
                <w:rFonts w:ascii="Arial" w:eastAsia="Times New Roman" w:hAnsi="Arial" w:cs="Arial"/>
                <w:sz w:val="24"/>
                <w:szCs w:val="24"/>
              </w:rPr>
            </w:pPr>
          </w:p>
        </w:tc>
        <w:tc>
          <w:tcPr>
            <w:tcW w:w="0" w:type="auto"/>
            <w:vMerge/>
            <w:tcBorders>
              <w:top w:val="single" w:sz="8" w:space="0" w:color="AEAEAE"/>
              <w:bottom w:val="single" w:sz="8" w:space="0" w:color="AEAEAE"/>
            </w:tcBorders>
            <w:vAlign w:val="center"/>
            <w:hideMark/>
          </w:tcPr>
          <w:p w14:paraId="1E6DDBEC" w14:textId="77777777" w:rsidR="00D03AAE" w:rsidRPr="00EB42BE" w:rsidRDefault="00D03AAE" w:rsidP="00D03AAE">
            <w:pPr>
              <w:spacing w:after="0" w:line="240" w:lineRule="auto"/>
              <w:rPr>
                <w:rFonts w:ascii="Arial" w:eastAsia="Times New Roman" w:hAnsi="Arial" w:cs="Arial"/>
                <w:sz w:val="24"/>
                <w:szCs w:val="24"/>
              </w:rPr>
            </w:pPr>
          </w:p>
        </w:tc>
        <w:tc>
          <w:tcPr>
            <w:tcW w:w="0" w:type="auto"/>
            <w:tcBorders>
              <w:top w:val="single" w:sz="8" w:space="0" w:color="AEAEAE"/>
              <w:bottom w:val="single" w:sz="8" w:space="0" w:color="AEAEAE"/>
            </w:tcBorders>
            <w:shd w:val="clear" w:color="auto" w:fill="E0E0E0"/>
            <w:hideMark/>
          </w:tcPr>
          <w:p w14:paraId="779ABA0F"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 within Gender Recoded</w:t>
            </w:r>
          </w:p>
        </w:tc>
        <w:tc>
          <w:tcPr>
            <w:tcW w:w="0" w:type="auto"/>
            <w:tcBorders>
              <w:top w:val="single" w:sz="8" w:space="0" w:color="AEAEAE"/>
              <w:bottom w:val="single" w:sz="8" w:space="0" w:color="AEAEAE"/>
              <w:right w:val="single" w:sz="8" w:space="0" w:color="E0E0E0"/>
            </w:tcBorders>
            <w:shd w:val="clear" w:color="auto" w:fill="F9F9FB"/>
            <w:hideMark/>
          </w:tcPr>
          <w:p w14:paraId="05E0BCAD"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15.2%</w:t>
            </w:r>
          </w:p>
        </w:tc>
        <w:tc>
          <w:tcPr>
            <w:tcW w:w="0" w:type="auto"/>
            <w:tcBorders>
              <w:top w:val="single" w:sz="8" w:space="0" w:color="AEAEAE"/>
              <w:left w:val="single" w:sz="8" w:space="0" w:color="E0E0E0"/>
              <w:bottom w:val="single" w:sz="8" w:space="0" w:color="AEAEAE"/>
              <w:right w:val="single" w:sz="8" w:space="0" w:color="E0E0E0"/>
            </w:tcBorders>
            <w:shd w:val="clear" w:color="auto" w:fill="F9F9FB"/>
            <w:hideMark/>
          </w:tcPr>
          <w:p w14:paraId="19B2E9A1"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9.5%</w:t>
            </w:r>
          </w:p>
        </w:tc>
        <w:tc>
          <w:tcPr>
            <w:tcW w:w="0" w:type="auto"/>
            <w:tcBorders>
              <w:top w:val="single" w:sz="8" w:space="0" w:color="AEAEAE"/>
              <w:left w:val="single" w:sz="8" w:space="0" w:color="E0E0E0"/>
              <w:bottom w:val="single" w:sz="8" w:space="0" w:color="AEAEAE"/>
              <w:right w:val="single" w:sz="4" w:space="0" w:color="000000"/>
            </w:tcBorders>
            <w:shd w:val="clear" w:color="auto" w:fill="F9F9FB"/>
            <w:hideMark/>
          </w:tcPr>
          <w:p w14:paraId="7FB9827A"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11.5%</w:t>
            </w:r>
          </w:p>
        </w:tc>
      </w:tr>
      <w:tr w:rsidR="00D03AAE" w:rsidRPr="00EB42BE" w14:paraId="49833C64" w14:textId="77777777" w:rsidTr="00D03AAE">
        <w:trPr>
          <w:trHeight w:val="60"/>
        </w:trPr>
        <w:tc>
          <w:tcPr>
            <w:tcW w:w="0" w:type="auto"/>
            <w:vMerge/>
            <w:tcBorders>
              <w:top w:val="single" w:sz="8" w:space="0" w:color="152935"/>
              <w:left w:val="single" w:sz="4" w:space="0" w:color="000000"/>
              <w:bottom w:val="single" w:sz="8" w:space="0" w:color="152935"/>
            </w:tcBorders>
            <w:vAlign w:val="center"/>
            <w:hideMark/>
          </w:tcPr>
          <w:p w14:paraId="54FA69FF" w14:textId="77777777" w:rsidR="00D03AAE" w:rsidRPr="00EB42BE" w:rsidRDefault="00D03AAE" w:rsidP="00D03AAE">
            <w:pPr>
              <w:spacing w:after="0" w:line="240" w:lineRule="auto"/>
              <w:rPr>
                <w:rFonts w:ascii="Arial" w:eastAsia="Times New Roman" w:hAnsi="Arial" w:cs="Arial"/>
                <w:sz w:val="24"/>
                <w:szCs w:val="24"/>
              </w:rPr>
            </w:pPr>
          </w:p>
        </w:tc>
        <w:tc>
          <w:tcPr>
            <w:tcW w:w="0" w:type="auto"/>
            <w:vMerge w:val="restart"/>
            <w:tcBorders>
              <w:top w:val="single" w:sz="8" w:space="0" w:color="AEAEAE"/>
              <w:bottom w:val="single" w:sz="8" w:space="0" w:color="AEAEAE"/>
            </w:tcBorders>
            <w:shd w:val="clear" w:color="auto" w:fill="E0E0E0"/>
            <w:hideMark/>
          </w:tcPr>
          <w:p w14:paraId="25C13A0C"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Agree</w:t>
            </w:r>
          </w:p>
        </w:tc>
        <w:tc>
          <w:tcPr>
            <w:tcW w:w="0" w:type="auto"/>
            <w:tcBorders>
              <w:top w:val="single" w:sz="8" w:space="0" w:color="AEAEAE"/>
              <w:bottom w:val="single" w:sz="8" w:space="0" w:color="AEAEAE"/>
            </w:tcBorders>
            <w:shd w:val="clear" w:color="auto" w:fill="E0E0E0"/>
            <w:hideMark/>
          </w:tcPr>
          <w:p w14:paraId="00DCB31C"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Count</w:t>
            </w:r>
          </w:p>
        </w:tc>
        <w:tc>
          <w:tcPr>
            <w:tcW w:w="0" w:type="auto"/>
            <w:tcBorders>
              <w:top w:val="single" w:sz="8" w:space="0" w:color="AEAEAE"/>
              <w:bottom w:val="single" w:sz="8" w:space="0" w:color="AEAEAE"/>
              <w:right w:val="single" w:sz="8" w:space="0" w:color="E0E0E0"/>
            </w:tcBorders>
            <w:shd w:val="clear" w:color="auto" w:fill="F9F9FB"/>
            <w:hideMark/>
          </w:tcPr>
          <w:p w14:paraId="2DCFD6FF"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39</w:t>
            </w:r>
          </w:p>
        </w:tc>
        <w:tc>
          <w:tcPr>
            <w:tcW w:w="0" w:type="auto"/>
            <w:tcBorders>
              <w:top w:val="single" w:sz="8" w:space="0" w:color="AEAEAE"/>
              <w:left w:val="single" w:sz="8" w:space="0" w:color="E0E0E0"/>
              <w:bottom w:val="single" w:sz="8" w:space="0" w:color="AEAEAE"/>
              <w:right w:val="single" w:sz="8" w:space="0" w:color="E0E0E0"/>
            </w:tcBorders>
            <w:shd w:val="clear" w:color="auto" w:fill="F9F9FB"/>
            <w:hideMark/>
          </w:tcPr>
          <w:p w14:paraId="1977B35B"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86</w:t>
            </w:r>
          </w:p>
        </w:tc>
        <w:tc>
          <w:tcPr>
            <w:tcW w:w="0" w:type="auto"/>
            <w:tcBorders>
              <w:top w:val="single" w:sz="8" w:space="0" w:color="AEAEAE"/>
              <w:left w:val="single" w:sz="8" w:space="0" w:color="E0E0E0"/>
              <w:bottom w:val="single" w:sz="8" w:space="0" w:color="AEAEAE"/>
              <w:right w:val="single" w:sz="4" w:space="0" w:color="000000"/>
            </w:tcBorders>
            <w:shd w:val="clear" w:color="auto" w:fill="F9F9FB"/>
            <w:hideMark/>
          </w:tcPr>
          <w:p w14:paraId="20286A50"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125</w:t>
            </w:r>
          </w:p>
        </w:tc>
      </w:tr>
      <w:tr w:rsidR="00D03AAE" w:rsidRPr="00EB42BE" w14:paraId="6AF26ADD" w14:textId="77777777" w:rsidTr="00D03AAE">
        <w:trPr>
          <w:trHeight w:val="320"/>
        </w:trPr>
        <w:tc>
          <w:tcPr>
            <w:tcW w:w="0" w:type="auto"/>
            <w:vMerge/>
            <w:tcBorders>
              <w:top w:val="single" w:sz="8" w:space="0" w:color="152935"/>
              <w:left w:val="single" w:sz="4" w:space="0" w:color="000000"/>
              <w:bottom w:val="single" w:sz="8" w:space="0" w:color="152935"/>
            </w:tcBorders>
            <w:vAlign w:val="center"/>
            <w:hideMark/>
          </w:tcPr>
          <w:p w14:paraId="4AB0A8CC" w14:textId="77777777" w:rsidR="00D03AAE" w:rsidRPr="00EB42BE" w:rsidRDefault="00D03AAE" w:rsidP="00D03AAE">
            <w:pPr>
              <w:spacing w:after="0" w:line="240" w:lineRule="auto"/>
              <w:rPr>
                <w:rFonts w:ascii="Arial" w:eastAsia="Times New Roman" w:hAnsi="Arial" w:cs="Arial"/>
                <w:sz w:val="24"/>
                <w:szCs w:val="24"/>
              </w:rPr>
            </w:pPr>
          </w:p>
        </w:tc>
        <w:tc>
          <w:tcPr>
            <w:tcW w:w="0" w:type="auto"/>
            <w:vMerge/>
            <w:tcBorders>
              <w:top w:val="single" w:sz="8" w:space="0" w:color="AEAEAE"/>
              <w:bottom w:val="single" w:sz="8" w:space="0" w:color="AEAEAE"/>
            </w:tcBorders>
            <w:vAlign w:val="center"/>
            <w:hideMark/>
          </w:tcPr>
          <w:p w14:paraId="764881CF" w14:textId="77777777" w:rsidR="00D03AAE" w:rsidRPr="00EB42BE" w:rsidRDefault="00D03AAE" w:rsidP="00D03AAE">
            <w:pPr>
              <w:spacing w:after="0" w:line="240" w:lineRule="auto"/>
              <w:rPr>
                <w:rFonts w:ascii="Arial" w:eastAsia="Times New Roman" w:hAnsi="Arial" w:cs="Arial"/>
                <w:sz w:val="24"/>
                <w:szCs w:val="24"/>
              </w:rPr>
            </w:pPr>
          </w:p>
        </w:tc>
        <w:tc>
          <w:tcPr>
            <w:tcW w:w="0" w:type="auto"/>
            <w:tcBorders>
              <w:top w:val="single" w:sz="8" w:space="0" w:color="AEAEAE"/>
              <w:bottom w:val="single" w:sz="8" w:space="0" w:color="AEAEAE"/>
            </w:tcBorders>
            <w:shd w:val="clear" w:color="auto" w:fill="E0E0E0"/>
            <w:hideMark/>
          </w:tcPr>
          <w:p w14:paraId="56A8CB06"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 within Performance (Target): I am a regular customer at Target</w:t>
            </w:r>
          </w:p>
        </w:tc>
        <w:tc>
          <w:tcPr>
            <w:tcW w:w="0" w:type="auto"/>
            <w:tcBorders>
              <w:top w:val="single" w:sz="8" w:space="0" w:color="AEAEAE"/>
              <w:bottom w:val="single" w:sz="8" w:space="0" w:color="AEAEAE"/>
              <w:right w:val="single" w:sz="8" w:space="0" w:color="E0E0E0"/>
            </w:tcBorders>
            <w:shd w:val="clear" w:color="auto" w:fill="F9F9FB"/>
            <w:hideMark/>
          </w:tcPr>
          <w:p w14:paraId="24818384"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31.2%</w:t>
            </w:r>
          </w:p>
        </w:tc>
        <w:tc>
          <w:tcPr>
            <w:tcW w:w="0" w:type="auto"/>
            <w:tcBorders>
              <w:top w:val="single" w:sz="8" w:space="0" w:color="AEAEAE"/>
              <w:left w:val="single" w:sz="8" w:space="0" w:color="E0E0E0"/>
              <w:bottom w:val="single" w:sz="8" w:space="0" w:color="AEAEAE"/>
              <w:right w:val="single" w:sz="8" w:space="0" w:color="E0E0E0"/>
            </w:tcBorders>
            <w:shd w:val="clear" w:color="auto" w:fill="F9F9FB"/>
            <w:hideMark/>
          </w:tcPr>
          <w:p w14:paraId="179F2CBB"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68.8%</w:t>
            </w:r>
          </w:p>
        </w:tc>
        <w:tc>
          <w:tcPr>
            <w:tcW w:w="0" w:type="auto"/>
            <w:tcBorders>
              <w:top w:val="single" w:sz="8" w:space="0" w:color="AEAEAE"/>
              <w:left w:val="single" w:sz="8" w:space="0" w:color="E0E0E0"/>
              <w:bottom w:val="single" w:sz="8" w:space="0" w:color="AEAEAE"/>
              <w:right w:val="single" w:sz="4" w:space="0" w:color="000000"/>
            </w:tcBorders>
            <w:shd w:val="clear" w:color="auto" w:fill="F9F9FB"/>
            <w:hideMark/>
          </w:tcPr>
          <w:p w14:paraId="5083CA3D"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100.0%</w:t>
            </w:r>
          </w:p>
        </w:tc>
      </w:tr>
      <w:tr w:rsidR="00D03AAE" w:rsidRPr="00EB42BE" w14:paraId="3E5A1988" w14:textId="77777777" w:rsidTr="00D03AAE">
        <w:trPr>
          <w:trHeight w:val="60"/>
        </w:trPr>
        <w:tc>
          <w:tcPr>
            <w:tcW w:w="0" w:type="auto"/>
            <w:vMerge/>
            <w:tcBorders>
              <w:top w:val="single" w:sz="8" w:space="0" w:color="152935"/>
              <w:left w:val="single" w:sz="4" w:space="0" w:color="000000"/>
              <w:bottom w:val="single" w:sz="8" w:space="0" w:color="152935"/>
            </w:tcBorders>
            <w:vAlign w:val="center"/>
            <w:hideMark/>
          </w:tcPr>
          <w:p w14:paraId="70FA7EEB" w14:textId="77777777" w:rsidR="00D03AAE" w:rsidRPr="00EB42BE" w:rsidRDefault="00D03AAE" w:rsidP="00D03AAE">
            <w:pPr>
              <w:spacing w:after="0" w:line="240" w:lineRule="auto"/>
              <w:rPr>
                <w:rFonts w:ascii="Arial" w:eastAsia="Times New Roman" w:hAnsi="Arial" w:cs="Arial"/>
                <w:sz w:val="24"/>
                <w:szCs w:val="24"/>
              </w:rPr>
            </w:pPr>
          </w:p>
        </w:tc>
        <w:tc>
          <w:tcPr>
            <w:tcW w:w="0" w:type="auto"/>
            <w:vMerge/>
            <w:tcBorders>
              <w:top w:val="single" w:sz="8" w:space="0" w:color="AEAEAE"/>
              <w:bottom w:val="single" w:sz="8" w:space="0" w:color="AEAEAE"/>
            </w:tcBorders>
            <w:vAlign w:val="center"/>
            <w:hideMark/>
          </w:tcPr>
          <w:p w14:paraId="54E3E718" w14:textId="77777777" w:rsidR="00D03AAE" w:rsidRPr="00EB42BE" w:rsidRDefault="00D03AAE" w:rsidP="00D03AAE">
            <w:pPr>
              <w:spacing w:after="0" w:line="240" w:lineRule="auto"/>
              <w:rPr>
                <w:rFonts w:ascii="Arial" w:eastAsia="Times New Roman" w:hAnsi="Arial" w:cs="Arial"/>
                <w:sz w:val="24"/>
                <w:szCs w:val="24"/>
              </w:rPr>
            </w:pPr>
          </w:p>
        </w:tc>
        <w:tc>
          <w:tcPr>
            <w:tcW w:w="0" w:type="auto"/>
            <w:tcBorders>
              <w:top w:val="single" w:sz="8" w:space="0" w:color="AEAEAE"/>
              <w:bottom w:val="single" w:sz="8" w:space="0" w:color="AEAEAE"/>
            </w:tcBorders>
            <w:shd w:val="clear" w:color="auto" w:fill="E0E0E0"/>
            <w:hideMark/>
          </w:tcPr>
          <w:p w14:paraId="462568F2"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 within Gender Recoded</w:t>
            </w:r>
          </w:p>
        </w:tc>
        <w:tc>
          <w:tcPr>
            <w:tcW w:w="0" w:type="auto"/>
            <w:tcBorders>
              <w:top w:val="single" w:sz="8" w:space="0" w:color="AEAEAE"/>
              <w:bottom w:val="single" w:sz="8" w:space="0" w:color="AEAEAE"/>
              <w:right w:val="single" w:sz="8" w:space="0" w:color="E0E0E0"/>
            </w:tcBorders>
            <w:shd w:val="clear" w:color="auto" w:fill="auto"/>
            <w:hideMark/>
          </w:tcPr>
          <w:p w14:paraId="2437F4F7"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highlight w:val="cyan"/>
              </w:rPr>
              <w:t>29.5%</w:t>
            </w:r>
          </w:p>
        </w:tc>
        <w:tc>
          <w:tcPr>
            <w:tcW w:w="0" w:type="auto"/>
            <w:tcBorders>
              <w:top w:val="single" w:sz="8" w:space="0" w:color="AEAEAE"/>
              <w:left w:val="single" w:sz="8" w:space="0" w:color="E0E0E0"/>
              <w:bottom w:val="single" w:sz="8" w:space="0" w:color="AEAEAE"/>
              <w:right w:val="single" w:sz="8" w:space="0" w:color="E0E0E0"/>
            </w:tcBorders>
            <w:shd w:val="clear" w:color="auto" w:fill="auto"/>
            <w:hideMark/>
          </w:tcPr>
          <w:p w14:paraId="11BD7489"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highlight w:val="yellow"/>
              </w:rPr>
              <w:t>35.5%</w:t>
            </w:r>
          </w:p>
        </w:tc>
        <w:tc>
          <w:tcPr>
            <w:tcW w:w="0" w:type="auto"/>
            <w:tcBorders>
              <w:top w:val="single" w:sz="8" w:space="0" w:color="AEAEAE"/>
              <w:left w:val="single" w:sz="8" w:space="0" w:color="E0E0E0"/>
              <w:bottom w:val="single" w:sz="8" w:space="0" w:color="AEAEAE"/>
              <w:right w:val="single" w:sz="4" w:space="0" w:color="000000"/>
            </w:tcBorders>
            <w:shd w:val="clear" w:color="auto" w:fill="F9F9FB"/>
            <w:hideMark/>
          </w:tcPr>
          <w:p w14:paraId="2C2C6637"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33.4%</w:t>
            </w:r>
          </w:p>
        </w:tc>
      </w:tr>
      <w:tr w:rsidR="00D03AAE" w:rsidRPr="00EB42BE" w14:paraId="3DF64E52" w14:textId="77777777" w:rsidTr="00D03AAE">
        <w:trPr>
          <w:trHeight w:val="60"/>
        </w:trPr>
        <w:tc>
          <w:tcPr>
            <w:tcW w:w="0" w:type="auto"/>
            <w:vMerge/>
            <w:tcBorders>
              <w:top w:val="single" w:sz="8" w:space="0" w:color="152935"/>
              <w:left w:val="single" w:sz="4" w:space="0" w:color="000000"/>
              <w:bottom w:val="single" w:sz="8" w:space="0" w:color="152935"/>
            </w:tcBorders>
            <w:vAlign w:val="center"/>
            <w:hideMark/>
          </w:tcPr>
          <w:p w14:paraId="2192502C" w14:textId="77777777" w:rsidR="00D03AAE" w:rsidRPr="00EB42BE" w:rsidRDefault="00D03AAE" w:rsidP="00D03AAE">
            <w:pPr>
              <w:spacing w:after="0" w:line="240" w:lineRule="auto"/>
              <w:rPr>
                <w:rFonts w:ascii="Arial" w:eastAsia="Times New Roman" w:hAnsi="Arial" w:cs="Arial"/>
                <w:sz w:val="24"/>
                <w:szCs w:val="24"/>
              </w:rPr>
            </w:pPr>
          </w:p>
        </w:tc>
        <w:tc>
          <w:tcPr>
            <w:tcW w:w="0" w:type="auto"/>
            <w:vMerge w:val="restart"/>
            <w:tcBorders>
              <w:top w:val="single" w:sz="8" w:space="0" w:color="AEAEAE"/>
              <w:bottom w:val="single" w:sz="8" w:space="0" w:color="AEAEAE"/>
            </w:tcBorders>
            <w:shd w:val="clear" w:color="auto" w:fill="E0E0E0"/>
            <w:hideMark/>
          </w:tcPr>
          <w:p w14:paraId="051A72B1"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Strongly Agree</w:t>
            </w:r>
          </w:p>
        </w:tc>
        <w:tc>
          <w:tcPr>
            <w:tcW w:w="0" w:type="auto"/>
            <w:tcBorders>
              <w:top w:val="single" w:sz="8" w:space="0" w:color="AEAEAE"/>
              <w:bottom w:val="single" w:sz="8" w:space="0" w:color="AEAEAE"/>
            </w:tcBorders>
            <w:shd w:val="clear" w:color="auto" w:fill="E0E0E0"/>
            <w:hideMark/>
          </w:tcPr>
          <w:p w14:paraId="62AEA772"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Count</w:t>
            </w:r>
          </w:p>
        </w:tc>
        <w:tc>
          <w:tcPr>
            <w:tcW w:w="0" w:type="auto"/>
            <w:tcBorders>
              <w:top w:val="single" w:sz="8" w:space="0" w:color="AEAEAE"/>
              <w:bottom w:val="single" w:sz="8" w:space="0" w:color="AEAEAE"/>
              <w:right w:val="single" w:sz="8" w:space="0" w:color="E0E0E0"/>
            </w:tcBorders>
            <w:shd w:val="clear" w:color="auto" w:fill="F9F9FB"/>
            <w:hideMark/>
          </w:tcPr>
          <w:p w14:paraId="615AB4A0"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10</w:t>
            </w:r>
          </w:p>
        </w:tc>
        <w:tc>
          <w:tcPr>
            <w:tcW w:w="0" w:type="auto"/>
            <w:tcBorders>
              <w:top w:val="single" w:sz="8" w:space="0" w:color="AEAEAE"/>
              <w:left w:val="single" w:sz="8" w:space="0" w:color="E0E0E0"/>
              <w:bottom w:val="single" w:sz="8" w:space="0" w:color="AEAEAE"/>
              <w:right w:val="single" w:sz="8" w:space="0" w:color="E0E0E0"/>
            </w:tcBorders>
            <w:shd w:val="clear" w:color="auto" w:fill="F9F9FB"/>
            <w:hideMark/>
          </w:tcPr>
          <w:p w14:paraId="6FD053C3"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72</w:t>
            </w:r>
          </w:p>
        </w:tc>
        <w:tc>
          <w:tcPr>
            <w:tcW w:w="0" w:type="auto"/>
            <w:tcBorders>
              <w:top w:val="single" w:sz="8" w:space="0" w:color="AEAEAE"/>
              <w:left w:val="single" w:sz="8" w:space="0" w:color="E0E0E0"/>
              <w:bottom w:val="single" w:sz="8" w:space="0" w:color="AEAEAE"/>
              <w:right w:val="single" w:sz="4" w:space="0" w:color="000000"/>
            </w:tcBorders>
            <w:shd w:val="clear" w:color="auto" w:fill="F9F9FB"/>
            <w:hideMark/>
          </w:tcPr>
          <w:p w14:paraId="262A406D"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82</w:t>
            </w:r>
          </w:p>
        </w:tc>
      </w:tr>
      <w:tr w:rsidR="00D03AAE" w:rsidRPr="00EB42BE" w14:paraId="78C0BB78" w14:textId="77777777" w:rsidTr="00D03AAE">
        <w:trPr>
          <w:trHeight w:val="320"/>
        </w:trPr>
        <w:tc>
          <w:tcPr>
            <w:tcW w:w="0" w:type="auto"/>
            <w:vMerge/>
            <w:tcBorders>
              <w:top w:val="single" w:sz="8" w:space="0" w:color="152935"/>
              <w:left w:val="single" w:sz="4" w:space="0" w:color="000000"/>
              <w:bottom w:val="single" w:sz="8" w:space="0" w:color="152935"/>
            </w:tcBorders>
            <w:vAlign w:val="center"/>
            <w:hideMark/>
          </w:tcPr>
          <w:p w14:paraId="2D276686" w14:textId="77777777" w:rsidR="00D03AAE" w:rsidRPr="00EB42BE" w:rsidRDefault="00D03AAE" w:rsidP="00D03AAE">
            <w:pPr>
              <w:spacing w:after="0" w:line="240" w:lineRule="auto"/>
              <w:rPr>
                <w:rFonts w:ascii="Arial" w:eastAsia="Times New Roman" w:hAnsi="Arial" w:cs="Arial"/>
                <w:sz w:val="24"/>
                <w:szCs w:val="24"/>
              </w:rPr>
            </w:pPr>
          </w:p>
        </w:tc>
        <w:tc>
          <w:tcPr>
            <w:tcW w:w="0" w:type="auto"/>
            <w:vMerge/>
            <w:tcBorders>
              <w:top w:val="single" w:sz="8" w:space="0" w:color="AEAEAE"/>
              <w:bottom w:val="single" w:sz="8" w:space="0" w:color="AEAEAE"/>
            </w:tcBorders>
            <w:vAlign w:val="center"/>
            <w:hideMark/>
          </w:tcPr>
          <w:p w14:paraId="5B94E823" w14:textId="77777777" w:rsidR="00D03AAE" w:rsidRPr="00EB42BE" w:rsidRDefault="00D03AAE" w:rsidP="00D03AAE">
            <w:pPr>
              <w:spacing w:after="0" w:line="240" w:lineRule="auto"/>
              <w:rPr>
                <w:rFonts w:ascii="Arial" w:eastAsia="Times New Roman" w:hAnsi="Arial" w:cs="Arial"/>
                <w:sz w:val="24"/>
                <w:szCs w:val="24"/>
              </w:rPr>
            </w:pPr>
          </w:p>
        </w:tc>
        <w:tc>
          <w:tcPr>
            <w:tcW w:w="0" w:type="auto"/>
            <w:tcBorders>
              <w:top w:val="single" w:sz="8" w:space="0" w:color="AEAEAE"/>
              <w:bottom w:val="single" w:sz="8" w:space="0" w:color="AEAEAE"/>
            </w:tcBorders>
            <w:shd w:val="clear" w:color="auto" w:fill="E0E0E0"/>
            <w:hideMark/>
          </w:tcPr>
          <w:p w14:paraId="7A9A6F29"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 within Performance (Target): I am a regular customer at Target</w:t>
            </w:r>
          </w:p>
        </w:tc>
        <w:tc>
          <w:tcPr>
            <w:tcW w:w="0" w:type="auto"/>
            <w:tcBorders>
              <w:top w:val="single" w:sz="8" w:space="0" w:color="AEAEAE"/>
              <w:bottom w:val="single" w:sz="8" w:space="0" w:color="AEAEAE"/>
              <w:right w:val="single" w:sz="8" w:space="0" w:color="E0E0E0"/>
            </w:tcBorders>
            <w:shd w:val="clear" w:color="auto" w:fill="F9F9FB"/>
            <w:hideMark/>
          </w:tcPr>
          <w:p w14:paraId="11A7800B"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12.2%</w:t>
            </w:r>
          </w:p>
        </w:tc>
        <w:tc>
          <w:tcPr>
            <w:tcW w:w="0" w:type="auto"/>
            <w:tcBorders>
              <w:top w:val="single" w:sz="8" w:space="0" w:color="AEAEAE"/>
              <w:left w:val="single" w:sz="8" w:space="0" w:color="E0E0E0"/>
              <w:bottom w:val="single" w:sz="8" w:space="0" w:color="AEAEAE"/>
              <w:right w:val="single" w:sz="8" w:space="0" w:color="E0E0E0"/>
            </w:tcBorders>
            <w:shd w:val="clear" w:color="auto" w:fill="F9F9FB"/>
            <w:hideMark/>
          </w:tcPr>
          <w:p w14:paraId="61E7DB1E"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87.8%</w:t>
            </w:r>
          </w:p>
        </w:tc>
        <w:tc>
          <w:tcPr>
            <w:tcW w:w="0" w:type="auto"/>
            <w:tcBorders>
              <w:top w:val="single" w:sz="8" w:space="0" w:color="AEAEAE"/>
              <w:left w:val="single" w:sz="8" w:space="0" w:color="E0E0E0"/>
              <w:bottom w:val="single" w:sz="8" w:space="0" w:color="AEAEAE"/>
              <w:right w:val="single" w:sz="4" w:space="0" w:color="000000"/>
            </w:tcBorders>
            <w:shd w:val="clear" w:color="auto" w:fill="F9F9FB"/>
            <w:hideMark/>
          </w:tcPr>
          <w:p w14:paraId="16CE05C9"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100.0%</w:t>
            </w:r>
          </w:p>
        </w:tc>
      </w:tr>
      <w:tr w:rsidR="00D03AAE" w:rsidRPr="00EB42BE" w14:paraId="2F167508" w14:textId="77777777" w:rsidTr="00D03AAE">
        <w:trPr>
          <w:trHeight w:val="60"/>
        </w:trPr>
        <w:tc>
          <w:tcPr>
            <w:tcW w:w="0" w:type="auto"/>
            <w:vMerge/>
            <w:tcBorders>
              <w:top w:val="single" w:sz="8" w:space="0" w:color="152935"/>
              <w:left w:val="single" w:sz="4" w:space="0" w:color="000000"/>
              <w:bottom w:val="single" w:sz="8" w:space="0" w:color="152935"/>
            </w:tcBorders>
            <w:vAlign w:val="center"/>
            <w:hideMark/>
          </w:tcPr>
          <w:p w14:paraId="14E4E76D" w14:textId="77777777" w:rsidR="00D03AAE" w:rsidRPr="00EB42BE" w:rsidRDefault="00D03AAE" w:rsidP="00D03AAE">
            <w:pPr>
              <w:spacing w:after="0" w:line="240" w:lineRule="auto"/>
              <w:rPr>
                <w:rFonts w:ascii="Arial" w:eastAsia="Times New Roman" w:hAnsi="Arial" w:cs="Arial"/>
                <w:sz w:val="24"/>
                <w:szCs w:val="24"/>
              </w:rPr>
            </w:pPr>
          </w:p>
        </w:tc>
        <w:tc>
          <w:tcPr>
            <w:tcW w:w="0" w:type="auto"/>
            <w:vMerge/>
            <w:tcBorders>
              <w:top w:val="single" w:sz="8" w:space="0" w:color="AEAEAE"/>
              <w:bottom w:val="single" w:sz="8" w:space="0" w:color="AEAEAE"/>
            </w:tcBorders>
            <w:vAlign w:val="center"/>
            <w:hideMark/>
          </w:tcPr>
          <w:p w14:paraId="2C8F0BC1" w14:textId="77777777" w:rsidR="00D03AAE" w:rsidRPr="00EB42BE" w:rsidRDefault="00D03AAE" w:rsidP="00D03AAE">
            <w:pPr>
              <w:spacing w:after="0" w:line="240" w:lineRule="auto"/>
              <w:rPr>
                <w:rFonts w:ascii="Arial" w:eastAsia="Times New Roman" w:hAnsi="Arial" w:cs="Arial"/>
                <w:sz w:val="24"/>
                <w:szCs w:val="24"/>
              </w:rPr>
            </w:pPr>
          </w:p>
        </w:tc>
        <w:tc>
          <w:tcPr>
            <w:tcW w:w="0" w:type="auto"/>
            <w:tcBorders>
              <w:top w:val="single" w:sz="8" w:space="0" w:color="AEAEAE"/>
              <w:bottom w:val="single" w:sz="8" w:space="0" w:color="AEAEAE"/>
            </w:tcBorders>
            <w:shd w:val="clear" w:color="auto" w:fill="E0E0E0"/>
            <w:hideMark/>
          </w:tcPr>
          <w:p w14:paraId="06C2A5B6"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 within Gender Recoded</w:t>
            </w:r>
          </w:p>
        </w:tc>
        <w:tc>
          <w:tcPr>
            <w:tcW w:w="0" w:type="auto"/>
            <w:tcBorders>
              <w:top w:val="single" w:sz="8" w:space="0" w:color="AEAEAE"/>
              <w:bottom w:val="single" w:sz="8" w:space="0" w:color="AEAEAE"/>
              <w:right w:val="single" w:sz="8" w:space="0" w:color="E0E0E0"/>
            </w:tcBorders>
            <w:shd w:val="clear" w:color="auto" w:fill="auto"/>
            <w:hideMark/>
          </w:tcPr>
          <w:p w14:paraId="745BEC3D"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highlight w:val="cyan"/>
              </w:rPr>
              <w:t>7.6%</w:t>
            </w:r>
          </w:p>
        </w:tc>
        <w:tc>
          <w:tcPr>
            <w:tcW w:w="0" w:type="auto"/>
            <w:tcBorders>
              <w:top w:val="single" w:sz="8" w:space="0" w:color="AEAEAE"/>
              <w:left w:val="single" w:sz="8" w:space="0" w:color="E0E0E0"/>
              <w:bottom w:val="single" w:sz="8" w:space="0" w:color="AEAEAE"/>
              <w:right w:val="single" w:sz="8" w:space="0" w:color="E0E0E0"/>
            </w:tcBorders>
            <w:shd w:val="clear" w:color="auto" w:fill="auto"/>
            <w:hideMark/>
          </w:tcPr>
          <w:p w14:paraId="0582D80D"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highlight w:val="yellow"/>
              </w:rPr>
              <w:t>29.8%</w:t>
            </w:r>
          </w:p>
        </w:tc>
        <w:tc>
          <w:tcPr>
            <w:tcW w:w="0" w:type="auto"/>
            <w:tcBorders>
              <w:top w:val="single" w:sz="8" w:space="0" w:color="AEAEAE"/>
              <w:left w:val="single" w:sz="8" w:space="0" w:color="E0E0E0"/>
              <w:bottom w:val="single" w:sz="8" w:space="0" w:color="AEAEAE"/>
              <w:right w:val="single" w:sz="4" w:space="0" w:color="000000"/>
            </w:tcBorders>
            <w:shd w:val="clear" w:color="auto" w:fill="F9F9FB"/>
            <w:hideMark/>
          </w:tcPr>
          <w:p w14:paraId="07A70FD1"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21.9%</w:t>
            </w:r>
          </w:p>
        </w:tc>
      </w:tr>
      <w:tr w:rsidR="00D03AAE" w:rsidRPr="00EB42BE" w14:paraId="05B5B35C" w14:textId="77777777" w:rsidTr="00D03AAE">
        <w:trPr>
          <w:trHeight w:val="60"/>
        </w:trPr>
        <w:tc>
          <w:tcPr>
            <w:tcW w:w="0" w:type="auto"/>
            <w:gridSpan w:val="2"/>
            <w:vMerge w:val="restart"/>
            <w:tcBorders>
              <w:top w:val="single" w:sz="8" w:space="0" w:color="AEAEAE"/>
              <w:left w:val="single" w:sz="4" w:space="0" w:color="000000"/>
              <w:bottom w:val="single" w:sz="8" w:space="0" w:color="152935"/>
              <w:right w:val="single" w:sz="4" w:space="0" w:color="000000"/>
            </w:tcBorders>
            <w:shd w:val="clear" w:color="auto" w:fill="E0E0E0"/>
            <w:hideMark/>
          </w:tcPr>
          <w:p w14:paraId="0B947EEA"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Total</w:t>
            </w:r>
          </w:p>
        </w:tc>
        <w:tc>
          <w:tcPr>
            <w:tcW w:w="0" w:type="auto"/>
            <w:tcBorders>
              <w:top w:val="single" w:sz="8" w:space="0" w:color="AEAEAE"/>
              <w:bottom w:val="single" w:sz="8" w:space="0" w:color="AEAEAE"/>
            </w:tcBorders>
            <w:shd w:val="clear" w:color="auto" w:fill="E0E0E0"/>
            <w:hideMark/>
          </w:tcPr>
          <w:p w14:paraId="5AD583AA"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Count</w:t>
            </w:r>
          </w:p>
        </w:tc>
        <w:tc>
          <w:tcPr>
            <w:tcW w:w="0" w:type="auto"/>
            <w:tcBorders>
              <w:top w:val="single" w:sz="8" w:space="0" w:color="AEAEAE"/>
              <w:bottom w:val="single" w:sz="8" w:space="0" w:color="AEAEAE"/>
              <w:right w:val="single" w:sz="8" w:space="0" w:color="E0E0E0"/>
            </w:tcBorders>
            <w:shd w:val="clear" w:color="auto" w:fill="F9F9FB"/>
            <w:hideMark/>
          </w:tcPr>
          <w:p w14:paraId="4C28F47D"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132</w:t>
            </w:r>
          </w:p>
        </w:tc>
        <w:tc>
          <w:tcPr>
            <w:tcW w:w="0" w:type="auto"/>
            <w:tcBorders>
              <w:top w:val="single" w:sz="8" w:space="0" w:color="AEAEAE"/>
              <w:left w:val="single" w:sz="8" w:space="0" w:color="E0E0E0"/>
              <w:bottom w:val="single" w:sz="8" w:space="0" w:color="AEAEAE"/>
              <w:right w:val="single" w:sz="8" w:space="0" w:color="E0E0E0"/>
            </w:tcBorders>
            <w:shd w:val="clear" w:color="auto" w:fill="F9F9FB"/>
            <w:hideMark/>
          </w:tcPr>
          <w:p w14:paraId="5A38302E"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242</w:t>
            </w:r>
          </w:p>
        </w:tc>
        <w:tc>
          <w:tcPr>
            <w:tcW w:w="0" w:type="auto"/>
            <w:tcBorders>
              <w:top w:val="single" w:sz="8" w:space="0" w:color="AEAEAE"/>
              <w:left w:val="single" w:sz="8" w:space="0" w:color="E0E0E0"/>
              <w:bottom w:val="single" w:sz="8" w:space="0" w:color="AEAEAE"/>
              <w:right w:val="single" w:sz="4" w:space="0" w:color="000000"/>
            </w:tcBorders>
            <w:shd w:val="clear" w:color="auto" w:fill="F9F9FB"/>
            <w:hideMark/>
          </w:tcPr>
          <w:p w14:paraId="389D4D92"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374</w:t>
            </w:r>
          </w:p>
        </w:tc>
      </w:tr>
      <w:tr w:rsidR="00D03AAE" w:rsidRPr="00EB42BE" w14:paraId="3F0C2823" w14:textId="77777777" w:rsidTr="00D03AAE">
        <w:trPr>
          <w:trHeight w:val="142"/>
        </w:trPr>
        <w:tc>
          <w:tcPr>
            <w:tcW w:w="0" w:type="auto"/>
            <w:gridSpan w:val="2"/>
            <w:vMerge/>
            <w:tcBorders>
              <w:top w:val="single" w:sz="8" w:space="0" w:color="AEAEAE"/>
              <w:left w:val="single" w:sz="4" w:space="0" w:color="000000"/>
              <w:bottom w:val="single" w:sz="8" w:space="0" w:color="152935"/>
              <w:right w:val="single" w:sz="4" w:space="0" w:color="000000"/>
            </w:tcBorders>
            <w:vAlign w:val="center"/>
            <w:hideMark/>
          </w:tcPr>
          <w:p w14:paraId="26AE7151" w14:textId="77777777" w:rsidR="00D03AAE" w:rsidRPr="00EB42BE" w:rsidRDefault="00D03AAE" w:rsidP="00D03AAE">
            <w:pPr>
              <w:spacing w:after="0" w:line="240" w:lineRule="auto"/>
              <w:rPr>
                <w:rFonts w:ascii="Arial" w:eastAsia="Times New Roman" w:hAnsi="Arial" w:cs="Arial"/>
                <w:sz w:val="24"/>
                <w:szCs w:val="24"/>
              </w:rPr>
            </w:pPr>
          </w:p>
        </w:tc>
        <w:tc>
          <w:tcPr>
            <w:tcW w:w="0" w:type="auto"/>
            <w:tcBorders>
              <w:top w:val="single" w:sz="8" w:space="0" w:color="AEAEAE"/>
              <w:bottom w:val="single" w:sz="8" w:space="0" w:color="AEAEAE"/>
            </w:tcBorders>
            <w:shd w:val="clear" w:color="auto" w:fill="E0E0E0"/>
            <w:hideMark/>
          </w:tcPr>
          <w:p w14:paraId="0D3E004E"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 within Performance (Target): I am a regular customer at Target</w:t>
            </w:r>
          </w:p>
        </w:tc>
        <w:tc>
          <w:tcPr>
            <w:tcW w:w="0" w:type="auto"/>
            <w:tcBorders>
              <w:top w:val="single" w:sz="8" w:space="0" w:color="AEAEAE"/>
              <w:bottom w:val="single" w:sz="8" w:space="0" w:color="AEAEAE"/>
              <w:right w:val="single" w:sz="8" w:space="0" w:color="E0E0E0"/>
            </w:tcBorders>
            <w:shd w:val="clear" w:color="auto" w:fill="F9F9FB"/>
            <w:hideMark/>
          </w:tcPr>
          <w:p w14:paraId="1E9E5594"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35.3%</w:t>
            </w:r>
          </w:p>
        </w:tc>
        <w:tc>
          <w:tcPr>
            <w:tcW w:w="0" w:type="auto"/>
            <w:tcBorders>
              <w:top w:val="single" w:sz="8" w:space="0" w:color="AEAEAE"/>
              <w:left w:val="single" w:sz="8" w:space="0" w:color="E0E0E0"/>
              <w:bottom w:val="single" w:sz="8" w:space="0" w:color="AEAEAE"/>
              <w:right w:val="single" w:sz="8" w:space="0" w:color="E0E0E0"/>
            </w:tcBorders>
            <w:shd w:val="clear" w:color="auto" w:fill="F9F9FB"/>
            <w:hideMark/>
          </w:tcPr>
          <w:p w14:paraId="3B45CCCF"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64.7%</w:t>
            </w:r>
          </w:p>
        </w:tc>
        <w:tc>
          <w:tcPr>
            <w:tcW w:w="0" w:type="auto"/>
            <w:tcBorders>
              <w:top w:val="single" w:sz="8" w:space="0" w:color="AEAEAE"/>
              <w:left w:val="single" w:sz="8" w:space="0" w:color="E0E0E0"/>
              <w:bottom w:val="single" w:sz="8" w:space="0" w:color="AEAEAE"/>
              <w:right w:val="single" w:sz="4" w:space="0" w:color="000000"/>
            </w:tcBorders>
            <w:shd w:val="clear" w:color="auto" w:fill="F9F9FB"/>
            <w:hideMark/>
          </w:tcPr>
          <w:p w14:paraId="7FCEE3F5"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100.0%</w:t>
            </w:r>
          </w:p>
        </w:tc>
      </w:tr>
      <w:tr w:rsidR="00D03AAE" w:rsidRPr="00EB42BE" w14:paraId="049C9E7D" w14:textId="77777777" w:rsidTr="00D03AAE">
        <w:trPr>
          <w:trHeight w:val="60"/>
        </w:trPr>
        <w:tc>
          <w:tcPr>
            <w:tcW w:w="0" w:type="auto"/>
            <w:gridSpan w:val="2"/>
            <w:vMerge/>
            <w:tcBorders>
              <w:top w:val="single" w:sz="8" w:space="0" w:color="AEAEAE"/>
              <w:left w:val="single" w:sz="4" w:space="0" w:color="000000"/>
              <w:bottom w:val="single" w:sz="8" w:space="0" w:color="152935"/>
              <w:right w:val="single" w:sz="4" w:space="0" w:color="000000"/>
            </w:tcBorders>
            <w:vAlign w:val="center"/>
            <w:hideMark/>
          </w:tcPr>
          <w:p w14:paraId="506CA38D" w14:textId="77777777" w:rsidR="00D03AAE" w:rsidRPr="00EB42BE" w:rsidRDefault="00D03AAE" w:rsidP="00D03AAE">
            <w:pPr>
              <w:spacing w:after="0" w:line="240" w:lineRule="auto"/>
              <w:rPr>
                <w:rFonts w:ascii="Arial" w:eastAsia="Times New Roman" w:hAnsi="Arial" w:cs="Arial"/>
                <w:sz w:val="24"/>
                <w:szCs w:val="24"/>
              </w:rPr>
            </w:pPr>
          </w:p>
        </w:tc>
        <w:tc>
          <w:tcPr>
            <w:tcW w:w="0" w:type="auto"/>
            <w:tcBorders>
              <w:top w:val="single" w:sz="8" w:space="0" w:color="AEAEAE"/>
              <w:bottom w:val="single" w:sz="4" w:space="0" w:color="000000"/>
            </w:tcBorders>
            <w:shd w:val="clear" w:color="auto" w:fill="E0E0E0"/>
            <w:hideMark/>
          </w:tcPr>
          <w:p w14:paraId="72CB3415"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 within Gender Recoded</w:t>
            </w:r>
          </w:p>
        </w:tc>
        <w:tc>
          <w:tcPr>
            <w:tcW w:w="0" w:type="auto"/>
            <w:tcBorders>
              <w:top w:val="single" w:sz="8" w:space="0" w:color="AEAEAE"/>
              <w:bottom w:val="single" w:sz="4" w:space="0" w:color="000000"/>
              <w:right w:val="single" w:sz="8" w:space="0" w:color="E0E0E0"/>
            </w:tcBorders>
            <w:shd w:val="clear" w:color="auto" w:fill="F9F9FB"/>
            <w:hideMark/>
          </w:tcPr>
          <w:p w14:paraId="7899FDFD"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100.0%</w:t>
            </w:r>
          </w:p>
        </w:tc>
        <w:tc>
          <w:tcPr>
            <w:tcW w:w="0" w:type="auto"/>
            <w:tcBorders>
              <w:top w:val="single" w:sz="8" w:space="0" w:color="AEAEAE"/>
              <w:left w:val="single" w:sz="8" w:space="0" w:color="E0E0E0"/>
              <w:bottom w:val="single" w:sz="4" w:space="0" w:color="000000"/>
              <w:right w:val="single" w:sz="8" w:space="0" w:color="E0E0E0"/>
            </w:tcBorders>
            <w:shd w:val="clear" w:color="auto" w:fill="F9F9FB"/>
            <w:hideMark/>
          </w:tcPr>
          <w:p w14:paraId="46B1D68F"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100.0%</w:t>
            </w:r>
          </w:p>
        </w:tc>
        <w:tc>
          <w:tcPr>
            <w:tcW w:w="0" w:type="auto"/>
            <w:tcBorders>
              <w:top w:val="single" w:sz="8" w:space="0" w:color="AEAEAE"/>
              <w:left w:val="single" w:sz="8" w:space="0" w:color="E0E0E0"/>
              <w:bottom w:val="single" w:sz="4" w:space="0" w:color="000000"/>
              <w:right w:val="single" w:sz="4" w:space="0" w:color="000000"/>
            </w:tcBorders>
            <w:shd w:val="clear" w:color="auto" w:fill="F9F9FB"/>
            <w:hideMark/>
          </w:tcPr>
          <w:p w14:paraId="2F810B56"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100.0%</w:t>
            </w:r>
          </w:p>
        </w:tc>
      </w:tr>
    </w:tbl>
    <w:p w14:paraId="0778D663" w14:textId="60EDFCE8" w:rsidR="00D03AAE" w:rsidRPr="00EB42BE" w:rsidRDefault="00D03AAE" w:rsidP="00D03AAE">
      <w:pPr>
        <w:spacing w:after="240" w:line="240" w:lineRule="auto"/>
        <w:rPr>
          <w:rFonts w:ascii="Arial" w:eastAsia="Times New Roman" w:hAnsi="Arial" w:cs="Arial"/>
          <w:sz w:val="24"/>
          <w:szCs w:val="24"/>
        </w:rPr>
      </w:pPr>
    </w:p>
    <w:p w14:paraId="250C47A5" w14:textId="77777777" w:rsidR="00D03AAE" w:rsidRPr="00EB42BE" w:rsidRDefault="00D03AAE" w:rsidP="00D03AAE">
      <w:pPr>
        <w:spacing w:after="240" w:line="240" w:lineRule="auto"/>
        <w:rPr>
          <w:rFonts w:ascii="Arial" w:eastAsia="Times New Roman" w:hAnsi="Arial" w:cs="Arial"/>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446"/>
        <w:gridCol w:w="1018"/>
        <w:gridCol w:w="392"/>
        <w:gridCol w:w="3990"/>
      </w:tblGrid>
      <w:tr w:rsidR="00D03AAE" w:rsidRPr="00EB42BE" w14:paraId="4ABC8FEB" w14:textId="77777777" w:rsidTr="00D03AAE">
        <w:trPr>
          <w:jc w:val="center"/>
        </w:trPr>
        <w:tc>
          <w:tcPr>
            <w:tcW w:w="0" w:type="auto"/>
            <w:gridSpan w:val="4"/>
            <w:shd w:val="clear" w:color="auto" w:fill="FFFFFF"/>
            <w:vAlign w:val="center"/>
            <w:hideMark/>
          </w:tcPr>
          <w:p w14:paraId="41C5578D" w14:textId="77777777" w:rsidR="00D03AAE" w:rsidRPr="00EB42BE" w:rsidRDefault="00D03AAE" w:rsidP="00D03AAE">
            <w:pPr>
              <w:spacing w:after="0" w:line="240" w:lineRule="auto"/>
              <w:ind w:left="60" w:right="60"/>
              <w:jc w:val="center"/>
              <w:rPr>
                <w:rFonts w:ascii="Arial" w:eastAsia="Times New Roman" w:hAnsi="Arial" w:cs="Arial"/>
                <w:sz w:val="24"/>
                <w:szCs w:val="24"/>
              </w:rPr>
            </w:pPr>
            <w:r w:rsidRPr="00EB42BE">
              <w:rPr>
                <w:rFonts w:ascii="Arial" w:eastAsia="Times New Roman" w:hAnsi="Arial" w:cs="Arial"/>
                <w:b/>
                <w:bCs/>
                <w:color w:val="000000"/>
                <w:sz w:val="28"/>
              </w:rPr>
              <w:lastRenderedPageBreak/>
              <w:t>Chi-Square Tests</w:t>
            </w:r>
          </w:p>
        </w:tc>
      </w:tr>
      <w:tr w:rsidR="00D03AAE" w:rsidRPr="00EB42BE" w14:paraId="6A45337D" w14:textId="77777777" w:rsidTr="00D03AAE">
        <w:trPr>
          <w:jc w:val="center"/>
        </w:trPr>
        <w:tc>
          <w:tcPr>
            <w:tcW w:w="0" w:type="auto"/>
            <w:tcBorders>
              <w:bottom w:val="single" w:sz="8" w:space="0" w:color="152935"/>
            </w:tcBorders>
            <w:shd w:val="clear" w:color="auto" w:fill="FFFFFF"/>
            <w:vAlign w:val="bottom"/>
            <w:hideMark/>
          </w:tcPr>
          <w:p w14:paraId="3EEA0017" w14:textId="77777777" w:rsidR="00D03AAE" w:rsidRPr="00EB42BE" w:rsidRDefault="00D03AAE" w:rsidP="00D03AAE">
            <w:pPr>
              <w:spacing w:after="0" w:line="240" w:lineRule="auto"/>
              <w:rPr>
                <w:rFonts w:ascii="Arial" w:eastAsia="Times New Roman" w:hAnsi="Arial" w:cs="Arial"/>
                <w:sz w:val="24"/>
                <w:szCs w:val="24"/>
              </w:rPr>
            </w:pPr>
          </w:p>
        </w:tc>
        <w:tc>
          <w:tcPr>
            <w:tcW w:w="0" w:type="auto"/>
            <w:tcBorders>
              <w:bottom w:val="single" w:sz="8" w:space="0" w:color="152935"/>
              <w:right w:val="single" w:sz="8" w:space="0" w:color="E0E0E0"/>
            </w:tcBorders>
            <w:shd w:val="clear" w:color="auto" w:fill="FFFFFF"/>
            <w:vAlign w:val="bottom"/>
            <w:hideMark/>
          </w:tcPr>
          <w:p w14:paraId="32124467" w14:textId="77777777" w:rsidR="00D03AAE" w:rsidRPr="00EB42BE" w:rsidRDefault="00D03AAE" w:rsidP="00D03AAE">
            <w:pPr>
              <w:spacing w:after="0" w:line="240" w:lineRule="auto"/>
              <w:ind w:left="60" w:right="60"/>
              <w:jc w:val="center"/>
              <w:rPr>
                <w:rFonts w:ascii="Arial" w:eastAsia="Times New Roman" w:hAnsi="Arial" w:cs="Arial"/>
                <w:sz w:val="24"/>
                <w:szCs w:val="24"/>
              </w:rPr>
            </w:pPr>
            <w:r w:rsidRPr="00EB42BE">
              <w:rPr>
                <w:rFonts w:ascii="Arial" w:eastAsia="Times New Roman" w:hAnsi="Arial" w:cs="Arial"/>
                <w:color w:val="000000"/>
              </w:rPr>
              <w:t>Value</w:t>
            </w:r>
          </w:p>
        </w:tc>
        <w:tc>
          <w:tcPr>
            <w:tcW w:w="0" w:type="auto"/>
            <w:tcBorders>
              <w:left w:val="single" w:sz="8" w:space="0" w:color="E0E0E0"/>
              <w:bottom w:val="single" w:sz="8" w:space="0" w:color="152935"/>
              <w:right w:val="single" w:sz="8" w:space="0" w:color="E0E0E0"/>
            </w:tcBorders>
            <w:shd w:val="clear" w:color="auto" w:fill="FFFFFF"/>
            <w:vAlign w:val="bottom"/>
            <w:hideMark/>
          </w:tcPr>
          <w:p w14:paraId="01D6F94A" w14:textId="77777777" w:rsidR="00D03AAE" w:rsidRPr="00EB42BE" w:rsidRDefault="00D03AAE" w:rsidP="00D03AAE">
            <w:pPr>
              <w:spacing w:after="0" w:line="240" w:lineRule="auto"/>
              <w:ind w:left="60" w:right="60"/>
              <w:jc w:val="center"/>
              <w:rPr>
                <w:rFonts w:ascii="Arial" w:eastAsia="Times New Roman" w:hAnsi="Arial" w:cs="Arial"/>
                <w:sz w:val="24"/>
                <w:szCs w:val="24"/>
              </w:rPr>
            </w:pPr>
            <w:r w:rsidRPr="00EB42BE">
              <w:rPr>
                <w:rFonts w:ascii="Arial" w:eastAsia="Times New Roman" w:hAnsi="Arial" w:cs="Arial"/>
                <w:color w:val="000000"/>
              </w:rPr>
              <w:t>df</w:t>
            </w:r>
          </w:p>
        </w:tc>
        <w:tc>
          <w:tcPr>
            <w:tcW w:w="0" w:type="auto"/>
            <w:tcBorders>
              <w:left w:val="single" w:sz="8" w:space="0" w:color="E0E0E0"/>
              <w:bottom w:val="single" w:sz="8" w:space="0" w:color="152935"/>
            </w:tcBorders>
            <w:shd w:val="clear" w:color="auto" w:fill="FFFFFF"/>
            <w:vAlign w:val="bottom"/>
            <w:hideMark/>
          </w:tcPr>
          <w:p w14:paraId="2F264581" w14:textId="77777777" w:rsidR="00D03AAE" w:rsidRPr="00EB42BE" w:rsidRDefault="00D03AAE" w:rsidP="00D03AAE">
            <w:pPr>
              <w:spacing w:after="0" w:line="240" w:lineRule="auto"/>
              <w:ind w:left="60" w:right="60"/>
              <w:jc w:val="center"/>
              <w:rPr>
                <w:rFonts w:ascii="Arial" w:eastAsia="Times New Roman" w:hAnsi="Arial" w:cs="Arial"/>
                <w:sz w:val="24"/>
                <w:szCs w:val="24"/>
              </w:rPr>
            </w:pPr>
            <w:r w:rsidRPr="00EB42BE">
              <w:rPr>
                <w:rFonts w:ascii="Arial" w:eastAsia="Times New Roman" w:hAnsi="Arial" w:cs="Arial"/>
                <w:color w:val="000000"/>
              </w:rPr>
              <w:t>Asymptotic Significance (2-sided)</w:t>
            </w:r>
          </w:p>
        </w:tc>
      </w:tr>
      <w:tr w:rsidR="00D03AAE" w:rsidRPr="00EB42BE" w14:paraId="62A43511" w14:textId="77777777" w:rsidTr="00D03AAE">
        <w:trPr>
          <w:jc w:val="center"/>
        </w:trPr>
        <w:tc>
          <w:tcPr>
            <w:tcW w:w="0" w:type="auto"/>
            <w:tcBorders>
              <w:top w:val="single" w:sz="8" w:space="0" w:color="152935"/>
              <w:bottom w:val="single" w:sz="8" w:space="0" w:color="AEAEAE"/>
            </w:tcBorders>
            <w:shd w:val="clear" w:color="auto" w:fill="E0E0E0"/>
            <w:hideMark/>
          </w:tcPr>
          <w:p w14:paraId="7BD53A24"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Pearson Chi-Square</w:t>
            </w:r>
          </w:p>
        </w:tc>
        <w:tc>
          <w:tcPr>
            <w:tcW w:w="0" w:type="auto"/>
            <w:tcBorders>
              <w:top w:val="single" w:sz="8" w:space="0" w:color="152935"/>
              <w:bottom w:val="single" w:sz="8" w:space="0" w:color="AEAEAE"/>
              <w:right w:val="single" w:sz="8" w:space="0" w:color="E0E0E0"/>
            </w:tcBorders>
            <w:shd w:val="clear" w:color="auto" w:fill="F9F9FB"/>
            <w:hideMark/>
          </w:tcPr>
          <w:p w14:paraId="3E248152"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35.796</w:t>
            </w:r>
            <w:r w:rsidRPr="00EB42BE">
              <w:rPr>
                <w:rFonts w:ascii="Arial" w:eastAsia="Times New Roman" w:hAnsi="Arial" w:cs="Arial"/>
                <w:color w:val="000000"/>
                <w:sz w:val="13"/>
                <w:szCs w:val="13"/>
                <w:vertAlign w:val="superscript"/>
              </w:rPr>
              <w:t>a</w:t>
            </w:r>
          </w:p>
        </w:tc>
        <w:tc>
          <w:tcPr>
            <w:tcW w:w="0" w:type="auto"/>
            <w:tcBorders>
              <w:top w:val="single" w:sz="8" w:space="0" w:color="152935"/>
              <w:left w:val="single" w:sz="8" w:space="0" w:color="E0E0E0"/>
              <w:bottom w:val="single" w:sz="8" w:space="0" w:color="AEAEAE"/>
              <w:right w:val="single" w:sz="8" w:space="0" w:color="E0E0E0"/>
            </w:tcBorders>
            <w:shd w:val="clear" w:color="auto" w:fill="F9F9FB"/>
            <w:hideMark/>
          </w:tcPr>
          <w:p w14:paraId="19820593"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4</w:t>
            </w:r>
          </w:p>
        </w:tc>
        <w:tc>
          <w:tcPr>
            <w:tcW w:w="0" w:type="auto"/>
            <w:tcBorders>
              <w:top w:val="single" w:sz="8" w:space="0" w:color="152935"/>
              <w:left w:val="single" w:sz="8" w:space="0" w:color="E0E0E0"/>
              <w:bottom w:val="single" w:sz="8" w:space="0" w:color="AEAEAE"/>
            </w:tcBorders>
            <w:shd w:val="clear" w:color="auto" w:fill="F9F9FB"/>
            <w:hideMark/>
          </w:tcPr>
          <w:p w14:paraId="2C1CA9A0"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&lt;.001</w:t>
            </w:r>
          </w:p>
        </w:tc>
      </w:tr>
      <w:tr w:rsidR="00D03AAE" w:rsidRPr="00EB42BE" w14:paraId="03567E9E" w14:textId="77777777" w:rsidTr="00D03AAE">
        <w:trPr>
          <w:jc w:val="center"/>
        </w:trPr>
        <w:tc>
          <w:tcPr>
            <w:tcW w:w="0" w:type="auto"/>
            <w:tcBorders>
              <w:top w:val="single" w:sz="8" w:space="0" w:color="AEAEAE"/>
              <w:bottom w:val="single" w:sz="8" w:space="0" w:color="AEAEAE"/>
            </w:tcBorders>
            <w:shd w:val="clear" w:color="auto" w:fill="E0E0E0"/>
            <w:hideMark/>
          </w:tcPr>
          <w:p w14:paraId="5094B420"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Likelihood Ratio</w:t>
            </w:r>
          </w:p>
        </w:tc>
        <w:tc>
          <w:tcPr>
            <w:tcW w:w="0" w:type="auto"/>
            <w:tcBorders>
              <w:top w:val="single" w:sz="8" w:space="0" w:color="AEAEAE"/>
              <w:bottom w:val="single" w:sz="8" w:space="0" w:color="AEAEAE"/>
              <w:right w:val="single" w:sz="8" w:space="0" w:color="E0E0E0"/>
            </w:tcBorders>
            <w:shd w:val="clear" w:color="auto" w:fill="F9F9FB"/>
            <w:hideMark/>
          </w:tcPr>
          <w:p w14:paraId="73CF1F7D"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38.646</w:t>
            </w:r>
          </w:p>
        </w:tc>
        <w:tc>
          <w:tcPr>
            <w:tcW w:w="0" w:type="auto"/>
            <w:tcBorders>
              <w:top w:val="single" w:sz="8" w:space="0" w:color="AEAEAE"/>
              <w:left w:val="single" w:sz="8" w:space="0" w:color="E0E0E0"/>
              <w:bottom w:val="single" w:sz="8" w:space="0" w:color="AEAEAE"/>
              <w:right w:val="single" w:sz="8" w:space="0" w:color="E0E0E0"/>
            </w:tcBorders>
            <w:shd w:val="clear" w:color="auto" w:fill="F9F9FB"/>
            <w:hideMark/>
          </w:tcPr>
          <w:p w14:paraId="6BF805E1"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4</w:t>
            </w:r>
          </w:p>
        </w:tc>
        <w:tc>
          <w:tcPr>
            <w:tcW w:w="0" w:type="auto"/>
            <w:tcBorders>
              <w:top w:val="single" w:sz="8" w:space="0" w:color="AEAEAE"/>
              <w:left w:val="single" w:sz="8" w:space="0" w:color="E0E0E0"/>
              <w:bottom w:val="single" w:sz="8" w:space="0" w:color="AEAEAE"/>
            </w:tcBorders>
            <w:shd w:val="clear" w:color="auto" w:fill="F9F9FB"/>
            <w:hideMark/>
          </w:tcPr>
          <w:p w14:paraId="2506722A"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&lt;.001</w:t>
            </w:r>
          </w:p>
        </w:tc>
      </w:tr>
      <w:tr w:rsidR="00D03AAE" w:rsidRPr="00EB42BE" w14:paraId="69B14BBB" w14:textId="77777777" w:rsidTr="00D03AAE">
        <w:trPr>
          <w:jc w:val="center"/>
        </w:trPr>
        <w:tc>
          <w:tcPr>
            <w:tcW w:w="0" w:type="auto"/>
            <w:tcBorders>
              <w:top w:val="single" w:sz="8" w:space="0" w:color="AEAEAE"/>
              <w:bottom w:val="single" w:sz="8" w:space="0" w:color="AEAEAE"/>
            </w:tcBorders>
            <w:shd w:val="clear" w:color="auto" w:fill="E0E0E0"/>
            <w:hideMark/>
          </w:tcPr>
          <w:p w14:paraId="28442035"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Linear-by-Linear Association</w:t>
            </w:r>
          </w:p>
        </w:tc>
        <w:tc>
          <w:tcPr>
            <w:tcW w:w="0" w:type="auto"/>
            <w:tcBorders>
              <w:top w:val="single" w:sz="8" w:space="0" w:color="AEAEAE"/>
              <w:bottom w:val="single" w:sz="8" w:space="0" w:color="AEAEAE"/>
              <w:right w:val="single" w:sz="8" w:space="0" w:color="E0E0E0"/>
            </w:tcBorders>
            <w:shd w:val="clear" w:color="auto" w:fill="F9F9FB"/>
            <w:hideMark/>
          </w:tcPr>
          <w:p w14:paraId="58945C8E"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30.178</w:t>
            </w:r>
          </w:p>
        </w:tc>
        <w:tc>
          <w:tcPr>
            <w:tcW w:w="0" w:type="auto"/>
            <w:tcBorders>
              <w:top w:val="single" w:sz="8" w:space="0" w:color="AEAEAE"/>
              <w:left w:val="single" w:sz="8" w:space="0" w:color="E0E0E0"/>
              <w:bottom w:val="single" w:sz="8" w:space="0" w:color="AEAEAE"/>
              <w:right w:val="single" w:sz="8" w:space="0" w:color="E0E0E0"/>
            </w:tcBorders>
            <w:shd w:val="clear" w:color="auto" w:fill="F9F9FB"/>
            <w:hideMark/>
          </w:tcPr>
          <w:p w14:paraId="4EAFA27B"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1</w:t>
            </w:r>
          </w:p>
        </w:tc>
        <w:tc>
          <w:tcPr>
            <w:tcW w:w="0" w:type="auto"/>
            <w:tcBorders>
              <w:top w:val="single" w:sz="8" w:space="0" w:color="AEAEAE"/>
              <w:left w:val="single" w:sz="8" w:space="0" w:color="E0E0E0"/>
              <w:bottom w:val="single" w:sz="8" w:space="0" w:color="AEAEAE"/>
            </w:tcBorders>
            <w:shd w:val="clear" w:color="auto" w:fill="F9F9FB"/>
            <w:hideMark/>
          </w:tcPr>
          <w:p w14:paraId="42F91BEE"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&lt;.001</w:t>
            </w:r>
          </w:p>
        </w:tc>
      </w:tr>
      <w:tr w:rsidR="00D03AAE" w:rsidRPr="00EB42BE" w14:paraId="0AB039BE" w14:textId="77777777" w:rsidTr="00D03AAE">
        <w:trPr>
          <w:jc w:val="center"/>
        </w:trPr>
        <w:tc>
          <w:tcPr>
            <w:tcW w:w="0" w:type="auto"/>
            <w:tcBorders>
              <w:top w:val="single" w:sz="8" w:space="0" w:color="AEAEAE"/>
              <w:bottom w:val="single" w:sz="8" w:space="0" w:color="152935"/>
            </w:tcBorders>
            <w:shd w:val="clear" w:color="auto" w:fill="E0E0E0"/>
            <w:hideMark/>
          </w:tcPr>
          <w:p w14:paraId="51B32FB5"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N of Valid Cases</w:t>
            </w:r>
          </w:p>
        </w:tc>
        <w:tc>
          <w:tcPr>
            <w:tcW w:w="0" w:type="auto"/>
            <w:tcBorders>
              <w:top w:val="single" w:sz="8" w:space="0" w:color="AEAEAE"/>
              <w:bottom w:val="single" w:sz="8" w:space="0" w:color="152935"/>
              <w:right w:val="single" w:sz="8" w:space="0" w:color="E0E0E0"/>
            </w:tcBorders>
            <w:shd w:val="clear" w:color="auto" w:fill="F9F9FB"/>
            <w:hideMark/>
          </w:tcPr>
          <w:p w14:paraId="623A065F" w14:textId="77777777" w:rsidR="00D03AAE" w:rsidRPr="00EB42BE" w:rsidRDefault="00D03AAE" w:rsidP="00D03AAE">
            <w:pPr>
              <w:spacing w:after="0" w:line="240" w:lineRule="auto"/>
              <w:ind w:left="60" w:right="60"/>
              <w:jc w:val="right"/>
              <w:rPr>
                <w:rFonts w:ascii="Arial" w:eastAsia="Times New Roman" w:hAnsi="Arial" w:cs="Arial"/>
                <w:sz w:val="24"/>
                <w:szCs w:val="24"/>
              </w:rPr>
            </w:pPr>
            <w:r w:rsidRPr="00EB42BE">
              <w:rPr>
                <w:rFonts w:ascii="Arial" w:eastAsia="Times New Roman" w:hAnsi="Arial" w:cs="Arial"/>
                <w:color w:val="000000"/>
              </w:rPr>
              <w:t>374</w:t>
            </w:r>
          </w:p>
        </w:tc>
        <w:tc>
          <w:tcPr>
            <w:tcW w:w="0" w:type="auto"/>
            <w:tcBorders>
              <w:top w:val="single" w:sz="8" w:space="0" w:color="AEAEAE"/>
              <w:left w:val="single" w:sz="8" w:space="0" w:color="E0E0E0"/>
              <w:bottom w:val="single" w:sz="8" w:space="0" w:color="152935"/>
              <w:right w:val="single" w:sz="8" w:space="0" w:color="E0E0E0"/>
            </w:tcBorders>
            <w:shd w:val="clear" w:color="auto" w:fill="F9F9FB"/>
            <w:vAlign w:val="center"/>
            <w:hideMark/>
          </w:tcPr>
          <w:p w14:paraId="67135F9F" w14:textId="77777777" w:rsidR="00D03AAE" w:rsidRPr="00EB42BE" w:rsidRDefault="00D03AAE" w:rsidP="00D03AAE">
            <w:pPr>
              <w:spacing w:after="0" w:line="240" w:lineRule="auto"/>
              <w:rPr>
                <w:rFonts w:ascii="Arial" w:eastAsia="Times New Roman" w:hAnsi="Arial" w:cs="Arial"/>
                <w:sz w:val="24"/>
                <w:szCs w:val="24"/>
              </w:rPr>
            </w:pPr>
          </w:p>
        </w:tc>
        <w:tc>
          <w:tcPr>
            <w:tcW w:w="0" w:type="auto"/>
            <w:tcBorders>
              <w:top w:val="single" w:sz="8" w:space="0" w:color="AEAEAE"/>
              <w:left w:val="single" w:sz="8" w:space="0" w:color="E0E0E0"/>
              <w:bottom w:val="single" w:sz="8" w:space="0" w:color="152935"/>
            </w:tcBorders>
            <w:shd w:val="clear" w:color="auto" w:fill="F9F9FB"/>
            <w:vAlign w:val="center"/>
            <w:hideMark/>
          </w:tcPr>
          <w:p w14:paraId="6D48534A" w14:textId="77777777" w:rsidR="00D03AAE" w:rsidRPr="00EB42BE" w:rsidRDefault="00D03AAE" w:rsidP="00D03AAE">
            <w:pPr>
              <w:spacing w:after="0" w:line="240" w:lineRule="auto"/>
              <w:rPr>
                <w:rFonts w:ascii="Arial" w:eastAsia="Times New Roman" w:hAnsi="Arial" w:cs="Arial"/>
                <w:sz w:val="24"/>
                <w:szCs w:val="24"/>
              </w:rPr>
            </w:pPr>
          </w:p>
        </w:tc>
      </w:tr>
      <w:tr w:rsidR="00D03AAE" w:rsidRPr="00EB42BE" w14:paraId="1C846C5D" w14:textId="77777777" w:rsidTr="00D03AAE">
        <w:trPr>
          <w:jc w:val="center"/>
        </w:trPr>
        <w:tc>
          <w:tcPr>
            <w:tcW w:w="0" w:type="auto"/>
            <w:gridSpan w:val="4"/>
            <w:tcBorders>
              <w:top w:val="single" w:sz="8" w:space="0" w:color="152935"/>
            </w:tcBorders>
            <w:shd w:val="clear" w:color="auto" w:fill="FFFFFF"/>
            <w:hideMark/>
          </w:tcPr>
          <w:p w14:paraId="25A3EB3E" w14:textId="77777777" w:rsidR="00D03AAE" w:rsidRPr="00EB42BE" w:rsidRDefault="00D03AAE" w:rsidP="00D03AAE">
            <w:pPr>
              <w:spacing w:after="0" w:line="240" w:lineRule="auto"/>
              <w:ind w:left="60" w:right="60"/>
              <w:rPr>
                <w:rFonts w:ascii="Arial" w:eastAsia="Times New Roman" w:hAnsi="Arial" w:cs="Arial"/>
                <w:sz w:val="24"/>
                <w:szCs w:val="24"/>
              </w:rPr>
            </w:pPr>
            <w:r w:rsidRPr="00EB42BE">
              <w:rPr>
                <w:rFonts w:ascii="Arial" w:eastAsia="Times New Roman" w:hAnsi="Arial" w:cs="Arial"/>
                <w:color w:val="000000"/>
              </w:rPr>
              <w:t>a. 0 cells (0.0%) have expected count less than 5. The minimum expected count is 12.71.</w:t>
            </w:r>
          </w:p>
        </w:tc>
      </w:tr>
    </w:tbl>
    <w:p w14:paraId="1F3DE02A" w14:textId="77777777" w:rsidR="00D03AAE" w:rsidRPr="00EB42BE" w:rsidRDefault="00D03AAE" w:rsidP="00D03AAE">
      <w:pPr>
        <w:spacing w:after="0" w:line="240" w:lineRule="auto"/>
        <w:rPr>
          <w:rFonts w:ascii="Arial" w:eastAsia="Times New Roman" w:hAnsi="Arial" w:cs="Arial"/>
          <w:sz w:val="24"/>
          <w:szCs w:val="24"/>
        </w:rPr>
      </w:pPr>
    </w:p>
    <w:p w14:paraId="23CD5D76" w14:textId="77777777" w:rsidR="00D03AAE" w:rsidRPr="00EB42BE" w:rsidRDefault="00D03AAE" w:rsidP="00D03AAE">
      <w:pPr>
        <w:spacing w:after="0" w:line="240" w:lineRule="auto"/>
        <w:rPr>
          <w:rFonts w:ascii="Arial" w:eastAsia="Times New Roman" w:hAnsi="Arial" w:cs="Arial"/>
          <w:sz w:val="24"/>
          <w:szCs w:val="24"/>
        </w:rPr>
      </w:pPr>
      <w:r w:rsidRPr="00EB42BE">
        <w:rPr>
          <w:rFonts w:ascii="Arial" w:eastAsia="Times New Roman" w:hAnsi="Arial" w:cs="Arial"/>
          <w:color w:val="000000"/>
        </w:rPr>
        <w:t>The Chi-Squared value shows that this relationship is significant at the &lt;0.001 level. We see that about 65.3 percent of Females agree or strongly agree that they are regular customers at Target, while only 37.1 percent of Males do. Correspondingly, about 47.7 percent of Males disagree or strongly disagree that they are regular customers at Target, while only about 25.3 percent of Females do. Overall, there are gender segments in the regularity of customers at Target.</w:t>
      </w:r>
    </w:p>
    <w:p w14:paraId="3616B59B" w14:textId="77777777" w:rsidR="00D03AAE" w:rsidRPr="00EB42BE" w:rsidRDefault="00D03AAE" w:rsidP="00D03AAE">
      <w:pPr>
        <w:jc w:val="center"/>
        <w:rPr>
          <w:rFonts w:ascii="Arial" w:eastAsia="Arial" w:hAnsi="Arial" w:cs="Arial"/>
          <w:b/>
        </w:rPr>
      </w:pPr>
    </w:p>
    <w:p w14:paraId="66DE6325" w14:textId="4E8DEF00" w:rsidR="00D03AAE" w:rsidRPr="00EB42BE" w:rsidRDefault="00D03AAE" w:rsidP="00D03AAE">
      <w:pPr>
        <w:jc w:val="center"/>
        <w:rPr>
          <w:rFonts w:ascii="Arial" w:eastAsia="Arial" w:hAnsi="Arial" w:cs="Arial"/>
          <w:b/>
        </w:rPr>
        <w:sectPr w:rsidR="00D03AAE" w:rsidRPr="00EB42BE" w:rsidSect="00773291">
          <w:headerReference w:type="default" r:id="rId73"/>
          <w:type w:val="continuous"/>
          <w:pgSz w:w="12240" w:h="15840"/>
          <w:pgMar w:top="1440" w:right="1440" w:bottom="1440" w:left="1440" w:header="432" w:footer="720" w:gutter="0"/>
          <w:pgNumType w:start="1"/>
          <w:cols w:space="720"/>
          <w:docGrid w:linePitch="299"/>
        </w:sectPr>
      </w:pPr>
    </w:p>
    <w:p w14:paraId="0000094C" w14:textId="77777777" w:rsidR="00C14C0B" w:rsidRPr="00EB42BE" w:rsidRDefault="00DF6B49">
      <w:pPr>
        <w:spacing w:line="240" w:lineRule="auto"/>
        <w:jc w:val="center"/>
        <w:rPr>
          <w:rFonts w:ascii="Arial" w:eastAsia="Arial" w:hAnsi="Arial" w:cs="Arial"/>
          <w:b/>
          <w:sz w:val="28"/>
          <w:szCs w:val="28"/>
        </w:rPr>
      </w:pPr>
      <w:r w:rsidRPr="00EB42BE">
        <w:rPr>
          <w:rFonts w:ascii="Arial" w:eastAsia="Arial" w:hAnsi="Arial" w:cs="Arial"/>
          <w:b/>
          <w:sz w:val="28"/>
          <w:szCs w:val="28"/>
        </w:rPr>
        <w:lastRenderedPageBreak/>
        <w:t>Correlation Analysis</w:t>
      </w:r>
    </w:p>
    <w:tbl>
      <w:tblPr>
        <w:tblStyle w:val="afffb"/>
        <w:tblW w:w="1395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4"/>
        <w:gridCol w:w="1540"/>
        <w:gridCol w:w="1495"/>
        <w:gridCol w:w="1094"/>
        <w:gridCol w:w="1172"/>
        <w:gridCol w:w="942"/>
        <w:gridCol w:w="1247"/>
        <w:gridCol w:w="1331"/>
        <w:gridCol w:w="1233"/>
        <w:gridCol w:w="973"/>
        <w:gridCol w:w="1139"/>
      </w:tblGrid>
      <w:tr w:rsidR="00C14C0B" w:rsidRPr="00EB42BE" w14:paraId="3670C39A" w14:textId="77777777" w:rsidTr="002D12F4">
        <w:trPr>
          <w:trHeight w:val="579"/>
        </w:trPr>
        <w:tc>
          <w:tcPr>
            <w:tcW w:w="3324" w:type="dxa"/>
            <w:gridSpan w:val="2"/>
            <w:tcBorders>
              <w:top w:val="single" w:sz="4" w:space="0" w:color="000000"/>
              <w:left w:val="single" w:sz="4" w:space="0" w:color="000000"/>
              <w:bottom w:val="single" w:sz="8" w:space="0" w:color="152935"/>
              <w:right w:val="single" w:sz="4" w:space="0" w:color="000000"/>
            </w:tcBorders>
            <w:shd w:val="clear" w:color="auto" w:fill="FFFFFF"/>
            <w:vAlign w:val="bottom"/>
          </w:tcPr>
          <w:p w14:paraId="0000094D" w14:textId="77777777" w:rsidR="00C14C0B" w:rsidRPr="00EB42BE" w:rsidRDefault="00C14C0B">
            <w:pPr>
              <w:jc w:val="center"/>
              <w:rPr>
                <w:rFonts w:ascii="Arial" w:eastAsia="Arial" w:hAnsi="Arial" w:cs="Arial"/>
                <w:sz w:val="20"/>
                <w:szCs w:val="20"/>
              </w:rPr>
            </w:pPr>
          </w:p>
        </w:tc>
        <w:tc>
          <w:tcPr>
            <w:tcW w:w="1495" w:type="dxa"/>
            <w:tcBorders>
              <w:top w:val="single" w:sz="4" w:space="0" w:color="000000"/>
              <w:bottom w:val="single" w:sz="8" w:space="0" w:color="152935"/>
              <w:right w:val="single" w:sz="8" w:space="0" w:color="E0E0E0"/>
            </w:tcBorders>
            <w:shd w:val="clear" w:color="auto" w:fill="FFFFFF"/>
            <w:vAlign w:val="bottom"/>
          </w:tcPr>
          <w:p w14:paraId="0000094F"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I am likely to recommend Walmart to family and friends.</w:t>
            </w:r>
          </w:p>
        </w:tc>
        <w:tc>
          <w:tcPr>
            <w:tcW w:w="1094" w:type="dxa"/>
            <w:tcBorders>
              <w:top w:val="single" w:sz="4" w:space="0" w:color="000000"/>
              <w:left w:val="single" w:sz="8" w:space="0" w:color="E0E0E0"/>
              <w:bottom w:val="single" w:sz="8" w:space="0" w:color="152935"/>
              <w:right w:val="single" w:sz="8" w:space="0" w:color="E0E0E0"/>
            </w:tcBorders>
            <w:shd w:val="clear" w:color="auto" w:fill="FFFFFF"/>
            <w:vAlign w:val="bottom"/>
          </w:tcPr>
          <w:p w14:paraId="00000950"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I am a regular customer at Walmart</w:t>
            </w:r>
          </w:p>
        </w:tc>
        <w:tc>
          <w:tcPr>
            <w:tcW w:w="1172" w:type="dxa"/>
            <w:tcBorders>
              <w:top w:val="single" w:sz="4" w:space="0" w:color="000000"/>
              <w:left w:val="single" w:sz="8" w:space="0" w:color="E0E0E0"/>
              <w:bottom w:val="single" w:sz="8" w:space="0" w:color="152935"/>
              <w:right w:val="single" w:sz="8" w:space="0" w:color="E0E0E0"/>
            </w:tcBorders>
            <w:shd w:val="clear" w:color="auto" w:fill="FFFFFF"/>
            <w:vAlign w:val="bottom"/>
          </w:tcPr>
          <w:p w14:paraId="00000951"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I like the fast self–checkout option at Walmart</w:t>
            </w:r>
          </w:p>
        </w:tc>
        <w:tc>
          <w:tcPr>
            <w:tcW w:w="942" w:type="dxa"/>
            <w:tcBorders>
              <w:top w:val="single" w:sz="4" w:space="0" w:color="000000"/>
              <w:left w:val="single" w:sz="8" w:space="0" w:color="E0E0E0"/>
              <w:bottom w:val="single" w:sz="8" w:space="0" w:color="152935"/>
              <w:right w:val="single" w:sz="8" w:space="0" w:color="E0E0E0"/>
            </w:tcBorders>
            <w:shd w:val="clear" w:color="auto" w:fill="FFFFFF"/>
            <w:vAlign w:val="bottom"/>
          </w:tcPr>
          <w:p w14:paraId="00000952"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Offers a variety of product options</w:t>
            </w:r>
          </w:p>
        </w:tc>
        <w:tc>
          <w:tcPr>
            <w:tcW w:w="1247" w:type="dxa"/>
            <w:tcBorders>
              <w:top w:val="single" w:sz="4" w:space="0" w:color="000000"/>
              <w:left w:val="single" w:sz="8" w:space="0" w:color="E0E0E0"/>
              <w:bottom w:val="single" w:sz="8" w:space="0" w:color="152935"/>
              <w:right w:val="single" w:sz="8" w:space="0" w:color="E0E0E0"/>
            </w:tcBorders>
            <w:shd w:val="clear" w:color="auto" w:fill="FFFFFF"/>
            <w:vAlign w:val="bottom"/>
          </w:tcPr>
          <w:p w14:paraId="00000953"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Has more convenient locations for me</w:t>
            </w:r>
          </w:p>
        </w:tc>
        <w:tc>
          <w:tcPr>
            <w:tcW w:w="1331" w:type="dxa"/>
            <w:tcBorders>
              <w:top w:val="single" w:sz="4" w:space="0" w:color="000000"/>
              <w:left w:val="single" w:sz="8" w:space="0" w:color="E0E0E0"/>
              <w:bottom w:val="single" w:sz="8" w:space="0" w:color="152935"/>
              <w:right w:val="single" w:sz="8" w:space="0" w:color="E0E0E0"/>
            </w:tcBorders>
            <w:shd w:val="clear" w:color="auto" w:fill="FFFFFF"/>
            <w:vAlign w:val="bottom"/>
          </w:tcPr>
          <w:p w14:paraId="00000954"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Offers products at Reasonable Prices</w:t>
            </w:r>
          </w:p>
        </w:tc>
        <w:tc>
          <w:tcPr>
            <w:tcW w:w="1233" w:type="dxa"/>
            <w:tcBorders>
              <w:top w:val="single" w:sz="4" w:space="0" w:color="000000"/>
              <w:left w:val="single" w:sz="8" w:space="0" w:color="E0E0E0"/>
              <w:bottom w:val="single" w:sz="8" w:space="0" w:color="152935"/>
              <w:right w:val="single" w:sz="8" w:space="0" w:color="E0E0E0"/>
            </w:tcBorders>
            <w:shd w:val="clear" w:color="auto" w:fill="FFFFFF"/>
            <w:vAlign w:val="bottom"/>
          </w:tcPr>
          <w:p w14:paraId="00000955"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Has Excellent Customer Service</w:t>
            </w:r>
          </w:p>
        </w:tc>
        <w:tc>
          <w:tcPr>
            <w:tcW w:w="973" w:type="dxa"/>
            <w:tcBorders>
              <w:top w:val="single" w:sz="4" w:space="0" w:color="000000"/>
              <w:left w:val="single" w:sz="8" w:space="0" w:color="E0E0E0"/>
              <w:bottom w:val="single" w:sz="8" w:space="0" w:color="152935"/>
              <w:right w:val="single" w:sz="8" w:space="0" w:color="E0E0E0"/>
            </w:tcBorders>
            <w:shd w:val="clear" w:color="auto" w:fill="FFFFFF"/>
            <w:vAlign w:val="bottom"/>
          </w:tcPr>
          <w:p w14:paraId="00000956"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Has High Product Quality</w:t>
            </w:r>
          </w:p>
        </w:tc>
        <w:tc>
          <w:tcPr>
            <w:tcW w:w="1139" w:type="dxa"/>
            <w:tcBorders>
              <w:top w:val="single" w:sz="4" w:space="0" w:color="000000"/>
              <w:left w:val="single" w:sz="8" w:space="0" w:color="E0E0E0"/>
              <w:bottom w:val="single" w:sz="8" w:space="0" w:color="152935"/>
              <w:right w:val="single" w:sz="4" w:space="0" w:color="000000"/>
            </w:tcBorders>
            <w:shd w:val="clear" w:color="auto" w:fill="FFFFFF"/>
            <w:vAlign w:val="bottom"/>
          </w:tcPr>
          <w:p w14:paraId="00000957"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Has a flexible return policy</w:t>
            </w:r>
          </w:p>
        </w:tc>
      </w:tr>
      <w:tr w:rsidR="00C14C0B" w:rsidRPr="00EB42BE" w14:paraId="1F0CA89D" w14:textId="77777777" w:rsidTr="002D12F4">
        <w:trPr>
          <w:trHeight w:val="233"/>
        </w:trPr>
        <w:tc>
          <w:tcPr>
            <w:tcW w:w="1784" w:type="dxa"/>
            <w:vMerge w:val="restart"/>
            <w:tcBorders>
              <w:top w:val="single" w:sz="8" w:space="0" w:color="152935"/>
              <w:left w:val="single" w:sz="4" w:space="0" w:color="000000"/>
              <w:bottom w:val="single" w:sz="8" w:space="0" w:color="152935"/>
            </w:tcBorders>
            <w:shd w:val="clear" w:color="auto" w:fill="E0E0E0"/>
          </w:tcPr>
          <w:p w14:paraId="00000958"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I am likely to recommend Walmart to family and friends.</w:t>
            </w:r>
          </w:p>
        </w:tc>
        <w:tc>
          <w:tcPr>
            <w:tcW w:w="1540" w:type="dxa"/>
            <w:tcBorders>
              <w:top w:val="single" w:sz="8" w:space="0" w:color="152935"/>
              <w:bottom w:val="single" w:sz="8" w:space="0" w:color="AEAEAE"/>
            </w:tcBorders>
            <w:shd w:val="clear" w:color="auto" w:fill="E0E0E0"/>
          </w:tcPr>
          <w:p w14:paraId="00000959"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Pearson Correlation</w:t>
            </w:r>
          </w:p>
        </w:tc>
        <w:tc>
          <w:tcPr>
            <w:tcW w:w="1495" w:type="dxa"/>
            <w:tcBorders>
              <w:top w:val="single" w:sz="8" w:space="0" w:color="152935"/>
              <w:bottom w:val="single" w:sz="8" w:space="0" w:color="AEAEAE"/>
              <w:right w:val="single" w:sz="8" w:space="0" w:color="E0E0E0"/>
            </w:tcBorders>
            <w:shd w:val="clear" w:color="auto" w:fill="F9F9FB"/>
          </w:tcPr>
          <w:p w14:paraId="0000095A"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1</w:t>
            </w:r>
          </w:p>
        </w:tc>
        <w:tc>
          <w:tcPr>
            <w:tcW w:w="1094" w:type="dxa"/>
            <w:tcBorders>
              <w:top w:val="single" w:sz="8" w:space="0" w:color="152935"/>
              <w:left w:val="single" w:sz="8" w:space="0" w:color="E0E0E0"/>
              <w:bottom w:val="single" w:sz="8" w:space="0" w:color="AEAEAE"/>
              <w:right w:val="single" w:sz="8" w:space="0" w:color="E0E0E0"/>
            </w:tcBorders>
            <w:shd w:val="clear" w:color="auto" w:fill="F9F9FB"/>
          </w:tcPr>
          <w:p w14:paraId="0000095B"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.580</w:t>
            </w:r>
            <w:r w:rsidRPr="00EB42BE">
              <w:rPr>
                <w:rFonts w:ascii="Arial" w:eastAsia="Arial" w:hAnsi="Arial" w:cs="Arial"/>
                <w:sz w:val="20"/>
                <w:szCs w:val="20"/>
                <w:vertAlign w:val="superscript"/>
              </w:rPr>
              <w:t>**</w:t>
            </w:r>
          </w:p>
        </w:tc>
        <w:tc>
          <w:tcPr>
            <w:tcW w:w="1172" w:type="dxa"/>
            <w:tcBorders>
              <w:top w:val="single" w:sz="8" w:space="0" w:color="152935"/>
              <w:left w:val="single" w:sz="8" w:space="0" w:color="E0E0E0"/>
              <w:bottom w:val="single" w:sz="8" w:space="0" w:color="AEAEAE"/>
              <w:right w:val="single" w:sz="8" w:space="0" w:color="E0E0E0"/>
            </w:tcBorders>
            <w:shd w:val="clear" w:color="auto" w:fill="F9F9FB"/>
          </w:tcPr>
          <w:p w14:paraId="0000095C"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.305</w:t>
            </w:r>
            <w:r w:rsidRPr="00EB42BE">
              <w:rPr>
                <w:rFonts w:ascii="Arial" w:eastAsia="Arial" w:hAnsi="Arial" w:cs="Arial"/>
                <w:sz w:val="20"/>
                <w:szCs w:val="20"/>
                <w:vertAlign w:val="superscript"/>
              </w:rPr>
              <w:t>**</w:t>
            </w:r>
          </w:p>
        </w:tc>
        <w:tc>
          <w:tcPr>
            <w:tcW w:w="942" w:type="dxa"/>
            <w:tcBorders>
              <w:top w:val="single" w:sz="8" w:space="0" w:color="152935"/>
              <w:left w:val="single" w:sz="8" w:space="0" w:color="E0E0E0"/>
              <w:bottom w:val="single" w:sz="8" w:space="0" w:color="AEAEAE"/>
              <w:right w:val="single" w:sz="8" w:space="0" w:color="E0E0E0"/>
            </w:tcBorders>
            <w:shd w:val="clear" w:color="auto" w:fill="F9F9FB"/>
          </w:tcPr>
          <w:p w14:paraId="0000095D"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.385</w:t>
            </w:r>
            <w:r w:rsidRPr="00EB42BE">
              <w:rPr>
                <w:rFonts w:ascii="Arial" w:eastAsia="Arial" w:hAnsi="Arial" w:cs="Arial"/>
                <w:sz w:val="20"/>
                <w:szCs w:val="20"/>
                <w:vertAlign w:val="superscript"/>
              </w:rPr>
              <w:t>**</w:t>
            </w:r>
          </w:p>
        </w:tc>
        <w:tc>
          <w:tcPr>
            <w:tcW w:w="1247" w:type="dxa"/>
            <w:tcBorders>
              <w:top w:val="single" w:sz="8" w:space="0" w:color="152935"/>
              <w:left w:val="single" w:sz="8" w:space="0" w:color="E0E0E0"/>
              <w:bottom w:val="single" w:sz="8" w:space="0" w:color="AEAEAE"/>
              <w:right w:val="single" w:sz="8" w:space="0" w:color="E0E0E0"/>
            </w:tcBorders>
            <w:shd w:val="clear" w:color="auto" w:fill="F9F9FB"/>
          </w:tcPr>
          <w:p w14:paraId="0000095E"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.319</w:t>
            </w:r>
            <w:r w:rsidRPr="00EB42BE">
              <w:rPr>
                <w:rFonts w:ascii="Arial" w:eastAsia="Arial" w:hAnsi="Arial" w:cs="Arial"/>
                <w:sz w:val="20"/>
                <w:szCs w:val="20"/>
                <w:vertAlign w:val="superscript"/>
              </w:rPr>
              <w:t>**</w:t>
            </w:r>
          </w:p>
        </w:tc>
        <w:tc>
          <w:tcPr>
            <w:tcW w:w="1331" w:type="dxa"/>
            <w:tcBorders>
              <w:top w:val="single" w:sz="8" w:space="0" w:color="152935"/>
              <w:left w:val="single" w:sz="8" w:space="0" w:color="E0E0E0"/>
              <w:bottom w:val="single" w:sz="8" w:space="0" w:color="AEAEAE"/>
              <w:right w:val="single" w:sz="8" w:space="0" w:color="E0E0E0"/>
            </w:tcBorders>
            <w:shd w:val="clear" w:color="auto" w:fill="F9F9FB"/>
          </w:tcPr>
          <w:p w14:paraId="0000095F"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.373</w:t>
            </w:r>
            <w:r w:rsidRPr="00EB42BE">
              <w:rPr>
                <w:rFonts w:ascii="Arial" w:eastAsia="Arial" w:hAnsi="Arial" w:cs="Arial"/>
                <w:sz w:val="20"/>
                <w:szCs w:val="20"/>
                <w:vertAlign w:val="superscript"/>
              </w:rPr>
              <w:t>**</w:t>
            </w:r>
          </w:p>
        </w:tc>
        <w:tc>
          <w:tcPr>
            <w:tcW w:w="1233" w:type="dxa"/>
            <w:tcBorders>
              <w:top w:val="single" w:sz="8" w:space="0" w:color="152935"/>
              <w:left w:val="single" w:sz="8" w:space="0" w:color="E0E0E0"/>
              <w:bottom w:val="single" w:sz="8" w:space="0" w:color="AEAEAE"/>
              <w:right w:val="single" w:sz="8" w:space="0" w:color="E0E0E0"/>
            </w:tcBorders>
            <w:shd w:val="clear" w:color="auto" w:fill="F9F9FB"/>
          </w:tcPr>
          <w:p w14:paraId="00000960"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.552</w:t>
            </w:r>
            <w:r w:rsidRPr="00EB42BE">
              <w:rPr>
                <w:rFonts w:ascii="Arial" w:eastAsia="Arial" w:hAnsi="Arial" w:cs="Arial"/>
                <w:sz w:val="20"/>
                <w:szCs w:val="20"/>
                <w:vertAlign w:val="superscript"/>
              </w:rPr>
              <w:t>**</w:t>
            </w:r>
          </w:p>
        </w:tc>
        <w:tc>
          <w:tcPr>
            <w:tcW w:w="973" w:type="dxa"/>
            <w:tcBorders>
              <w:top w:val="single" w:sz="8" w:space="0" w:color="152935"/>
              <w:left w:val="single" w:sz="8" w:space="0" w:color="E0E0E0"/>
              <w:bottom w:val="single" w:sz="8" w:space="0" w:color="AEAEAE"/>
              <w:right w:val="single" w:sz="8" w:space="0" w:color="E0E0E0"/>
            </w:tcBorders>
            <w:shd w:val="clear" w:color="auto" w:fill="F9F9FB"/>
          </w:tcPr>
          <w:p w14:paraId="00000961"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.504</w:t>
            </w:r>
            <w:r w:rsidRPr="00EB42BE">
              <w:rPr>
                <w:rFonts w:ascii="Arial" w:eastAsia="Arial" w:hAnsi="Arial" w:cs="Arial"/>
                <w:sz w:val="20"/>
                <w:szCs w:val="20"/>
                <w:vertAlign w:val="superscript"/>
              </w:rPr>
              <w:t>**</w:t>
            </w:r>
          </w:p>
        </w:tc>
        <w:tc>
          <w:tcPr>
            <w:tcW w:w="1139" w:type="dxa"/>
            <w:tcBorders>
              <w:top w:val="single" w:sz="8" w:space="0" w:color="152935"/>
              <w:left w:val="single" w:sz="8" w:space="0" w:color="E0E0E0"/>
              <w:bottom w:val="single" w:sz="8" w:space="0" w:color="AEAEAE"/>
              <w:right w:val="single" w:sz="4" w:space="0" w:color="000000"/>
            </w:tcBorders>
            <w:shd w:val="clear" w:color="auto" w:fill="F9F9FB"/>
          </w:tcPr>
          <w:p w14:paraId="00000962"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.386</w:t>
            </w:r>
            <w:r w:rsidRPr="00EB42BE">
              <w:rPr>
                <w:rFonts w:ascii="Arial" w:eastAsia="Arial" w:hAnsi="Arial" w:cs="Arial"/>
                <w:sz w:val="20"/>
                <w:szCs w:val="20"/>
                <w:vertAlign w:val="superscript"/>
              </w:rPr>
              <w:t>**</w:t>
            </w:r>
          </w:p>
        </w:tc>
      </w:tr>
      <w:tr w:rsidR="00C14C0B" w:rsidRPr="00EB42BE" w14:paraId="43AD5551" w14:textId="77777777" w:rsidTr="002D12F4">
        <w:trPr>
          <w:trHeight w:val="251"/>
        </w:trPr>
        <w:tc>
          <w:tcPr>
            <w:tcW w:w="1784" w:type="dxa"/>
            <w:vMerge/>
            <w:tcBorders>
              <w:top w:val="single" w:sz="8" w:space="0" w:color="152935"/>
              <w:left w:val="single" w:sz="4" w:space="0" w:color="000000"/>
              <w:bottom w:val="single" w:sz="8" w:space="0" w:color="152935"/>
            </w:tcBorders>
            <w:shd w:val="clear" w:color="auto" w:fill="E0E0E0"/>
          </w:tcPr>
          <w:p w14:paraId="00000963" w14:textId="77777777" w:rsidR="00C14C0B" w:rsidRPr="00EB42BE" w:rsidRDefault="00C14C0B">
            <w:pPr>
              <w:widowControl w:val="0"/>
              <w:pBdr>
                <w:top w:val="nil"/>
                <w:left w:val="nil"/>
                <w:bottom w:val="nil"/>
                <w:right w:val="nil"/>
                <w:between w:val="nil"/>
              </w:pBdr>
              <w:spacing w:line="276" w:lineRule="auto"/>
              <w:rPr>
                <w:rFonts w:ascii="Arial" w:eastAsia="Arial" w:hAnsi="Arial" w:cs="Arial"/>
                <w:sz w:val="20"/>
                <w:szCs w:val="20"/>
              </w:rPr>
            </w:pPr>
          </w:p>
        </w:tc>
        <w:tc>
          <w:tcPr>
            <w:tcW w:w="1540" w:type="dxa"/>
            <w:tcBorders>
              <w:top w:val="single" w:sz="8" w:space="0" w:color="AEAEAE"/>
              <w:bottom w:val="single" w:sz="8" w:space="0" w:color="AEAEAE"/>
            </w:tcBorders>
            <w:shd w:val="clear" w:color="auto" w:fill="E0E0E0"/>
          </w:tcPr>
          <w:p w14:paraId="00000964"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Sig. (2-tailed)</w:t>
            </w:r>
          </w:p>
        </w:tc>
        <w:tc>
          <w:tcPr>
            <w:tcW w:w="1495" w:type="dxa"/>
            <w:tcBorders>
              <w:top w:val="single" w:sz="8" w:space="0" w:color="AEAEAE"/>
              <w:bottom w:val="single" w:sz="8" w:space="0" w:color="AEAEAE"/>
              <w:right w:val="single" w:sz="8" w:space="0" w:color="E0E0E0"/>
            </w:tcBorders>
            <w:shd w:val="clear" w:color="auto" w:fill="F9F9FB"/>
            <w:vAlign w:val="center"/>
          </w:tcPr>
          <w:p w14:paraId="00000965" w14:textId="77777777" w:rsidR="00C14C0B" w:rsidRPr="00EB42BE" w:rsidRDefault="00C14C0B">
            <w:pPr>
              <w:jc w:val="center"/>
              <w:rPr>
                <w:rFonts w:ascii="Arial" w:eastAsia="Arial" w:hAnsi="Arial" w:cs="Arial"/>
                <w:sz w:val="20"/>
                <w:szCs w:val="20"/>
              </w:rPr>
            </w:pP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966"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172" w:type="dxa"/>
            <w:tcBorders>
              <w:top w:val="single" w:sz="8" w:space="0" w:color="AEAEAE"/>
              <w:left w:val="single" w:sz="8" w:space="0" w:color="E0E0E0"/>
              <w:bottom w:val="single" w:sz="8" w:space="0" w:color="AEAEAE"/>
              <w:right w:val="single" w:sz="8" w:space="0" w:color="E0E0E0"/>
            </w:tcBorders>
            <w:shd w:val="clear" w:color="auto" w:fill="F9F9FB"/>
          </w:tcPr>
          <w:p w14:paraId="00000967"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942" w:type="dxa"/>
            <w:tcBorders>
              <w:top w:val="single" w:sz="8" w:space="0" w:color="AEAEAE"/>
              <w:left w:val="single" w:sz="8" w:space="0" w:color="E0E0E0"/>
              <w:bottom w:val="single" w:sz="8" w:space="0" w:color="AEAEAE"/>
              <w:right w:val="single" w:sz="8" w:space="0" w:color="E0E0E0"/>
            </w:tcBorders>
            <w:shd w:val="clear" w:color="auto" w:fill="F9F9FB"/>
          </w:tcPr>
          <w:p w14:paraId="00000968"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247" w:type="dxa"/>
            <w:tcBorders>
              <w:top w:val="single" w:sz="8" w:space="0" w:color="AEAEAE"/>
              <w:left w:val="single" w:sz="8" w:space="0" w:color="E0E0E0"/>
              <w:bottom w:val="single" w:sz="8" w:space="0" w:color="AEAEAE"/>
              <w:right w:val="single" w:sz="8" w:space="0" w:color="E0E0E0"/>
            </w:tcBorders>
            <w:shd w:val="clear" w:color="auto" w:fill="F9F9FB"/>
          </w:tcPr>
          <w:p w14:paraId="00000969"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331" w:type="dxa"/>
            <w:tcBorders>
              <w:top w:val="single" w:sz="8" w:space="0" w:color="AEAEAE"/>
              <w:left w:val="single" w:sz="8" w:space="0" w:color="E0E0E0"/>
              <w:bottom w:val="single" w:sz="8" w:space="0" w:color="AEAEAE"/>
              <w:right w:val="single" w:sz="8" w:space="0" w:color="E0E0E0"/>
            </w:tcBorders>
            <w:shd w:val="clear" w:color="auto" w:fill="F9F9FB"/>
          </w:tcPr>
          <w:p w14:paraId="0000096A"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233" w:type="dxa"/>
            <w:tcBorders>
              <w:top w:val="single" w:sz="8" w:space="0" w:color="AEAEAE"/>
              <w:left w:val="single" w:sz="8" w:space="0" w:color="E0E0E0"/>
              <w:bottom w:val="single" w:sz="8" w:space="0" w:color="AEAEAE"/>
              <w:right w:val="single" w:sz="8" w:space="0" w:color="E0E0E0"/>
            </w:tcBorders>
            <w:shd w:val="clear" w:color="auto" w:fill="F9F9FB"/>
          </w:tcPr>
          <w:p w14:paraId="0000096B"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973" w:type="dxa"/>
            <w:tcBorders>
              <w:top w:val="single" w:sz="8" w:space="0" w:color="AEAEAE"/>
              <w:left w:val="single" w:sz="8" w:space="0" w:color="E0E0E0"/>
              <w:bottom w:val="single" w:sz="8" w:space="0" w:color="AEAEAE"/>
              <w:right w:val="single" w:sz="8" w:space="0" w:color="E0E0E0"/>
            </w:tcBorders>
            <w:shd w:val="clear" w:color="auto" w:fill="F9F9FB"/>
          </w:tcPr>
          <w:p w14:paraId="0000096C"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139" w:type="dxa"/>
            <w:tcBorders>
              <w:top w:val="single" w:sz="8" w:space="0" w:color="AEAEAE"/>
              <w:left w:val="single" w:sz="8" w:space="0" w:color="E0E0E0"/>
              <w:bottom w:val="single" w:sz="8" w:space="0" w:color="AEAEAE"/>
              <w:right w:val="single" w:sz="4" w:space="0" w:color="000000"/>
            </w:tcBorders>
            <w:shd w:val="clear" w:color="auto" w:fill="F9F9FB"/>
          </w:tcPr>
          <w:p w14:paraId="0000096D"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r>
      <w:tr w:rsidR="00C14C0B" w:rsidRPr="00EB42BE" w14:paraId="6BAEECCC" w14:textId="77777777" w:rsidTr="002D12F4">
        <w:trPr>
          <w:trHeight w:val="206"/>
        </w:trPr>
        <w:tc>
          <w:tcPr>
            <w:tcW w:w="1784" w:type="dxa"/>
            <w:vMerge w:val="restart"/>
            <w:tcBorders>
              <w:top w:val="single" w:sz="8" w:space="0" w:color="AEAEAE"/>
              <w:left w:val="single" w:sz="4" w:space="0" w:color="000000"/>
              <w:bottom w:val="single" w:sz="8" w:space="0" w:color="AEAEAE"/>
            </w:tcBorders>
            <w:shd w:val="clear" w:color="auto" w:fill="E0E0E0"/>
          </w:tcPr>
          <w:p w14:paraId="0000096E"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I am a regular customer at Walmart</w:t>
            </w:r>
          </w:p>
        </w:tc>
        <w:tc>
          <w:tcPr>
            <w:tcW w:w="1540" w:type="dxa"/>
            <w:tcBorders>
              <w:top w:val="single" w:sz="8" w:space="0" w:color="AEAEAE"/>
              <w:bottom w:val="single" w:sz="8" w:space="0" w:color="AEAEAE"/>
            </w:tcBorders>
            <w:shd w:val="clear" w:color="auto" w:fill="E0E0E0"/>
          </w:tcPr>
          <w:p w14:paraId="0000096F"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Pearson Correlation</w:t>
            </w:r>
          </w:p>
        </w:tc>
        <w:tc>
          <w:tcPr>
            <w:tcW w:w="1495" w:type="dxa"/>
            <w:tcBorders>
              <w:top w:val="single" w:sz="8" w:space="0" w:color="AEAEAE"/>
              <w:bottom w:val="single" w:sz="8" w:space="0" w:color="AEAEAE"/>
              <w:right w:val="single" w:sz="8" w:space="0" w:color="E0E0E0"/>
            </w:tcBorders>
            <w:shd w:val="clear" w:color="auto" w:fill="F9F9FB"/>
          </w:tcPr>
          <w:p w14:paraId="00000970"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.580</w:t>
            </w:r>
            <w:r w:rsidRPr="00EB42BE">
              <w:rPr>
                <w:rFonts w:ascii="Arial" w:eastAsia="Arial" w:hAnsi="Arial" w:cs="Arial"/>
                <w:sz w:val="20"/>
                <w:szCs w:val="20"/>
                <w:vertAlign w:val="superscript"/>
              </w:rPr>
              <w:t>**</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971"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1</w:t>
            </w:r>
          </w:p>
        </w:tc>
        <w:tc>
          <w:tcPr>
            <w:tcW w:w="1172" w:type="dxa"/>
            <w:tcBorders>
              <w:top w:val="single" w:sz="8" w:space="0" w:color="AEAEAE"/>
              <w:left w:val="single" w:sz="8" w:space="0" w:color="E0E0E0"/>
              <w:bottom w:val="single" w:sz="8" w:space="0" w:color="AEAEAE"/>
              <w:right w:val="single" w:sz="8" w:space="0" w:color="E0E0E0"/>
            </w:tcBorders>
            <w:shd w:val="clear" w:color="auto" w:fill="F9F9FB"/>
          </w:tcPr>
          <w:p w14:paraId="00000972"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.321</w:t>
            </w:r>
            <w:r w:rsidRPr="00EB42BE">
              <w:rPr>
                <w:rFonts w:ascii="Arial" w:eastAsia="Arial" w:hAnsi="Arial" w:cs="Arial"/>
                <w:sz w:val="20"/>
                <w:szCs w:val="20"/>
                <w:vertAlign w:val="superscript"/>
              </w:rPr>
              <w:t>**</w:t>
            </w:r>
          </w:p>
        </w:tc>
        <w:tc>
          <w:tcPr>
            <w:tcW w:w="942" w:type="dxa"/>
            <w:tcBorders>
              <w:top w:val="single" w:sz="8" w:space="0" w:color="AEAEAE"/>
              <w:left w:val="single" w:sz="8" w:space="0" w:color="E0E0E0"/>
              <w:bottom w:val="single" w:sz="8" w:space="0" w:color="AEAEAE"/>
              <w:right w:val="single" w:sz="8" w:space="0" w:color="E0E0E0"/>
            </w:tcBorders>
            <w:shd w:val="clear" w:color="auto" w:fill="F9F9FB"/>
          </w:tcPr>
          <w:p w14:paraId="00000973"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.277</w:t>
            </w:r>
            <w:r w:rsidRPr="00EB42BE">
              <w:rPr>
                <w:rFonts w:ascii="Arial" w:eastAsia="Arial" w:hAnsi="Arial" w:cs="Arial"/>
                <w:sz w:val="20"/>
                <w:szCs w:val="20"/>
                <w:vertAlign w:val="superscript"/>
              </w:rPr>
              <w:t>**</w:t>
            </w:r>
          </w:p>
        </w:tc>
        <w:tc>
          <w:tcPr>
            <w:tcW w:w="1247" w:type="dxa"/>
            <w:tcBorders>
              <w:top w:val="single" w:sz="8" w:space="0" w:color="AEAEAE"/>
              <w:left w:val="single" w:sz="8" w:space="0" w:color="E0E0E0"/>
              <w:bottom w:val="single" w:sz="8" w:space="0" w:color="AEAEAE"/>
              <w:right w:val="single" w:sz="8" w:space="0" w:color="E0E0E0"/>
            </w:tcBorders>
            <w:shd w:val="clear" w:color="auto" w:fill="F9F9FB"/>
          </w:tcPr>
          <w:p w14:paraId="00000974"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.413</w:t>
            </w:r>
            <w:r w:rsidRPr="00EB42BE">
              <w:rPr>
                <w:rFonts w:ascii="Arial" w:eastAsia="Arial" w:hAnsi="Arial" w:cs="Arial"/>
                <w:sz w:val="20"/>
                <w:szCs w:val="20"/>
                <w:vertAlign w:val="superscript"/>
              </w:rPr>
              <w:t>**</w:t>
            </w:r>
          </w:p>
        </w:tc>
        <w:tc>
          <w:tcPr>
            <w:tcW w:w="1331" w:type="dxa"/>
            <w:tcBorders>
              <w:top w:val="single" w:sz="8" w:space="0" w:color="AEAEAE"/>
              <w:left w:val="single" w:sz="8" w:space="0" w:color="E0E0E0"/>
              <w:bottom w:val="single" w:sz="8" w:space="0" w:color="AEAEAE"/>
              <w:right w:val="single" w:sz="8" w:space="0" w:color="E0E0E0"/>
            </w:tcBorders>
            <w:shd w:val="clear" w:color="auto" w:fill="F9F9FB"/>
          </w:tcPr>
          <w:p w14:paraId="00000975"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.278</w:t>
            </w:r>
            <w:r w:rsidRPr="00EB42BE">
              <w:rPr>
                <w:rFonts w:ascii="Arial" w:eastAsia="Arial" w:hAnsi="Arial" w:cs="Arial"/>
                <w:sz w:val="20"/>
                <w:szCs w:val="20"/>
                <w:vertAlign w:val="superscript"/>
              </w:rPr>
              <w:t>**</w:t>
            </w:r>
          </w:p>
        </w:tc>
        <w:tc>
          <w:tcPr>
            <w:tcW w:w="1233" w:type="dxa"/>
            <w:tcBorders>
              <w:top w:val="single" w:sz="8" w:space="0" w:color="AEAEAE"/>
              <w:left w:val="single" w:sz="8" w:space="0" w:color="E0E0E0"/>
              <w:bottom w:val="single" w:sz="8" w:space="0" w:color="AEAEAE"/>
              <w:right w:val="single" w:sz="8" w:space="0" w:color="E0E0E0"/>
            </w:tcBorders>
            <w:shd w:val="clear" w:color="auto" w:fill="F9F9FB"/>
          </w:tcPr>
          <w:p w14:paraId="00000976"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.352</w:t>
            </w:r>
            <w:r w:rsidRPr="00EB42BE">
              <w:rPr>
                <w:rFonts w:ascii="Arial" w:eastAsia="Arial" w:hAnsi="Arial" w:cs="Arial"/>
                <w:sz w:val="20"/>
                <w:szCs w:val="20"/>
                <w:vertAlign w:val="superscript"/>
              </w:rPr>
              <w:t>**</w:t>
            </w:r>
          </w:p>
        </w:tc>
        <w:tc>
          <w:tcPr>
            <w:tcW w:w="973" w:type="dxa"/>
            <w:tcBorders>
              <w:top w:val="single" w:sz="8" w:space="0" w:color="AEAEAE"/>
              <w:left w:val="single" w:sz="8" w:space="0" w:color="E0E0E0"/>
              <w:bottom w:val="single" w:sz="8" w:space="0" w:color="AEAEAE"/>
              <w:right w:val="single" w:sz="8" w:space="0" w:color="E0E0E0"/>
            </w:tcBorders>
            <w:shd w:val="clear" w:color="auto" w:fill="F9F9FB"/>
          </w:tcPr>
          <w:p w14:paraId="00000977"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.360</w:t>
            </w:r>
            <w:r w:rsidRPr="00EB42BE">
              <w:rPr>
                <w:rFonts w:ascii="Arial" w:eastAsia="Arial" w:hAnsi="Arial" w:cs="Arial"/>
                <w:sz w:val="20"/>
                <w:szCs w:val="20"/>
                <w:vertAlign w:val="superscript"/>
              </w:rPr>
              <w:t>**</w:t>
            </w:r>
          </w:p>
        </w:tc>
        <w:tc>
          <w:tcPr>
            <w:tcW w:w="1139" w:type="dxa"/>
            <w:tcBorders>
              <w:top w:val="single" w:sz="8" w:space="0" w:color="AEAEAE"/>
              <w:left w:val="single" w:sz="8" w:space="0" w:color="E0E0E0"/>
              <w:bottom w:val="single" w:sz="8" w:space="0" w:color="AEAEAE"/>
              <w:right w:val="single" w:sz="4" w:space="0" w:color="000000"/>
            </w:tcBorders>
            <w:shd w:val="clear" w:color="auto" w:fill="F9F9FB"/>
          </w:tcPr>
          <w:p w14:paraId="00000978"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.271</w:t>
            </w:r>
            <w:r w:rsidRPr="00EB42BE">
              <w:rPr>
                <w:rFonts w:ascii="Arial" w:eastAsia="Arial" w:hAnsi="Arial" w:cs="Arial"/>
                <w:sz w:val="20"/>
                <w:szCs w:val="20"/>
                <w:vertAlign w:val="superscript"/>
              </w:rPr>
              <w:t>**</w:t>
            </w:r>
          </w:p>
        </w:tc>
      </w:tr>
      <w:tr w:rsidR="00C14C0B" w:rsidRPr="00EB42BE" w14:paraId="30BF4F49" w14:textId="77777777" w:rsidTr="002D12F4">
        <w:trPr>
          <w:trHeight w:val="60"/>
        </w:trPr>
        <w:tc>
          <w:tcPr>
            <w:tcW w:w="1784" w:type="dxa"/>
            <w:vMerge/>
            <w:tcBorders>
              <w:top w:val="single" w:sz="8" w:space="0" w:color="AEAEAE"/>
              <w:left w:val="single" w:sz="4" w:space="0" w:color="000000"/>
              <w:bottom w:val="single" w:sz="8" w:space="0" w:color="AEAEAE"/>
            </w:tcBorders>
            <w:shd w:val="clear" w:color="auto" w:fill="E0E0E0"/>
          </w:tcPr>
          <w:p w14:paraId="00000979" w14:textId="77777777" w:rsidR="00C14C0B" w:rsidRPr="00EB42BE" w:rsidRDefault="00C14C0B">
            <w:pPr>
              <w:widowControl w:val="0"/>
              <w:pBdr>
                <w:top w:val="nil"/>
                <w:left w:val="nil"/>
                <w:bottom w:val="nil"/>
                <w:right w:val="nil"/>
                <w:between w:val="nil"/>
              </w:pBdr>
              <w:spacing w:line="276" w:lineRule="auto"/>
              <w:rPr>
                <w:rFonts w:ascii="Arial" w:eastAsia="Arial" w:hAnsi="Arial" w:cs="Arial"/>
                <w:sz w:val="20"/>
                <w:szCs w:val="20"/>
              </w:rPr>
            </w:pPr>
          </w:p>
        </w:tc>
        <w:tc>
          <w:tcPr>
            <w:tcW w:w="1540" w:type="dxa"/>
            <w:tcBorders>
              <w:top w:val="single" w:sz="8" w:space="0" w:color="AEAEAE"/>
              <w:bottom w:val="single" w:sz="8" w:space="0" w:color="AEAEAE"/>
            </w:tcBorders>
            <w:shd w:val="clear" w:color="auto" w:fill="E0E0E0"/>
          </w:tcPr>
          <w:p w14:paraId="0000097A"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Sig. (2-tailed)</w:t>
            </w:r>
          </w:p>
        </w:tc>
        <w:tc>
          <w:tcPr>
            <w:tcW w:w="1495" w:type="dxa"/>
            <w:tcBorders>
              <w:top w:val="single" w:sz="8" w:space="0" w:color="AEAEAE"/>
              <w:bottom w:val="single" w:sz="8" w:space="0" w:color="AEAEAE"/>
              <w:right w:val="single" w:sz="8" w:space="0" w:color="E0E0E0"/>
            </w:tcBorders>
            <w:shd w:val="clear" w:color="auto" w:fill="F9F9FB"/>
          </w:tcPr>
          <w:p w14:paraId="0000097B"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094"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000097C" w14:textId="77777777" w:rsidR="00C14C0B" w:rsidRPr="00EB42BE" w:rsidRDefault="00C14C0B">
            <w:pPr>
              <w:jc w:val="center"/>
              <w:rPr>
                <w:rFonts w:ascii="Arial" w:eastAsia="Arial" w:hAnsi="Arial" w:cs="Arial"/>
                <w:sz w:val="20"/>
                <w:szCs w:val="20"/>
              </w:rPr>
            </w:pPr>
          </w:p>
        </w:tc>
        <w:tc>
          <w:tcPr>
            <w:tcW w:w="1172" w:type="dxa"/>
            <w:tcBorders>
              <w:top w:val="single" w:sz="8" w:space="0" w:color="AEAEAE"/>
              <w:left w:val="single" w:sz="8" w:space="0" w:color="E0E0E0"/>
              <w:bottom w:val="single" w:sz="8" w:space="0" w:color="AEAEAE"/>
              <w:right w:val="single" w:sz="8" w:space="0" w:color="E0E0E0"/>
            </w:tcBorders>
            <w:shd w:val="clear" w:color="auto" w:fill="F9F9FB"/>
          </w:tcPr>
          <w:p w14:paraId="0000097D"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942" w:type="dxa"/>
            <w:tcBorders>
              <w:top w:val="single" w:sz="8" w:space="0" w:color="AEAEAE"/>
              <w:left w:val="single" w:sz="8" w:space="0" w:color="E0E0E0"/>
              <w:bottom w:val="single" w:sz="8" w:space="0" w:color="AEAEAE"/>
              <w:right w:val="single" w:sz="8" w:space="0" w:color="E0E0E0"/>
            </w:tcBorders>
            <w:shd w:val="clear" w:color="auto" w:fill="F9F9FB"/>
          </w:tcPr>
          <w:p w14:paraId="0000097E"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247" w:type="dxa"/>
            <w:tcBorders>
              <w:top w:val="single" w:sz="8" w:space="0" w:color="AEAEAE"/>
              <w:left w:val="single" w:sz="8" w:space="0" w:color="E0E0E0"/>
              <w:bottom w:val="single" w:sz="8" w:space="0" w:color="AEAEAE"/>
              <w:right w:val="single" w:sz="8" w:space="0" w:color="E0E0E0"/>
            </w:tcBorders>
            <w:shd w:val="clear" w:color="auto" w:fill="F9F9FB"/>
          </w:tcPr>
          <w:p w14:paraId="0000097F"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331" w:type="dxa"/>
            <w:tcBorders>
              <w:top w:val="single" w:sz="8" w:space="0" w:color="AEAEAE"/>
              <w:left w:val="single" w:sz="8" w:space="0" w:color="E0E0E0"/>
              <w:bottom w:val="single" w:sz="8" w:space="0" w:color="AEAEAE"/>
              <w:right w:val="single" w:sz="8" w:space="0" w:color="E0E0E0"/>
            </w:tcBorders>
            <w:shd w:val="clear" w:color="auto" w:fill="F9F9FB"/>
          </w:tcPr>
          <w:p w14:paraId="00000980"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233" w:type="dxa"/>
            <w:tcBorders>
              <w:top w:val="single" w:sz="8" w:space="0" w:color="AEAEAE"/>
              <w:left w:val="single" w:sz="8" w:space="0" w:color="E0E0E0"/>
              <w:bottom w:val="single" w:sz="8" w:space="0" w:color="AEAEAE"/>
              <w:right w:val="single" w:sz="8" w:space="0" w:color="E0E0E0"/>
            </w:tcBorders>
            <w:shd w:val="clear" w:color="auto" w:fill="F9F9FB"/>
          </w:tcPr>
          <w:p w14:paraId="00000981"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973" w:type="dxa"/>
            <w:tcBorders>
              <w:top w:val="single" w:sz="8" w:space="0" w:color="AEAEAE"/>
              <w:left w:val="single" w:sz="8" w:space="0" w:color="E0E0E0"/>
              <w:bottom w:val="single" w:sz="8" w:space="0" w:color="AEAEAE"/>
              <w:right w:val="single" w:sz="8" w:space="0" w:color="E0E0E0"/>
            </w:tcBorders>
            <w:shd w:val="clear" w:color="auto" w:fill="F9F9FB"/>
          </w:tcPr>
          <w:p w14:paraId="00000982"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139" w:type="dxa"/>
            <w:tcBorders>
              <w:top w:val="single" w:sz="8" w:space="0" w:color="AEAEAE"/>
              <w:left w:val="single" w:sz="8" w:space="0" w:color="E0E0E0"/>
              <w:bottom w:val="single" w:sz="8" w:space="0" w:color="AEAEAE"/>
              <w:right w:val="single" w:sz="4" w:space="0" w:color="000000"/>
            </w:tcBorders>
            <w:shd w:val="clear" w:color="auto" w:fill="F9F9FB"/>
          </w:tcPr>
          <w:p w14:paraId="00000983"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r>
      <w:tr w:rsidR="00C14C0B" w:rsidRPr="00EB42BE" w14:paraId="3651830E" w14:textId="77777777" w:rsidTr="002D12F4">
        <w:trPr>
          <w:trHeight w:val="60"/>
        </w:trPr>
        <w:tc>
          <w:tcPr>
            <w:tcW w:w="1784" w:type="dxa"/>
            <w:vMerge w:val="restart"/>
            <w:tcBorders>
              <w:top w:val="single" w:sz="8" w:space="0" w:color="AEAEAE"/>
              <w:left w:val="single" w:sz="4" w:space="0" w:color="000000"/>
              <w:bottom w:val="single" w:sz="8" w:space="0" w:color="AEAEAE"/>
            </w:tcBorders>
            <w:shd w:val="clear" w:color="auto" w:fill="E0E0E0"/>
          </w:tcPr>
          <w:p w14:paraId="00000984"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I like the fast self–checkout option at Walmart</w:t>
            </w:r>
          </w:p>
        </w:tc>
        <w:tc>
          <w:tcPr>
            <w:tcW w:w="1540" w:type="dxa"/>
            <w:tcBorders>
              <w:top w:val="single" w:sz="8" w:space="0" w:color="AEAEAE"/>
              <w:bottom w:val="single" w:sz="8" w:space="0" w:color="AEAEAE"/>
            </w:tcBorders>
            <w:shd w:val="clear" w:color="auto" w:fill="E0E0E0"/>
          </w:tcPr>
          <w:p w14:paraId="00000985"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Pearson Correlation</w:t>
            </w:r>
          </w:p>
        </w:tc>
        <w:tc>
          <w:tcPr>
            <w:tcW w:w="1495" w:type="dxa"/>
            <w:tcBorders>
              <w:top w:val="single" w:sz="8" w:space="0" w:color="AEAEAE"/>
              <w:bottom w:val="single" w:sz="8" w:space="0" w:color="AEAEAE"/>
              <w:right w:val="single" w:sz="8" w:space="0" w:color="E0E0E0"/>
            </w:tcBorders>
            <w:shd w:val="clear" w:color="auto" w:fill="F9F9FB"/>
          </w:tcPr>
          <w:p w14:paraId="00000986"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.305</w:t>
            </w:r>
            <w:r w:rsidRPr="00EB42BE">
              <w:rPr>
                <w:rFonts w:ascii="Arial" w:eastAsia="Arial" w:hAnsi="Arial" w:cs="Arial"/>
                <w:sz w:val="20"/>
                <w:szCs w:val="20"/>
                <w:vertAlign w:val="superscript"/>
              </w:rPr>
              <w:t>**</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987"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.321</w:t>
            </w:r>
            <w:r w:rsidRPr="00EB42BE">
              <w:rPr>
                <w:rFonts w:ascii="Arial" w:eastAsia="Arial" w:hAnsi="Arial" w:cs="Arial"/>
                <w:sz w:val="20"/>
                <w:szCs w:val="20"/>
                <w:vertAlign w:val="superscript"/>
              </w:rPr>
              <w:t>**</w:t>
            </w:r>
          </w:p>
        </w:tc>
        <w:tc>
          <w:tcPr>
            <w:tcW w:w="1172" w:type="dxa"/>
            <w:tcBorders>
              <w:top w:val="single" w:sz="8" w:space="0" w:color="AEAEAE"/>
              <w:left w:val="single" w:sz="8" w:space="0" w:color="E0E0E0"/>
              <w:bottom w:val="single" w:sz="8" w:space="0" w:color="AEAEAE"/>
              <w:right w:val="single" w:sz="8" w:space="0" w:color="E0E0E0"/>
            </w:tcBorders>
            <w:shd w:val="clear" w:color="auto" w:fill="F9F9FB"/>
          </w:tcPr>
          <w:p w14:paraId="00000988"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1</w:t>
            </w:r>
          </w:p>
        </w:tc>
        <w:tc>
          <w:tcPr>
            <w:tcW w:w="942" w:type="dxa"/>
            <w:tcBorders>
              <w:top w:val="single" w:sz="8" w:space="0" w:color="AEAEAE"/>
              <w:left w:val="single" w:sz="8" w:space="0" w:color="E0E0E0"/>
              <w:bottom w:val="single" w:sz="8" w:space="0" w:color="AEAEAE"/>
              <w:right w:val="single" w:sz="8" w:space="0" w:color="E0E0E0"/>
            </w:tcBorders>
            <w:shd w:val="clear" w:color="auto" w:fill="F9F9FB"/>
          </w:tcPr>
          <w:p w14:paraId="00000989"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.435</w:t>
            </w:r>
            <w:r w:rsidRPr="00EB42BE">
              <w:rPr>
                <w:rFonts w:ascii="Arial" w:eastAsia="Arial" w:hAnsi="Arial" w:cs="Arial"/>
                <w:sz w:val="20"/>
                <w:szCs w:val="20"/>
                <w:vertAlign w:val="superscript"/>
              </w:rPr>
              <w:t>**</w:t>
            </w:r>
          </w:p>
        </w:tc>
        <w:tc>
          <w:tcPr>
            <w:tcW w:w="1247" w:type="dxa"/>
            <w:tcBorders>
              <w:top w:val="single" w:sz="8" w:space="0" w:color="AEAEAE"/>
              <w:left w:val="single" w:sz="8" w:space="0" w:color="E0E0E0"/>
              <w:bottom w:val="single" w:sz="8" w:space="0" w:color="AEAEAE"/>
              <w:right w:val="single" w:sz="8" w:space="0" w:color="E0E0E0"/>
            </w:tcBorders>
            <w:shd w:val="clear" w:color="auto" w:fill="F9F9FB"/>
          </w:tcPr>
          <w:p w14:paraId="0000098A"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.316</w:t>
            </w:r>
            <w:r w:rsidRPr="00EB42BE">
              <w:rPr>
                <w:rFonts w:ascii="Arial" w:eastAsia="Arial" w:hAnsi="Arial" w:cs="Arial"/>
                <w:sz w:val="20"/>
                <w:szCs w:val="20"/>
                <w:vertAlign w:val="superscript"/>
              </w:rPr>
              <w:t>**</w:t>
            </w:r>
          </w:p>
        </w:tc>
        <w:tc>
          <w:tcPr>
            <w:tcW w:w="1331" w:type="dxa"/>
            <w:tcBorders>
              <w:top w:val="single" w:sz="8" w:space="0" w:color="AEAEAE"/>
              <w:left w:val="single" w:sz="8" w:space="0" w:color="E0E0E0"/>
              <w:bottom w:val="single" w:sz="8" w:space="0" w:color="AEAEAE"/>
              <w:right w:val="single" w:sz="8" w:space="0" w:color="E0E0E0"/>
            </w:tcBorders>
            <w:shd w:val="clear" w:color="auto" w:fill="F9F9FB"/>
          </w:tcPr>
          <w:p w14:paraId="0000098B"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.310</w:t>
            </w:r>
            <w:r w:rsidRPr="00EB42BE">
              <w:rPr>
                <w:rFonts w:ascii="Arial" w:eastAsia="Arial" w:hAnsi="Arial" w:cs="Arial"/>
                <w:sz w:val="20"/>
                <w:szCs w:val="20"/>
                <w:vertAlign w:val="superscript"/>
              </w:rPr>
              <w:t>**</w:t>
            </w:r>
          </w:p>
        </w:tc>
        <w:tc>
          <w:tcPr>
            <w:tcW w:w="1233" w:type="dxa"/>
            <w:tcBorders>
              <w:top w:val="single" w:sz="8" w:space="0" w:color="AEAEAE"/>
              <w:left w:val="single" w:sz="8" w:space="0" w:color="E0E0E0"/>
              <w:bottom w:val="single" w:sz="8" w:space="0" w:color="AEAEAE"/>
              <w:right w:val="single" w:sz="8" w:space="0" w:color="E0E0E0"/>
            </w:tcBorders>
            <w:shd w:val="clear" w:color="auto" w:fill="F9F9FB"/>
          </w:tcPr>
          <w:p w14:paraId="0000098C"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.298</w:t>
            </w:r>
            <w:r w:rsidRPr="00EB42BE">
              <w:rPr>
                <w:rFonts w:ascii="Arial" w:eastAsia="Arial" w:hAnsi="Arial" w:cs="Arial"/>
                <w:sz w:val="20"/>
                <w:szCs w:val="20"/>
                <w:vertAlign w:val="superscript"/>
              </w:rPr>
              <w:t>**</w:t>
            </w:r>
          </w:p>
        </w:tc>
        <w:tc>
          <w:tcPr>
            <w:tcW w:w="973" w:type="dxa"/>
            <w:tcBorders>
              <w:top w:val="single" w:sz="8" w:space="0" w:color="AEAEAE"/>
              <w:left w:val="single" w:sz="8" w:space="0" w:color="E0E0E0"/>
              <w:bottom w:val="single" w:sz="8" w:space="0" w:color="AEAEAE"/>
              <w:right w:val="single" w:sz="8" w:space="0" w:color="E0E0E0"/>
            </w:tcBorders>
            <w:shd w:val="clear" w:color="auto" w:fill="F9F9FB"/>
          </w:tcPr>
          <w:p w14:paraId="0000098D"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.266</w:t>
            </w:r>
            <w:r w:rsidRPr="00EB42BE">
              <w:rPr>
                <w:rFonts w:ascii="Arial" w:eastAsia="Arial" w:hAnsi="Arial" w:cs="Arial"/>
                <w:sz w:val="20"/>
                <w:szCs w:val="20"/>
                <w:vertAlign w:val="superscript"/>
              </w:rPr>
              <w:t>**</w:t>
            </w:r>
          </w:p>
        </w:tc>
        <w:tc>
          <w:tcPr>
            <w:tcW w:w="1139" w:type="dxa"/>
            <w:tcBorders>
              <w:top w:val="single" w:sz="8" w:space="0" w:color="AEAEAE"/>
              <w:left w:val="single" w:sz="8" w:space="0" w:color="E0E0E0"/>
              <w:bottom w:val="single" w:sz="8" w:space="0" w:color="AEAEAE"/>
              <w:right w:val="single" w:sz="4" w:space="0" w:color="000000"/>
            </w:tcBorders>
            <w:shd w:val="clear" w:color="auto" w:fill="F9F9FB"/>
          </w:tcPr>
          <w:p w14:paraId="0000098E"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.136</w:t>
            </w:r>
            <w:r w:rsidRPr="00EB42BE">
              <w:rPr>
                <w:rFonts w:ascii="Arial" w:eastAsia="Arial" w:hAnsi="Arial" w:cs="Arial"/>
                <w:sz w:val="20"/>
                <w:szCs w:val="20"/>
                <w:vertAlign w:val="superscript"/>
              </w:rPr>
              <w:t>**</w:t>
            </w:r>
          </w:p>
        </w:tc>
      </w:tr>
      <w:tr w:rsidR="00C14C0B" w:rsidRPr="00EB42BE" w14:paraId="701D7A43" w14:textId="77777777" w:rsidTr="002D12F4">
        <w:trPr>
          <w:trHeight w:val="60"/>
        </w:trPr>
        <w:tc>
          <w:tcPr>
            <w:tcW w:w="1784" w:type="dxa"/>
            <w:vMerge/>
            <w:tcBorders>
              <w:top w:val="single" w:sz="8" w:space="0" w:color="AEAEAE"/>
              <w:left w:val="single" w:sz="4" w:space="0" w:color="000000"/>
              <w:bottom w:val="single" w:sz="8" w:space="0" w:color="AEAEAE"/>
            </w:tcBorders>
            <w:shd w:val="clear" w:color="auto" w:fill="E0E0E0"/>
          </w:tcPr>
          <w:p w14:paraId="0000098F" w14:textId="77777777" w:rsidR="00C14C0B" w:rsidRPr="00EB42BE" w:rsidRDefault="00C14C0B">
            <w:pPr>
              <w:widowControl w:val="0"/>
              <w:pBdr>
                <w:top w:val="nil"/>
                <w:left w:val="nil"/>
                <w:bottom w:val="nil"/>
                <w:right w:val="nil"/>
                <w:between w:val="nil"/>
              </w:pBdr>
              <w:spacing w:line="276" w:lineRule="auto"/>
              <w:rPr>
                <w:rFonts w:ascii="Arial" w:eastAsia="Arial" w:hAnsi="Arial" w:cs="Arial"/>
                <w:sz w:val="20"/>
                <w:szCs w:val="20"/>
              </w:rPr>
            </w:pPr>
          </w:p>
        </w:tc>
        <w:tc>
          <w:tcPr>
            <w:tcW w:w="1540" w:type="dxa"/>
            <w:tcBorders>
              <w:top w:val="single" w:sz="8" w:space="0" w:color="AEAEAE"/>
              <w:bottom w:val="single" w:sz="8" w:space="0" w:color="AEAEAE"/>
            </w:tcBorders>
            <w:shd w:val="clear" w:color="auto" w:fill="E0E0E0"/>
          </w:tcPr>
          <w:p w14:paraId="00000990"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Sig. (2-tailed)</w:t>
            </w:r>
          </w:p>
        </w:tc>
        <w:tc>
          <w:tcPr>
            <w:tcW w:w="1495" w:type="dxa"/>
            <w:tcBorders>
              <w:top w:val="single" w:sz="8" w:space="0" w:color="AEAEAE"/>
              <w:bottom w:val="single" w:sz="8" w:space="0" w:color="AEAEAE"/>
              <w:right w:val="single" w:sz="8" w:space="0" w:color="E0E0E0"/>
            </w:tcBorders>
            <w:shd w:val="clear" w:color="auto" w:fill="F9F9FB"/>
          </w:tcPr>
          <w:p w14:paraId="00000991"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992"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172"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0000993" w14:textId="77777777" w:rsidR="00C14C0B" w:rsidRPr="00EB42BE" w:rsidRDefault="00C14C0B">
            <w:pPr>
              <w:jc w:val="center"/>
              <w:rPr>
                <w:rFonts w:ascii="Arial" w:eastAsia="Arial" w:hAnsi="Arial" w:cs="Arial"/>
                <w:sz w:val="20"/>
                <w:szCs w:val="20"/>
              </w:rPr>
            </w:pPr>
          </w:p>
        </w:tc>
        <w:tc>
          <w:tcPr>
            <w:tcW w:w="942" w:type="dxa"/>
            <w:tcBorders>
              <w:top w:val="single" w:sz="8" w:space="0" w:color="AEAEAE"/>
              <w:left w:val="single" w:sz="8" w:space="0" w:color="E0E0E0"/>
              <w:bottom w:val="single" w:sz="8" w:space="0" w:color="AEAEAE"/>
              <w:right w:val="single" w:sz="8" w:space="0" w:color="E0E0E0"/>
            </w:tcBorders>
            <w:shd w:val="clear" w:color="auto" w:fill="F9F9FB"/>
          </w:tcPr>
          <w:p w14:paraId="00000994"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247" w:type="dxa"/>
            <w:tcBorders>
              <w:top w:val="single" w:sz="8" w:space="0" w:color="AEAEAE"/>
              <w:left w:val="single" w:sz="8" w:space="0" w:color="E0E0E0"/>
              <w:bottom w:val="single" w:sz="8" w:space="0" w:color="AEAEAE"/>
              <w:right w:val="single" w:sz="8" w:space="0" w:color="E0E0E0"/>
            </w:tcBorders>
            <w:shd w:val="clear" w:color="auto" w:fill="F9F9FB"/>
          </w:tcPr>
          <w:p w14:paraId="00000995"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331" w:type="dxa"/>
            <w:tcBorders>
              <w:top w:val="single" w:sz="8" w:space="0" w:color="AEAEAE"/>
              <w:left w:val="single" w:sz="8" w:space="0" w:color="E0E0E0"/>
              <w:bottom w:val="single" w:sz="8" w:space="0" w:color="AEAEAE"/>
              <w:right w:val="single" w:sz="8" w:space="0" w:color="E0E0E0"/>
            </w:tcBorders>
            <w:shd w:val="clear" w:color="auto" w:fill="F9F9FB"/>
          </w:tcPr>
          <w:p w14:paraId="00000996"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233" w:type="dxa"/>
            <w:tcBorders>
              <w:top w:val="single" w:sz="8" w:space="0" w:color="AEAEAE"/>
              <w:left w:val="single" w:sz="8" w:space="0" w:color="E0E0E0"/>
              <w:bottom w:val="single" w:sz="8" w:space="0" w:color="AEAEAE"/>
              <w:right w:val="single" w:sz="8" w:space="0" w:color="E0E0E0"/>
            </w:tcBorders>
            <w:shd w:val="clear" w:color="auto" w:fill="F9F9FB"/>
          </w:tcPr>
          <w:p w14:paraId="00000997"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973" w:type="dxa"/>
            <w:tcBorders>
              <w:top w:val="single" w:sz="8" w:space="0" w:color="AEAEAE"/>
              <w:left w:val="single" w:sz="8" w:space="0" w:color="E0E0E0"/>
              <w:bottom w:val="single" w:sz="8" w:space="0" w:color="AEAEAE"/>
              <w:right w:val="single" w:sz="8" w:space="0" w:color="E0E0E0"/>
            </w:tcBorders>
            <w:shd w:val="clear" w:color="auto" w:fill="F9F9FB"/>
          </w:tcPr>
          <w:p w14:paraId="00000998"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139" w:type="dxa"/>
            <w:tcBorders>
              <w:top w:val="single" w:sz="8" w:space="0" w:color="AEAEAE"/>
              <w:left w:val="single" w:sz="8" w:space="0" w:color="E0E0E0"/>
              <w:bottom w:val="single" w:sz="8" w:space="0" w:color="AEAEAE"/>
              <w:right w:val="single" w:sz="4" w:space="0" w:color="000000"/>
            </w:tcBorders>
            <w:shd w:val="clear" w:color="auto" w:fill="F9F9FB"/>
          </w:tcPr>
          <w:p w14:paraId="00000999"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.008</w:t>
            </w:r>
          </w:p>
        </w:tc>
      </w:tr>
      <w:tr w:rsidR="00C14C0B" w:rsidRPr="00EB42BE" w14:paraId="35E855CD" w14:textId="77777777" w:rsidTr="002D12F4">
        <w:trPr>
          <w:trHeight w:val="60"/>
        </w:trPr>
        <w:tc>
          <w:tcPr>
            <w:tcW w:w="1784" w:type="dxa"/>
            <w:vMerge w:val="restart"/>
            <w:tcBorders>
              <w:top w:val="single" w:sz="8" w:space="0" w:color="AEAEAE"/>
              <w:left w:val="single" w:sz="4" w:space="0" w:color="000000"/>
              <w:bottom w:val="single" w:sz="8" w:space="0" w:color="AEAEAE"/>
            </w:tcBorders>
            <w:shd w:val="clear" w:color="auto" w:fill="E0E0E0"/>
          </w:tcPr>
          <w:p w14:paraId="0000099A"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Offers a variety of product options</w:t>
            </w:r>
          </w:p>
        </w:tc>
        <w:tc>
          <w:tcPr>
            <w:tcW w:w="1540" w:type="dxa"/>
            <w:tcBorders>
              <w:top w:val="single" w:sz="8" w:space="0" w:color="AEAEAE"/>
              <w:bottom w:val="single" w:sz="8" w:space="0" w:color="AEAEAE"/>
            </w:tcBorders>
            <w:shd w:val="clear" w:color="auto" w:fill="E0E0E0"/>
          </w:tcPr>
          <w:p w14:paraId="0000099B"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Pearson Correlation</w:t>
            </w:r>
          </w:p>
        </w:tc>
        <w:tc>
          <w:tcPr>
            <w:tcW w:w="1495" w:type="dxa"/>
            <w:tcBorders>
              <w:top w:val="single" w:sz="8" w:space="0" w:color="AEAEAE"/>
              <w:bottom w:val="single" w:sz="8" w:space="0" w:color="AEAEAE"/>
              <w:right w:val="single" w:sz="8" w:space="0" w:color="E0E0E0"/>
            </w:tcBorders>
            <w:shd w:val="clear" w:color="auto" w:fill="F9F9FB"/>
          </w:tcPr>
          <w:p w14:paraId="0000099C"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.385</w:t>
            </w:r>
            <w:r w:rsidRPr="00EB42BE">
              <w:rPr>
                <w:rFonts w:ascii="Arial" w:eastAsia="Arial" w:hAnsi="Arial" w:cs="Arial"/>
                <w:sz w:val="20"/>
                <w:szCs w:val="20"/>
                <w:vertAlign w:val="superscript"/>
              </w:rPr>
              <w:t>**</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99D"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.277</w:t>
            </w:r>
            <w:r w:rsidRPr="00EB42BE">
              <w:rPr>
                <w:rFonts w:ascii="Arial" w:eastAsia="Arial" w:hAnsi="Arial" w:cs="Arial"/>
                <w:sz w:val="20"/>
                <w:szCs w:val="20"/>
                <w:vertAlign w:val="superscript"/>
              </w:rPr>
              <w:t>**</w:t>
            </w:r>
          </w:p>
        </w:tc>
        <w:tc>
          <w:tcPr>
            <w:tcW w:w="1172" w:type="dxa"/>
            <w:tcBorders>
              <w:top w:val="single" w:sz="8" w:space="0" w:color="AEAEAE"/>
              <w:left w:val="single" w:sz="8" w:space="0" w:color="E0E0E0"/>
              <w:bottom w:val="single" w:sz="8" w:space="0" w:color="AEAEAE"/>
              <w:right w:val="single" w:sz="8" w:space="0" w:color="E0E0E0"/>
            </w:tcBorders>
            <w:shd w:val="clear" w:color="auto" w:fill="F9F9FB"/>
          </w:tcPr>
          <w:p w14:paraId="0000099E"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.435</w:t>
            </w:r>
            <w:r w:rsidRPr="00EB42BE">
              <w:rPr>
                <w:rFonts w:ascii="Arial" w:eastAsia="Arial" w:hAnsi="Arial" w:cs="Arial"/>
                <w:sz w:val="20"/>
                <w:szCs w:val="20"/>
                <w:vertAlign w:val="superscript"/>
              </w:rPr>
              <w:t>**</w:t>
            </w:r>
          </w:p>
        </w:tc>
        <w:tc>
          <w:tcPr>
            <w:tcW w:w="942" w:type="dxa"/>
            <w:tcBorders>
              <w:top w:val="single" w:sz="8" w:space="0" w:color="AEAEAE"/>
              <w:left w:val="single" w:sz="8" w:space="0" w:color="E0E0E0"/>
              <w:bottom w:val="single" w:sz="8" w:space="0" w:color="AEAEAE"/>
              <w:right w:val="single" w:sz="8" w:space="0" w:color="E0E0E0"/>
            </w:tcBorders>
            <w:shd w:val="clear" w:color="auto" w:fill="F9F9FB"/>
          </w:tcPr>
          <w:p w14:paraId="0000099F"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1</w:t>
            </w:r>
          </w:p>
        </w:tc>
        <w:tc>
          <w:tcPr>
            <w:tcW w:w="1247" w:type="dxa"/>
            <w:tcBorders>
              <w:top w:val="single" w:sz="8" w:space="0" w:color="AEAEAE"/>
              <w:left w:val="single" w:sz="8" w:space="0" w:color="E0E0E0"/>
              <w:bottom w:val="single" w:sz="8" w:space="0" w:color="AEAEAE"/>
              <w:right w:val="single" w:sz="8" w:space="0" w:color="E0E0E0"/>
            </w:tcBorders>
            <w:shd w:val="clear" w:color="auto" w:fill="F9F9FB"/>
          </w:tcPr>
          <w:p w14:paraId="000009A0"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.364</w:t>
            </w:r>
            <w:r w:rsidRPr="00EB42BE">
              <w:rPr>
                <w:rFonts w:ascii="Arial" w:eastAsia="Arial" w:hAnsi="Arial" w:cs="Arial"/>
                <w:sz w:val="20"/>
                <w:szCs w:val="20"/>
                <w:vertAlign w:val="superscript"/>
              </w:rPr>
              <w:t>**</w:t>
            </w:r>
          </w:p>
        </w:tc>
        <w:tc>
          <w:tcPr>
            <w:tcW w:w="1331" w:type="dxa"/>
            <w:tcBorders>
              <w:top w:val="single" w:sz="8" w:space="0" w:color="AEAEAE"/>
              <w:left w:val="single" w:sz="8" w:space="0" w:color="E0E0E0"/>
              <w:bottom w:val="single" w:sz="8" w:space="0" w:color="AEAEAE"/>
              <w:right w:val="single" w:sz="8" w:space="0" w:color="E0E0E0"/>
            </w:tcBorders>
            <w:shd w:val="clear" w:color="auto" w:fill="F9F9FB"/>
          </w:tcPr>
          <w:p w14:paraId="000009A1"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.561</w:t>
            </w:r>
            <w:r w:rsidRPr="00EB42BE">
              <w:rPr>
                <w:rFonts w:ascii="Arial" w:eastAsia="Arial" w:hAnsi="Arial" w:cs="Arial"/>
                <w:sz w:val="20"/>
                <w:szCs w:val="20"/>
                <w:vertAlign w:val="superscript"/>
              </w:rPr>
              <w:t>**</w:t>
            </w:r>
          </w:p>
        </w:tc>
        <w:tc>
          <w:tcPr>
            <w:tcW w:w="1233" w:type="dxa"/>
            <w:tcBorders>
              <w:top w:val="single" w:sz="8" w:space="0" w:color="AEAEAE"/>
              <w:left w:val="single" w:sz="8" w:space="0" w:color="E0E0E0"/>
              <w:bottom w:val="single" w:sz="8" w:space="0" w:color="AEAEAE"/>
              <w:right w:val="single" w:sz="8" w:space="0" w:color="E0E0E0"/>
            </w:tcBorders>
            <w:shd w:val="clear" w:color="auto" w:fill="F9F9FB"/>
          </w:tcPr>
          <w:p w14:paraId="000009A2"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.250</w:t>
            </w:r>
            <w:r w:rsidRPr="00EB42BE">
              <w:rPr>
                <w:rFonts w:ascii="Arial" w:eastAsia="Arial" w:hAnsi="Arial" w:cs="Arial"/>
                <w:sz w:val="20"/>
                <w:szCs w:val="20"/>
                <w:vertAlign w:val="superscript"/>
              </w:rPr>
              <w:t>**</w:t>
            </w:r>
          </w:p>
        </w:tc>
        <w:tc>
          <w:tcPr>
            <w:tcW w:w="973" w:type="dxa"/>
            <w:tcBorders>
              <w:top w:val="single" w:sz="8" w:space="0" w:color="AEAEAE"/>
              <w:left w:val="single" w:sz="8" w:space="0" w:color="E0E0E0"/>
              <w:bottom w:val="single" w:sz="8" w:space="0" w:color="AEAEAE"/>
              <w:right w:val="single" w:sz="8" w:space="0" w:color="E0E0E0"/>
            </w:tcBorders>
            <w:shd w:val="clear" w:color="auto" w:fill="F9F9FB"/>
          </w:tcPr>
          <w:p w14:paraId="000009A3"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.427</w:t>
            </w:r>
            <w:r w:rsidRPr="00EB42BE">
              <w:rPr>
                <w:rFonts w:ascii="Arial" w:eastAsia="Arial" w:hAnsi="Arial" w:cs="Arial"/>
                <w:sz w:val="20"/>
                <w:szCs w:val="20"/>
                <w:vertAlign w:val="superscript"/>
              </w:rPr>
              <w:t>**</w:t>
            </w:r>
          </w:p>
        </w:tc>
        <w:tc>
          <w:tcPr>
            <w:tcW w:w="1139" w:type="dxa"/>
            <w:tcBorders>
              <w:top w:val="single" w:sz="8" w:space="0" w:color="AEAEAE"/>
              <w:left w:val="single" w:sz="8" w:space="0" w:color="E0E0E0"/>
              <w:bottom w:val="single" w:sz="8" w:space="0" w:color="AEAEAE"/>
              <w:right w:val="single" w:sz="4" w:space="0" w:color="000000"/>
            </w:tcBorders>
            <w:shd w:val="clear" w:color="auto" w:fill="F9F9FB"/>
          </w:tcPr>
          <w:p w14:paraId="000009A4"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.175</w:t>
            </w:r>
            <w:r w:rsidRPr="00EB42BE">
              <w:rPr>
                <w:rFonts w:ascii="Arial" w:eastAsia="Arial" w:hAnsi="Arial" w:cs="Arial"/>
                <w:sz w:val="20"/>
                <w:szCs w:val="20"/>
                <w:vertAlign w:val="superscript"/>
              </w:rPr>
              <w:t>**</w:t>
            </w:r>
          </w:p>
        </w:tc>
      </w:tr>
      <w:tr w:rsidR="00C14C0B" w:rsidRPr="00EB42BE" w14:paraId="2D305DE2" w14:textId="77777777" w:rsidTr="002D12F4">
        <w:trPr>
          <w:trHeight w:val="60"/>
        </w:trPr>
        <w:tc>
          <w:tcPr>
            <w:tcW w:w="1784" w:type="dxa"/>
            <w:vMerge/>
            <w:tcBorders>
              <w:top w:val="single" w:sz="8" w:space="0" w:color="AEAEAE"/>
              <w:left w:val="single" w:sz="4" w:space="0" w:color="000000"/>
              <w:bottom w:val="single" w:sz="8" w:space="0" w:color="AEAEAE"/>
            </w:tcBorders>
            <w:shd w:val="clear" w:color="auto" w:fill="E0E0E0"/>
          </w:tcPr>
          <w:p w14:paraId="000009A5" w14:textId="77777777" w:rsidR="00C14C0B" w:rsidRPr="00EB42BE" w:rsidRDefault="00C14C0B">
            <w:pPr>
              <w:widowControl w:val="0"/>
              <w:pBdr>
                <w:top w:val="nil"/>
                <w:left w:val="nil"/>
                <w:bottom w:val="nil"/>
                <w:right w:val="nil"/>
                <w:between w:val="nil"/>
              </w:pBdr>
              <w:spacing w:line="276" w:lineRule="auto"/>
              <w:rPr>
                <w:rFonts w:ascii="Arial" w:eastAsia="Arial" w:hAnsi="Arial" w:cs="Arial"/>
                <w:sz w:val="20"/>
                <w:szCs w:val="20"/>
              </w:rPr>
            </w:pPr>
          </w:p>
        </w:tc>
        <w:tc>
          <w:tcPr>
            <w:tcW w:w="1540" w:type="dxa"/>
            <w:tcBorders>
              <w:top w:val="single" w:sz="8" w:space="0" w:color="AEAEAE"/>
              <w:bottom w:val="single" w:sz="8" w:space="0" w:color="AEAEAE"/>
            </w:tcBorders>
            <w:shd w:val="clear" w:color="auto" w:fill="E0E0E0"/>
          </w:tcPr>
          <w:p w14:paraId="000009A6"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Sig. (2-tailed)</w:t>
            </w:r>
          </w:p>
        </w:tc>
        <w:tc>
          <w:tcPr>
            <w:tcW w:w="1495" w:type="dxa"/>
            <w:tcBorders>
              <w:top w:val="single" w:sz="8" w:space="0" w:color="AEAEAE"/>
              <w:bottom w:val="single" w:sz="8" w:space="0" w:color="AEAEAE"/>
              <w:right w:val="single" w:sz="8" w:space="0" w:color="E0E0E0"/>
            </w:tcBorders>
            <w:shd w:val="clear" w:color="auto" w:fill="F9F9FB"/>
          </w:tcPr>
          <w:p w14:paraId="000009A7"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9A8"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172" w:type="dxa"/>
            <w:tcBorders>
              <w:top w:val="single" w:sz="8" w:space="0" w:color="AEAEAE"/>
              <w:left w:val="single" w:sz="8" w:space="0" w:color="E0E0E0"/>
              <w:bottom w:val="single" w:sz="8" w:space="0" w:color="AEAEAE"/>
              <w:right w:val="single" w:sz="8" w:space="0" w:color="E0E0E0"/>
            </w:tcBorders>
            <w:shd w:val="clear" w:color="auto" w:fill="F9F9FB"/>
          </w:tcPr>
          <w:p w14:paraId="000009A9"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942"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00009AA" w14:textId="77777777" w:rsidR="00C14C0B" w:rsidRPr="00EB42BE" w:rsidRDefault="00C14C0B">
            <w:pPr>
              <w:jc w:val="center"/>
              <w:rPr>
                <w:rFonts w:ascii="Arial" w:eastAsia="Arial" w:hAnsi="Arial" w:cs="Arial"/>
                <w:sz w:val="20"/>
                <w:szCs w:val="20"/>
              </w:rPr>
            </w:pPr>
          </w:p>
        </w:tc>
        <w:tc>
          <w:tcPr>
            <w:tcW w:w="1247" w:type="dxa"/>
            <w:tcBorders>
              <w:top w:val="single" w:sz="8" w:space="0" w:color="AEAEAE"/>
              <w:left w:val="single" w:sz="8" w:space="0" w:color="E0E0E0"/>
              <w:bottom w:val="single" w:sz="8" w:space="0" w:color="AEAEAE"/>
              <w:right w:val="single" w:sz="8" w:space="0" w:color="E0E0E0"/>
            </w:tcBorders>
            <w:shd w:val="clear" w:color="auto" w:fill="F9F9FB"/>
          </w:tcPr>
          <w:p w14:paraId="000009AB"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331" w:type="dxa"/>
            <w:tcBorders>
              <w:top w:val="single" w:sz="8" w:space="0" w:color="AEAEAE"/>
              <w:left w:val="single" w:sz="8" w:space="0" w:color="E0E0E0"/>
              <w:bottom w:val="single" w:sz="8" w:space="0" w:color="AEAEAE"/>
              <w:right w:val="single" w:sz="8" w:space="0" w:color="E0E0E0"/>
            </w:tcBorders>
            <w:shd w:val="clear" w:color="auto" w:fill="F9F9FB"/>
          </w:tcPr>
          <w:p w14:paraId="000009AC"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233" w:type="dxa"/>
            <w:tcBorders>
              <w:top w:val="single" w:sz="8" w:space="0" w:color="AEAEAE"/>
              <w:left w:val="single" w:sz="8" w:space="0" w:color="E0E0E0"/>
              <w:bottom w:val="single" w:sz="8" w:space="0" w:color="AEAEAE"/>
              <w:right w:val="single" w:sz="8" w:space="0" w:color="E0E0E0"/>
            </w:tcBorders>
            <w:shd w:val="clear" w:color="auto" w:fill="F9F9FB"/>
          </w:tcPr>
          <w:p w14:paraId="000009AD"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973" w:type="dxa"/>
            <w:tcBorders>
              <w:top w:val="single" w:sz="8" w:space="0" w:color="AEAEAE"/>
              <w:left w:val="single" w:sz="8" w:space="0" w:color="E0E0E0"/>
              <w:bottom w:val="single" w:sz="8" w:space="0" w:color="AEAEAE"/>
              <w:right w:val="single" w:sz="8" w:space="0" w:color="E0E0E0"/>
            </w:tcBorders>
            <w:shd w:val="clear" w:color="auto" w:fill="F9F9FB"/>
          </w:tcPr>
          <w:p w14:paraId="000009AE"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139" w:type="dxa"/>
            <w:tcBorders>
              <w:top w:val="single" w:sz="8" w:space="0" w:color="AEAEAE"/>
              <w:left w:val="single" w:sz="8" w:space="0" w:color="E0E0E0"/>
              <w:bottom w:val="single" w:sz="8" w:space="0" w:color="AEAEAE"/>
              <w:right w:val="single" w:sz="4" w:space="0" w:color="000000"/>
            </w:tcBorders>
            <w:shd w:val="clear" w:color="auto" w:fill="F9F9FB"/>
          </w:tcPr>
          <w:p w14:paraId="000009AF"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r>
      <w:tr w:rsidR="00C14C0B" w:rsidRPr="00EB42BE" w14:paraId="338E7AB9" w14:textId="77777777" w:rsidTr="002D12F4">
        <w:trPr>
          <w:trHeight w:val="70"/>
        </w:trPr>
        <w:tc>
          <w:tcPr>
            <w:tcW w:w="1784" w:type="dxa"/>
            <w:vMerge w:val="restart"/>
            <w:tcBorders>
              <w:top w:val="single" w:sz="8" w:space="0" w:color="AEAEAE"/>
              <w:left w:val="single" w:sz="4" w:space="0" w:color="000000"/>
              <w:bottom w:val="single" w:sz="8" w:space="0" w:color="AEAEAE"/>
            </w:tcBorders>
            <w:shd w:val="clear" w:color="auto" w:fill="E0E0E0"/>
          </w:tcPr>
          <w:p w14:paraId="000009B0"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Has more convenient locations for me</w:t>
            </w:r>
          </w:p>
        </w:tc>
        <w:tc>
          <w:tcPr>
            <w:tcW w:w="1540" w:type="dxa"/>
            <w:tcBorders>
              <w:top w:val="single" w:sz="8" w:space="0" w:color="AEAEAE"/>
              <w:bottom w:val="single" w:sz="8" w:space="0" w:color="AEAEAE"/>
            </w:tcBorders>
            <w:shd w:val="clear" w:color="auto" w:fill="E0E0E0"/>
          </w:tcPr>
          <w:p w14:paraId="000009B1"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Pearson Correlation</w:t>
            </w:r>
          </w:p>
        </w:tc>
        <w:tc>
          <w:tcPr>
            <w:tcW w:w="1495" w:type="dxa"/>
            <w:tcBorders>
              <w:top w:val="single" w:sz="8" w:space="0" w:color="AEAEAE"/>
              <w:bottom w:val="single" w:sz="8" w:space="0" w:color="AEAEAE"/>
              <w:right w:val="single" w:sz="8" w:space="0" w:color="E0E0E0"/>
            </w:tcBorders>
            <w:shd w:val="clear" w:color="auto" w:fill="F9F9FB"/>
          </w:tcPr>
          <w:p w14:paraId="000009B2"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.319</w:t>
            </w:r>
            <w:r w:rsidRPr="00EB42BE">
              <w:rPr>
                <w:rFonts w:ascii="Arial" w:eastAsia="Arial" w:hAnsi="Arial" w:cs="Arial"/>
                <w:sz w:val="20"/>
                <w:szCs w:val="20"/>
                <w:vertAlign w:val="superscript"/>
              </w:rPr>
              <w:t>**</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9B3"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.413</w:t>
            </w:r>
            <w:r w:rsidRPr="00EB42BE">
              <w:rPr>
                <w:rFonts w:ascii="Arial" w:eastAsia="Arial" w:hAnsi="Arial" w:cs="Arial"/>
                <w:sz w:val="20"/>
                <w:szCs w:val="20"/>
                <w:vertAlign w:val="superscript"/>
              </w:rPr>
              <w:t>**</w:t>
            </w:r>
          </w:p>
        </w:tc>
        <w:tc>
          <w:tcPr>
            <w:tcW w:w="1172" w:type="dxa"/>
            <w:tcBorders>
              <w:top w:val="single" w:sz="8" w:space="0" w:color="AEAEAE"/>
              <w:left w:val="single" w:sz="8" w:space="0" w:color="E0E0E0"/>
              <w:bottom w:val="single" w:sz="8" w:space="0" w:color="AEAEAE"/>
              <w:right w:val="single" w:sz="8" w:space="0" w:color="E0E0E0"/>
            </w:tcBorders>
            <w:shd w:val="clear" w:color="auto" w:fill="F9F9FB"/>
          </w:tcPr>
          <w:p w14:paraId="000009B4"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.316</w:t>
            </w:r>
            <w:r w:rsidRPr="00EB42BE">
              <w:rPr>
                <w:rFonts w:ascii="Arial" w:eastAsia="Arial" w:hAnsi="Arial" w:cs="Arial"/>
                <w:sz w:val="20"/>
                <w:szCs w:val="20"/>
                <w:vertAlign w:val="superscript"/>
              </w:rPr>
              <w:t>**</w:t>
            </w:r>
          </w:p>
        </w:tc>
        <w:tc>
          <w:tcPr>
            <w:tcW w:w="942" w:type="dxa"/>
            <w:tcBorders>
              <w:top w:val="single" w:sz="8" w:space="0" w:color="AEAEAE"/>
              <w:left w:val="single" w:sz="8" w:space="0" w:color="E0E0E0"/>
              <w:bottom w:val="single" w:sz="8" w:space="0" w:color="AEAEAE"/>
              <w:right w:val="single" w:sz="8" w:space="0" w:color="E0E0E0"/>
            </w:tcBorders>
            <w:shd w:val="clear" w:color="auto" w:fill="F9F9FB"/>
          </w:tcPr>
          <w:p w14:paraId="000009B5"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.364</w:t>
            </w:r>
            <w:r w:rsidRPr="00EB42BE">
              <w:rPr>
                <w:rFonts w:ascii="Arial" w:eastAsia="Arial" w:hAnsi="Arial" w:cs="Arial"/>
                <w:sz w:val="20"/>
                <w:szCs w:val="20"/>
                <w:vertAlign w:val="superscript"/>
              </w:rPr>
              <w:t>**</w:t>
            </w:r>
          </w:p>
        </w:tc>
        <w:tc>
          <w:tcPr>
            <w:tcW w:w="1247" w:type="dxa"/>
            <w:tcBorders>
              <w:top w:val="single" w:sz="8" w:space="0" w:color="AEAEAE"/>
              <w:left w:val="single" w:sz="8" w:space="0" w:color="E0E0E0"/>
              <w:bottom w:val="single" w:sz="8" w:space="0" w:color="AEAEAE"/>
              <w:right w:val="single" w:sz="8" w:space="0" w:color="E0E0E0"/>
            </w:tcBorders>
            <w:shd w:val="clear" w:color="auto" w:fill="F9F9FB"/>
          </w:tcPr>
          <w:p w14:paraId="000009B6"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1</w:t>
            </w:r>
          </w:p>
        </w:tc>
        <w:tc>
          <w:tcPr>
            <w:tcW w:w="1331" w:type="dxa"/>
            <w:tcBorders>
              <w:top w:val="single" w:sz="8" w:space="0" w:color="AEAEAE"/>
              <w:left w:val="single" w:sz="8" w:space="0" w:color="E0E0E0"/>
              <w:bottom w:val="single" w:sz="8" w:space="0" w:color="AEAEAE"/>
              <w:right w:val="single" w:sz="8" w:space="0" w:color="E0E0E0"/>
            </w:tcBorders>
            <w:shd w:val="clear" w:color="auto" w:fill="F9F9FB"/>
          </w:tcPr>
          <w:p w14:paraId="000009B7"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.361</w:t>
            </w:r>
            <w:r w:rsidRPr="00EB42BE">
              <w:rPr>
                <w:rFonts w:ascii="Arial" w:eastAsia="Arial" w:hAnsi="Arial" w:cs="Arial"/>
                <w:sz w:val="20"/>
                <w:szCs w:val="20"/>
                <w:vertAlign w:val="superscript"/>
              </w:rPr>
              <w:t>**</w:t>
            </w:r>
          </w:p>
        </w:tc>
        <w:tc>
          <w:tcPr>
            <w:tcW w:w="1233" w:type="dxa"/>
            <w:tcBorders>
              <w:top w:val="single" w:sz="8" w:space="0" w:color="AEAEAE"/>
              <w:left w:val="single" w:sz="8" w:space="0" w:color="E0E0E0"/>
              <w:bottom w:val="single" w:sz="8" w:space="0" w:color="AEAEAE"/>
              <w:right w:val="single" w:sz="8" w:space="0" w:color="E0E0E0"/>
            </w:tcBorders>
            <w:shd w:val="clear" w:color="auto" w:fill="F9F9FB"/>
          </w:tcPr>
          <w:p w14:paraId="000009B8"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.255</w:t>
            </w:r>
            <w:r w:rsidRPr="00EB42BE">
              <w:rPr>
                <w:rFonts w:ascii="Arial" w:eastAsia="Arial" w:hAnsi="Arial" w:cs="Arial"/>
                <w:sz w:val="20"/>
                <w:szCs w:val="20"/>
                <w:vertAlign w:val="superscript"/>
              </w:rPr>
              <w:t>**</w:t>
            </w:r>
          </w:p>
        </w:tc>
        <w:tc>
          <w:tcPr>
            <w:tcW w:w="973" w:type="dxa"/>
            <w:tcBorders>
              <w:top w:val="single" w:sz="8" w:space="0" w:color="AEAEAE"/>
              <w:left w:val="single" w:sz="8" w:space="0" w:color="E0E0E0"/>
              <w:bottom w:val="single" w:sz="8" w:space="0" w:color="AEAEAE"/>
              <w:right w:val="single" w:sz="8" w:space="0" w:color="E0E0E0"/>
            </w:tcBorders>
            <w:shd w:val="clear" w:color="auto" w:fill="F9F9FB"/>
          </w:tcPr>
          <w:p w14:paraId="000009B9"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.254</w:t>
            </w:r>
            <w:r w:rsidRPr="00EB42BE">
              <w:rPr>
                <w:rFonts w:ascii="Arial" w:eastAsia="Arial" w:hAnsi="Arial" w:cs="Arial"/>
                <w:sz w:val="20"/>
                <w:szCs w:val="20"/>
                <w:vertAlign w:val="superscript"/>
              </w:rPr>
              <w:t>**</w:t>
            </w:r>
          </w:p>
        </w:tc>
        <w:tc>
          <w:tcPr>
            <w:tcW w:w="1139" w:type="dxa"/>
            <w:tcBorders>
              <w:top w:val="single" w:sz="8" w:space="0" w:color="AEAEAE"/>
              <w:left w:val="single" w:sz="8" w:space="0" w:color="E0E0E0"/>
              <w:bottom w:val="single" w:sz="8" w:space="0" w:color="AEAEAE"/>
              <w:right w:val="single" w:sz="4" w:space="0" w:color="000000"/>
            </w:tcBorders>
            <w:shd w:val="clear" w:color="auto" w:fill="F9F9FB"/>
          </w:tcPr>
          <w:p w14:paraId="000009BA"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.232</w:t>
            </w:r>
            <w:r w:rsidRPr="00EB42BE">
              <w:rPr>
                <w:rFonts w:ascii="Arial" w:eastAsia="Arial" w:hAnsi="Arial" w:cs="Arial"/>
                <w:sz w:val="20"/>
                <w:szCs w:val="20"/>
                <w:vertAlign w:val="superscript"/>
              </w:rPr>
              <w:t>**</w:t>
            </w:r>
          </w:p>
        </w:tc>
      </w:tr>
      <w:tr w:rsidR="00C14C0B" w:rsidRPr="00EB42BE" w14:paraId="7C06D9F4" w14:textId="77777777" w:rsidTr="002D12F4">
        <w:trPr>
          <w:trHeight w:val="60"/>
        </w:trPr>
        <w:tc>
          <w:tcPr>
            <w:tcW w:w="1784" w:type="dxa"/>
            <w:vMerge/>
            <w:tcBorders>
              <w:top w:val="single" w:sz="8" w:space="0" w:color="AEAEAE"/>
              <w:left w:val="single" w:sz="4" w:space="0" w:color="000000"/>
              <w:bottom w:val="single" w:sz="8" w:space="0" w:color="AEAEAE"/>
            </w:tcBorders>
            <w:shd w:val="clear" w:color="auto" w:fill="E0E0E0"/>
          </w:tcPr>
          <w:p w14:paraId="000009BB" w14:textId="77777777" w:rsidR="00C14C0B" w:rsidRPr="00EB42BE" w:rsidRDefault="00C14C0B">
            <w:pPr>
              <w:widowControl w:val="0"/>
              <w:pBdr>
                <w:top w:val="nil"/>
                <w:left w:val="nil"/>
                <w:bottom w:val="nil"/>
                <w:right w:val="nil"/>
                <w:between w:val="nil"/>
              </w:pBdr>
              <w:spacing w:line="276" w:lineRule="auto"/>
              <w:rPr>
                <w:rFonts w:ascii="Arial" w:eastAsia="Arial" w:hAnsi="Arial" w:cs="Arial"/>
                <w:sz w:val="20"/>
                <w:szCs w:val="20"/>
              </w:rPr>
            </w:pPr>
          </w:p>
        </w:tc>
        <w:tc>
          <w:tcPr>
            <w:tcW w:w="1540" w:type="dxa"/>
            <w:tcBorders>
              <w:top w:val="single" w:sz="8" w:space="0" w:color="AEAEAE"/>
              <w:bottom w:val="single" w:sz="8" w:space="0" w:color="AEAEAE"/>
            </w:tcBorders>
            <w:shd w:val="clear" w:color="auto" w:fill="E0E0E0"/>
          </w:tcPr>
          <w:p w14:paraId="000009BC"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Sig. (2-tailed)</w:t>
            </w:r>
          </w:p>
        </w:tc>
        <w:tc>
          <w:tcPr>
            <w:tcW w:w="1495" w:type="dxa"/>
            <w:tcBorders>
              <w:top w:val="single" w:sz="8" w:space="0" w:color="AEAEAE"/>
              <w:bottom w:val="single" w:sz="8" w:space="0" w:color="AEAEAE"/>
              <w:right w:val="single" w:sz="8" w:space="0" w:color="E0E0E0"/>
            </w:tcBorders>
            <w:shd w:val="clear" w:color="auto" w:fill="F9F9FB"/>
          </w:tcPr>
          <w:p w14:paraId="000009BD"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9BE"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172" w:type="dxa"/>
            <w:tcBorders>
              <w:top w:val="single" w:sz="8" w:space="0" w:color="AEAEAE"/>
              <w:left w:val="single" w:sz="8" w:space="0" w:color="E0E0E0"/>
              <w:bottom w:val="single" w:sz="8" w:space="0" w:color="AEAEAE"/>
              <w:right w:val="single" w:sz="8" w:space="0" w:color="E0E0E0"/>
            </w:tcBorders>
            <w:shd w:val="clear" w:color="auto" w:fill="F9F9FB"/>
          </w:tcPr>
          <w:p w14:paraId="000009BF"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942" w:type="dxa"/>
            <w:tcBorders>
              <w:top w:val="single" w:sz="8" w:space="0" w:color="AEAEAE"/>
              <w:left w:val="single" w:sz="8" w:space="0" w:color="E0E0E0"/>
              <w:bottom w:val="single" w:sz="8" w:space="0" w:color="AEAEAE"/>
              <w:right w:val="single" w:sz="8" w:space="0" w:color="E0E0E0"/>
            </w:tcBorders>
            <w:shd w:val="clear" w:color="auto" w:fill="F9F9FB"/>
          </w:tcPr>
          <w:p w14:paraId="000009C0"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247"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00009C1" w14:textId="77777777" w:rsidR="00C14C0B" w:rsidRPr="00EB42BE" w:rsidRDefault="00C14C0B">
            <w:pPr>
              <w:jc w:val="center"/>
              <w:rPr>
                <w:rFonts w:ascii="Arial" w:eastAsia="Arial" w:hAnsi="Arial" w:cs="Arial"/>
                <w:sz w:val="20"/>
                <w:szCs w:val="20"/>
              </w:rPr>
            </w:pPr>
          </w:p>
        </w:tc>
        <w:tc>
          <w:tcPr>
            <w:tcW w:w="1331" w:type="dxa"/>
            <w:tcBorders>
              <w:top w:val="single" w:sz="8" w:space="0" w:color="AEAEAE"/>
              <w:left w:val="single" w:sz="8" w:space="0" w:color="E0E0E0"/>
              <w:bottom w:val="single" w:sz="8" w:space="0" w:color="AEAEAE"/>
              <w:right w:val="single" w:sz="8" w:space="0" w:color="E0E0E0"/>
            </w:tcBorders>
            <w:shd w:val="clear" w:color="auto" w:fill="F9F9FB"/>
          </w:tcPr>
          <w:p w14:paraId="000009C2"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233" w:type="dxa"/>
            <w:tcBorders>
              <w:top w:val="single" w:sz="8" w:space="0" w:color="AEAEAE"/>
              <w:left w:val="single" w:sz="8" w:space="0" w:color="E0E0E0"/>
              <w:bottom w:val="single" w:sz="8" w:space="0" w:color="AEAEAE"/>
              <w:right w:val="single" w:sz="8" w:space="0" w:color="E0E0E0"/>
            </w:tcBorders>
            <w:shd w:val="clear" w:color="auto" w:fill="F9F9FB"/>
          </w:tcPr>
          <w:p w14:paraId="000009C3"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973" w:type="dxa"/>
            <w:tcBorders>
              <w:top w:val="single" w:sz="8" w:space="0" w:color="AEAEAE"/>
              <w:left w:val="single" w:sz="8" w:space="0" w:color="E0E0E0"/>
              <w:bottom w:val="single" w:sz="8" w:space="0" w:color="AEAEAE"/>
              <w:right w:val="single" w:sz="8" w:space="0" w:color="E0E0E0"/>
            </w:tcBorders>
            <w:shd w:val="clear" w:color="auto" w:fill="F9F9FB"/>
          </w:tcPr>
          <w:p w14:paraId="000009C4"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139" w:type="dxa"/>
            <w:tcBorders>
              <w:top w:val="single" w:sz="8" w:space="0" w:color="AEAEAE"/>
              <w:left w:val="single" w:sz="8" w:space="0" w:color="E0E0E0"/>
              <w:bottom w:val="single" w:sz="8" w:space="0" w:color="AEAEAE"/>
              <w:right w:val="single" w:sz="4" w:space="0" w:color="000000"/>
            </w:tcBorders>
            <w:shd w:val="clear" w:color="auto" w:fill="F9F9FB"/>
          </w:tcPr>
          <w:p w14:paraId="000009C5"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r>
      <w:tr w:rsidR="00C14C0B" w:rsidRPr="00EB42BE" w14:paraId="2DE4622C" w14:textId="77777777" w:rsidTr="002D12F4">
        <w:trPr>
          <w:trHeight w:val="88"/>
        </w:trPr>
        <w:tc>
          <w:tcPr>
            <w:tcW w:w="1784" w:type="dxa"/>
            <w:vMerge w:val="restart"/>
            <w:tcBorders>
              <w:top w:val="single" w:sz="8" w:space="0" w:color="AEAEAE"/>
              <w:left w:val="single" w:sz="4" w:space="0" w:color="000000"/>
              <w:bottom w:val="single" w:sz="8" w:space="0" w:color="AEAEAE"/>
            </w:tcBorders>
            <w:shd w:val="clear" w:color="auto" w:fill="E0E0E0"/>
          </w:tcPr>
          <w:p w14:paraId="000009C6"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Offers products at Reasonable Prices</w:t>
            </w:r>
          </w:p>
        </w:tc>
        <w:tc>
          <w:tcPr>
            <w:tcW w:w="1540" w:type="dxa"/>
            <w:tcBorders>
              <w:top w:val="single" w:sz="8" w:space="0" w:color="AEAEAE"/>
              <w:bottom w:val="single" w:sz="8" w:space="0" w:color="AEAEAE"/>
            </w:tcBorders>
            <w:shd w:val="clear" w:color="auto" w:fill="E0E0E0"/>
          </w:tcPr>
          <w:p w14:paraId="000009C7"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Pearson Correlation</w:t>
            </w:r>
          </w:p>
        </w:tc>
        <w:tc>
          <w:tcPr>
            <w:tcW w:w="1495" w:type="dxa"/>
            <w:tcBorders>
              <w:top w:val="single" w:sz="8" w:space="0" w:color="AEAEAE"/>
              <w:bottom w:val="single" w:sz="8" w:space="0" w:color="AEAEAE"/>
              <w:right w:val="single" w:sz="8" w:space="0" w:color="E0E0E0"/>
            </w:tcBorders>
            <w:shd w:val="clear" w:color="auto" w:fill="F9F9FB"/>
          </w:tcPr>
          <w:p w14:paraId="000009C8"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.373</w:t>
            </w:r>
            <w:r w:rsidRPr="00EB42BE">
              <w:rPr>
                <w:rFonts w:ascii="Arial" w:eastAsia="Arial" w:hAnsi="Arial" w:cs="Arial"/>
                <w:sz w:val="20"/>
                <w:szCs w:val="20"/>
                <w:vertAlign w:val="superscript"/>
              </w:rPr>
              <w:t>**</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9C9"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.278</w:t>
            </w:r>
            <w:r w:rsidRPr="00EB42BE">
              <w:rPr>
                <w:rFonts w:ascii="Arial" w:eastAsia="Arial" w:hAnsi="Arial" w:cs="Arial"/>
                <w:sz w:val="20"/>
                <w:szCs w:val="20"/>
                <w:vertAlign w:val="superscript"/>
              </w:rPr>
              <w:t>**</w:t>
            </w:r>
          </w:p>
        </w:tc>
        <w:tc>
          <w:tcPr>
            <w:tcW w:w="1172" w:type="dxa"/>
            <w:tcBorders>
              <w:top w:val="single" w:sz="8" w:space="0" w:color="AEAEAE"/>
              <w:left w:val="single" w:sz="8" w:space="0" w:color="E0E0E0"/>
              <w:bottom w:val="single" w:sz="8" w:space="0" w:color="AEAEAE"/>
              <w:right w:val="single" w:sz="8" w:space="0" w:color="E0E0E0"/>
            </w:tcBorders>
            <w:shd w:val="clear" w:color="auto" w:fill="F9F9FB"/>
          </w:tcPr>
          <w:p w14:paraId="000009CA"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.310</w:t>
            </w:r>
            <w:r w:rsidRPr="00EB42BE">
              <w:rPr>
                <w:rFonts w:ascii="Arial" w:eastAsia="Arial" w:hAnsi="Arial" w:cs="Arial"/>
                <w:sz w:val="20"/>
                <w:szCs w:val="20"/>
                <w:vertAlign w:val="superscript"/>
              </w:rPr>
              <w:t>**</w:t>
            </w:r>
          </w:p>
        </w:tc>
        <w:tc>
          <w:tcPr>
            <w:tcW w:w="942" w:type="dxa"/>
            <w:tcBorders>
              <w:top w:val="single" w:sz="8" w:space="0" w:color="AEAEAE"/>
              <w:left w:val="single" w:sz="8" w:space="0" w:color="E0E0E0"/>
              <w:bottom w:val="single" w:sz="8" w:space="0" w:color="AEAEAE"/>
              <w:right w:val="single" w:sz="8" w:space="0" w:color="E0E0E0"/>
            </w:tcBorders>
            <w:shd w:val="clear" w:color="auto" w:fill="F9F9FB"/>
          </w:tcPr>
          <w:p w14:paraId="000009CB"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.561</w:t>
            </w:r>
            <w:r w:rsidRPr="00EB42BE">
              <w:rPr>
                <w:rFonts w:ascii="Arial" w:eastAsia="Arial" w:hAnsi="Arial" w:cs="Arial"/>
                <w:sz w:val="20"/>
                <w:szCs w:val="20"/>
                <w:vertAlign w:val="superscript"/>
              </w:rPr>
              <w:t>**</w:t>
            </w:r>
          </w:p>
        </w:tc>
        <w:tc>
          <w:tcPr>
            <w:tcW w:w="1247" w:type="dxa"/>
            <w:tcBorders>
              <w:top w:val="single" w:sz="8" w:space="0" w:color="AEAEAE"/>
              <w:left w:val="single" w:sz="8" w:space="0" w:color="E0E0E0"/>
              <w:bottom w:val="single" w:sz="8" w:space="0" w:color="AEAEAE"/>
              <w:right w:val="single" w:sz="8" w:space="0" w:color="E0E0E0"/>
            </w:tcBorders>
            <w:shd w:val="clear" w:color="auto" w:fill="F9F9FB"/>
          </w:tcPr>
          <w:p w14:paraId="000009CC"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.361</w:t>
            </w:r>
            <w:r w:rsidRPr="00EB42BE">
              <w:rPr>
                <w:rFonts w:ascii="Arial" w:eastAsia="Arial" w:hAnsi="Arial" w:cs="Arial"/>
                <w:sz w:val="20"/>
                <w:szCs w:val="20"/>
                <w:vertAlign w:val="superscript"/>
              </w:rPr>
              <w:t>**</w:t>
            </w:r>
          </w:p>
        </w:tc>
        <w:tc>
          <w:tcPr>
            <w:tcW w:w="1331" w:type="dxa"/>
            <w:tcBorders>
              <w:top w:val="single" w:sz="8" w:space="0" w:color="AEAEAE"/>
              <w:left w:val="single" w:sz="8" w:space="0" w:color="E0E0E0"/>
              <w:bottom w:val="single" w:sz="8" w:space="0" w:color="AEAEAE"/>
              <w:right w:val="single" w:sz="8" w:space="0" w:color="E0E0E0"/>
            </w:tcBorders>
            <w:shd w:val="clear" w:color="auto" w:fill="F9F9FB"/>
          </w:tcPr>
          <w:p w14:paraId="000009CD"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1</w:t>
            </w:r>
          </w:p>
        </w:tc>
        <w:tc>
          <w:tcPr>
            <w:tcW w:w="1233" w:type="dxa"/>
            <w:tcBorders>
              <w:top w:val="single" w:sz="8" w:space="0" w:color="AEAEAE"/>
              <w:left w:val="single" w:sz="8" w:space="0" w:color="E0E0E0"/>
              <w:bottom w:val="single" w:sz="8" w:space="0" w:color="AEAEAE"/>
              <w:right w:val="single" w:sz="8" w:space="0" w:color="E0E0E0"/>
            </w:tcBorders>
            <w:shd w:val="clear" w:color="auto" w:fill="F9F9FB"/>
          </w:tcPr>
          <w:p w14:paraId="000009CE"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.275</w:t>
            </w:r>
            <w:r w:rsidRPr="00EB42BE">
              <w:rPr>
                <w:rFonts w:ascii="Arial" w:eastAsia="Arial" w:hAnsi="Arial" w:cs="Arial"/>
                <w:sz w:val="20"/>
                <w:szCs w:val="20"/>
                <w:vertAlign w:val="superscript"/>
              </w:rPr>
              <w:t>**</w:t>
            </w:r>
          </w:p>
        </w:tc>
        <w:tc>
          <w:tcPr>
            <w:tcW w:w="973" w:type="dxa"/>
            <w:tcBorders>
              <w:top w:val="single" w:sz="8" w:space="0" w:color="AEAEAE"/>
              <w:left w:val="single" w:sz="8" w:space="0" w:color="E0E0E0"/>
              <w:bottom w:val="single" w:sz="8" w:space="0" w:color="AEAEAE"/>
              <w:right w:val="single" w:sz="8" w:space="0" w:color="E0E0E0"/>
            </w:tcBorders>
            <w:shd w:val="clear" w:color="auto" w:fill="F9F9FB"/>
          </w:tcPr>
          <w:p w14:paraId="000009CF"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.398</w:t>
            </w:r>
            <w:r w:rsidRPr="00EB42BE">
              <w:rPr>
                <w:rFonts w:ascii="Arial" w:eastAsia="Arial" w:hAnsi="Arial" w:cs="Arial"/>
                <w:sz w:val="20"/>
                <w:szCs w:val="20"/>
                <w:vertAlign w:val="superscript"/>
              </w:rPr>
              <w:t>**</w:t>
            </w:r>
          </w:p>
        </w:tc>
        <w:tc>
          <w:tcPr>
            <w:tcW w:w="1139" w:type="dxa"/>
            <w:tcBorders>
              <w:top w:val="single" w:sz="8" w:space="0" w:color="AEAEAE"/>
              <w:left w:val="single" w:sz="8" w:space="0" w:color="E0E0E0"/>
              <w:bottom w:val="single" w:sz="8" w:space="0" w:color="AEAEAE"/>
              <w:right w:val="single" w:sz="4" w:space="0" w:color="000000"/>
            </w:tcBorders>
            <w:shd w:val="clear" w:color="auto" w:fill="F9F9FB"/>
          </w:tcPr>
          <w:p w14:paraId="000009D0"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.247</w:t>
            </w:r>
            <w:r w:rsidRPr="00EB42BE">
              <w:rPr>
                <w:rFonts w:ascii="Arial" w:eastAsia="Arial" w:hAnsi="Arial" w:cs="Arial"/>
                <w:sz w:val="20"/>
                <w:szCs w:val="20"/>
                <w:vertAlign w:val="superscript"/>
              </w:rPr>
              <w:t>**</w:t>
            </w:r>
          </w:p>
        </w:tc>
      </w:tr>
      <w:tr w:rsidR="00C14C0B" w:rsidRPr="00EB42BE" w14:paraId="2D9707A1" w14:textId="77777777" w:rsidTr="002D12F4">
        <w:trPr>
          <w:trHeight w:val="60"/>
        </w:trPr>
        <w:tc>
          <w:tcPr>
            <w:tcW w:w="1784" w:type="dxa"/>
            <w:vMerge/>
            <w:tcBorders>
              <w:top w:val="single" w:sz="8" w:space="0" w:color="AEAEAE"/>
              <w:left w:val="single" w:sz="4" w:space="0" w:color="000000"/>
              <w:bottom w:val="single" w:sz="8" w:space="0" w:color="AEAEAE"/>
            </w:tcBorders>
            <w:shd w:val="clear" w:color="auto" w:fill="E0E0E0"/>
          </w:tcPr>
          <w:p w14:paraId="000009D1" w14:textId="77777777" w:rsidR="00C14C0B" w:rsidRPr="00EB42BE" w:rsidRDefault="00C14C0B">
            <w:pPr>
              <w:widowControl w:val="0"/>
              <w:pBdr>
                <w:top w:val="nil"/>
                <w:left w:val="nil"/>
                <w:bottom w:val="nil"/>
                <w:right w:val="nil"/>
                <w:between w:val="nil"/>
              </w:pBdr>
              <w:spacing w:line="276" w:lineRule="auto"/>
              <w:rPr>
                <w:rFonts w:ascii="Arial" w:eastAsia="Arial" w:hAnsi="Arial" w:cs="Arial"/>
                <w:sz w:val="20"/>
                <w:szCs w:val="20"/>
              </w:rPr>
            </w:pPr>
          </w:p>
        </w:tc>
        <w:tc>
          <w:tcPr>
            <w:tcW w:w="1540" w:type="dxa"/>
            <w:tcBorders>
              <w:top w:val="single" w:sz="8" w:space="0" w:color="AEAEAE"/>
              <w:bottom w:val="single" w:sz="8" w:space="0" w:color="AEAEAE"/>
            </w:tcBorders>
            <w:shd w:val="clear" w:color="auto" w:fill="E0E0E0"/>
          </w:tcPr>
          <w:p w14:paraId="000009D2"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Sig. (2-tailed)</w:t>
            </w:r>
          </w:p>
        </w:tc>
        <w:tc>
          <w:tcPr>
            <w:tcW w:w="1495" w:type="dxa"/>
            <w:tcBorders>
              <w:top w:val="single" w:sz="8" w:space="0" w:color="AEAEAE"/>
              <w:bottom w:val="single" w:sz="8" w:space="0" w:color="AEAEAE"/>
              <w:right w:val="single" w:sz="8" w:space="0" w:color="E0E0E0"/>
            </w:tcBorders>
            <w:shd w:val="clear" w:color="auto" w:fill="F9F9FB"/>
          </w:tcPr>
          <w:p w14:paraId="000009D3"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9D4"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172" w:type="dxa"/>
            <w:tcBorders>
              <w:top w:val="single" w:sz="8" w:space="0" w:color="AEAEAE"/>
              <w:left w:val="single" w:sz="8" w:space="0" w:color="E0E0E0"/>
              <w:bottom w:val="single" w:sz="8" w:space="0" w:color="AEAEAE"/>
              <w:right w:val="single" w:sz="8" w:space="0" w:color="E0E0E0"/>
            </w:tcBorders>
            <w:shd w:val="clear" w:color="auto" w:fill="F9F9FB"/>
          </w:tcPr>
          <w:p w14:paraId="000009D5"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942" w:type="dxa"/>
            <w:tcBorders>
              <w:top w:val="single" w:sz="8" w:space="0" w:color="AEAEAE"/>
              <w:left w:val="single" w:sz="8" w:space="0" w:color="E0E0E0"/>
              <w:bottom w:val="single" w:sz="8" w:space="0" w:color="AEAEAE"/>
              <w:right w:val="single" w:sz="8" w:space="0" w:color="E0E0E0"/>
            </w:tcBorders>
            <w:shd w:val="clear" w:color="auto" w:fill="F9F9FB"/>
          </w:tcPr>
          <w:p w14:paraId="000009D6"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247" w:type="dxa"/>
            <w:tcBorders>
              <w:top w:val="single" w:sz="8" w:space="0" w:color="AEAEAE"/>
              <w:left w:val="single" w:sz="8" w:space="0" w:color="E0E0E0"/>
              <w:bottom w:val="single" w:sz="8" w:space="0" w:color="AEAEAE"/>
              <w:right w:val="single" w:sz="8" w:space="0" w:color="E0E0E0"/>
            </w:tcBorders>
            <w:shd w:val="clear" w:color="auto" w:fill="F9F9FB"/>
          </w:tcPr>
          <w:p w14:paraId="000009D7"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331"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00009D8" w14:textId="77777777" w:rsidR="00C14C0B" w:rsidRPr="00EB42BE" w:rsidRDefault="00C14C0B">
            <w:pPr>
              <w:jc w:val="center"/>
              <w:rPr>
                <w:rFonts w:ascii="Arial" w:eastAsia="Arial" w:hAnsi="Arial" w:cs="Arial"/>
                <w:sz w:val="20"/>
                <w:szCs w:val="20"/>
              </w:rPr>
            </w:pPr>
          </w:p>
        </w:tc>
        <w:tc>
          <w:tcPr>
            <w:tcW w:w="1233" w:type="dxa"/>
            <w:tcBorders>
              <w:top w:val="single" w:sz="8" w:space="0" w:color="AEAEAE"/>
              <w:left w:val="single" w:sz="8" w:space="0" w:color="E0E0E0"/>
              <w:bottom w:val="single" w:sz="8" w:space="0" w:color="AEAEAE"/>
              <w:right w:val="single" w:sz="8" w:space="0" w:color="E0E0E0"/>
            </w:tcBorders>
            <w:shd w:val="clear" w:color="auto" w:fill="F9F9FB"/>
          </w:tcPr>
          <w:p w14:paraId="000009D9"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973" w:type="dxa"/>
            <w:tcBorders>
              <w:top w:val="single" w:sz="8" w:space="0" w:color="AEAEAE"/>
              <w:left w:val="single" w:sz="8" w:space="0" w:color="E0E0E0"/>
              <w:bottom w:val="single" w:sz="8" w:space="0" w:color="AEAEAE"/>
              <w:right w:val="single" w:sz="8" w:space="0" w:color="E0E0E0"/>
            </w:tcBorders>
            <w:shd w:val="clear" w:color="auto" w:fill="F9F9FB"/>
          </w:tcPr>
          <w:p w14:paraId="000009DA"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139" w:type="dxa"/>
            <w:tcBorders>
              <w:top w:val="single" w:sz="8" w:space="0" w:color="AEAEAE"/>
              <w:left w:val="single" w:sz="8" w:space="0" w:color="E0E0E0"/>
              <w:bottom w:val="single" w:sz="8" w:space="0" w:color="AEAEAE"/>
              <w:right w:val="single" w:sz="4" w:space="0" w:color="000000"/>
            </w:tcBorders>
            <w:shd w:val="clear" w:color="auto" w:fill="F9F9FB"/>
          </w:tcPr>
          <w:p w14:paraId="000009DB"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r>
      <w:tr w:rsidR="00C14C0B" w:rsidRPr="00EB42BE" w14:paraId="160C7692" w14:textId="77777777" w:rsidTr="002D12F4">
        <w:trPr>
          <w:trHeight w:val="206"/>
        </w:trPr>
        <w:tc>
          <w:tcPr>
            <w:tcW w:w="1784" w:type="dxa"/>
            <w:vMerge w:val="restart"/>
            <w:tcBorders>
              <w:top w:val="single" w:sz="8" w:space="0" w:color="AEAEAE"/>
              <w:left w:val="single" w:sz="4" w:space="0" w:color="000000"/>
              <w:bottom w:val="single" w:sz="8" w:space="0" w:color="AEAEAE"/>
            </w:tcBorders>
            <w:shd w:val="clear" w:color="auto" w:fill="E0E0E0"/>
          </w:tcPr>
          <w:p w14:paraId="000009DC"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Has Excellent Customer Service</w:t>
            </w:r>
          </w:p>
        </w:tc>
        <w:tc>
          <w:tcPr>
            <w:tcW w:w="1540" w:type="dxa"/>
            <w:tcBorders>
              <w:top w:val="single" w:sz="8" w:space="0" w:color="AEAEAE"/>
              <w:bottom w:val="single" w:sz="8" w:space="0" w:color="AEAEAE"/>
            </w:tcBorders>
            <w:shd w:val="clear" w:color="auto" w:fill="E0E0E0"/>
          </w:tcPr>
          <w:p w14:paraId="000009DD"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Pearson Correlation</w:t>
            </w:r>
          </w:p>
        </w:tc>
        <w:tc>
          <w:tcPr>
            <w:tcW w:w="1495" w:type="dxa"/>
            <w:tcBorders>
              <w:top w:val="single" w:sz="8" w:space="0" w:color="AEAEAE"/>
              <w:bottom w:val="single" w:sz="8" w:space="0" w:color="AEAEAE"/>
              <w:right w:val="single" w:sz="8" w:space="0" w:color="E0E0E0"/>
            </w:tcBorders>
            <w:shd w:val="clear" w:color="auto" w:fill="F9F9FB"/>
          </w:tcPr>
          <w:p w14:paraId="000009DE"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.552</w:t>
            </w:r>
            <w:r w:rsidRPr="00EB42BE">
              <w:rPr>
                <w:rFonts w:ascii="Arial" w:eastAsia="Arial" w:hAnsi="Arial" w:cs="Arial"/>
                <w:sz w:val="20"/>
                <w:szCs w:val="20"/>
                <w:vertAlign w:val="superscript"/>
              </w:rPr>
              <w:t>**</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9DF"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.352</w:t>
            </w:r>
            <w:r w:rsidRPr="00EB42BE">
              <w:rPr>
                <w:rFonts w:ascii="Arial" w:eastAsia="Arial" w:hAnsi="Arial" w:cs="Arial"/>
                <w:sz w:val="20"/>
                <w:szCs w:val="20"/>
                <w:vertAlign w:val="superscript"/>
              </w:rPr>
              <w:t>**</w:t>
            </w:r>
          </w:p>
        </w:tc>
        <w:tc>
          <w:tcPr>
            <w:tcW w:w="1172" w:type="dxa"/>
            <w:tcBorders>
              <w:top w:val="single" w:sz="8" w:space="0" w:color="AEAEAE"/>
              <w:left w:val="single" w:sz="8" w:space="0" w:color="E0E0E0"/>
              <w:bottom w:val="single" w:sz="8" w:space="0" w:color="AEAEAE"/>
              <w:right w:val="single" w:sz="8" w:space="0" w:color="E0E0E0"/>
            </w:tcBorders>
            <w:shd w:val="clear" w:color="auto" w:fill="F9F9FB"/>
          </w:tcPr>
          <w:p w14:paraId="000009E0"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.298</w:t>
            </w:r>
            <w:r w:rsidRPr="00EB42BE">
              <w:rPr>
                <w:rFonts w:ascii="Arial" w:eastAsia="Arial" w:hAnsi="Arial" w:cs="Arial"/>
                <w:sz w:val="20"/>
                <w:szCs w:val="20"/>
                <w:vertAlign w:val="superscript"/>
              </w:rPr>
              <w:t>**</w:t>
            </w:r>
          </w:p>
        </w:tc>
        <w:tc>
          <w:tcPr>
            <w:tcW w:w="942" w:type="dxa"/>
            <w:tcBorders>
              <w:top w:val="single" w:sz="8" w:space="0" w:color="AEAEAE"/>
              <w:left w:val="single" w:sz="8" w:space="0" w:color="E0E0E0"/>
              <w:bottom w:val="single" w:sz="8" w:space="0" w:color="AEAEAE"/>
              <w:right w:val="single" w:sz="8" w:space="0" w:color="E0E0E0"/>
            </w:tcBorders>
            <w:shd w:val="clear" w:color="auto" w:fill="F9F9FB"/>
          </w:tcPr>
          <w:p w14:paraId="000009E1"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.250</w:t>
            </w:r>
            <w:r w:rsidRPr="00EB42BE">
              <w:rPr>
                <w:rFonts w:ascii="Arial" w:eastAsia="Arial" w:hAnsi="Arial" w:cs="Arial"/>
                <w:sz w:val="20"/>
                <w:szCs w:val="20"/>
                <w:vertAlign w:val="superscript"/>
              </w:rPr>
              <w:t>**</w:t>
            </w:r>
          </w:p>
        </w:tc>
        <w:tc>
          <w:tcPr>
            <w:tcW w:w="1247" w:type="dxa"/>
            <w:tcBorders>
              <w:top w:val="single" w:sz="8" w:space="0" w:color="AEAEAE"/>
              <w:left w:val="single" w:sz="8" w:space="0" w:color="E0E0E0"/>
              <w:bottom w:val="single" w:sz="8" w:space="0" w:color="AEAEAE"/>
              <w:right w:val="single" w:sz="8" w:space="0" w:color="E0E0E0"/>
            </w:tcBorders>
            <w:shd w:val="clear" w:color="auto" w:fill="F9F9FB"/>
          </w:tcPr>
          <w:p w14:paraId="000009E2"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.255</w:t>
            </w:r>
            <w:r w:rsidRPr="00EB42BE">
              <w:rPr>
                <w:rFonts w:ascii="Arial" w:eastAsia="Arial" w:hAnsi="Arial" w:cs="Arial"/>
                <w:sz w:val="20"/>
                <w:szCs w:val="20"/>
                <w:vertAlign w:val="superscript"/>
              </w:rPr>
              <w:t>**</w:t>
            </w:r>
          </w:p>
        </w:tc>
        <w:tc>
          <w:tcPr>
            <w:tcW w:w="1331" w:type="dxa"/>
            <w:tcBorders>
              <w:top w:val="single" w:sz="8" w:space="0" w:color="AEAEAE"/>
              <w:left w:val="single" w:sz="8" w:space="0" w:color="E0E0E0"/>
              <w:bottom w:val="single" w:sz="8" w:space="0" w:color="AEAEAE"/>
              <w:right w:val="single" w:sz="8" w:space="0" w:color="E0E0E0"/>
            </w:tcBorders>
            <w:shd w:val="clear" w:color="auto" w:fill="F9F9FB"/>
          </w:tcPr>
          <w:p w14:paraId="000009E3"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.275</w:t>
            </w:r>
            <w:r w:rsidRPr="00EB42BE">
              <w:rPr>
                <w:rFonts w:ascii="Arial" w:eastAsia="Arial" w:hAnsi="Arial" w:cs="Arial"/>
                <w:sz w:val="20"/>
                <w:szCs w:val="20"/>
                <w:vertAlign w:val="superscript"/>
              </w:rPr>
              <w:t>**</w:t>
            </w:r>
          </w:p>
        </w:tc>
        <w:tc>
          <w:tcPr>
            <w:tcW w:w="1233" w:type="dxa"/>
            <w:tcBorders>
              <w:top w:val="single" w:sz="8" w:space="0" w:color="AEAEAE"/>
              <w:left w:val="single" w:sz="8" w:space="0" w:color="E0E0E0"/>
              <w:bottom w:val="single" w:sz="8" w:space="0" w:color="AEAEAE"/>
              <w:right w:val="single" w:sz="8" w:space="0" w:color="E0E0E0"/>
            </w:tcBorders>
            <w:shd w:val="clear" w:color="auto" w:fill="F9F9FB"/>
          </w:tcPr>
          <w:p w14:paraId="000009E4"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1</w:t>
            </w:r>
          </w:p>
        </w:tc>
        <w:tc>
          <w:tcPr>
            <w:tcW w:w="973" w:type="dxa"/>
            <w:tcBorders>
              <w:top w:val="single" w:sz="8" w:space="0" w:color="AEAEAE"/>
              <w:left w:val="single" w:sz="8" w:space="0" w:color="E0E0E0"/>
              <w:bottom w:val="single" w:sz="8" w:space="0" w:color="AEAEAE"/>
              <w:right w:val="single" w:sz="8" w:space="0" w:color="E0E0E0"/>
            </w:tcBorders>
            <w:shd w:val="clear" w:color="auto" w:fill="F9F9FB"/>
          </w:tcPr>
          <w:p w14:paraId="000009E5"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.513</w:t>
            </w:r>
            <w:r w:rsidRPr="00EB42BE">
              <w:rPr>
                <w:rFonts w:ascii="Arial" w:eastAsia="Arial" w:hAnsi="Arial" w:cs="Arial"/>
                <w:sz w:val="20"/>
                <w:szCs w:val="20"/>
                <w:vertAlign w:val="superscript"/>
              </w:rPr>
              <w:t>**</w:t>
            </w:r>
          </w:p>
        </w:tc>
        <w:tc>
          <w:tcPr>
            <w:tcW w:w="1139" w:type="dxa"/>
            <w:tcBorders>
              <w:top w:val="single" w:sz="8" w:space="0" w:color="AEAEAE"/>
              <w:left w:val="single" w:sz="8" w:space="0" w:color="E0E0E0"/>
              <w:bottom w:val="single" w:sz="8" w:space="0" w:color="AEAEAE"/>
              <w:right w:val="single" w:sz="4" w:space="0" w:color="000000"/>
            </w:tcBorders>
            <w:shd w:val="clear" w:color="auto" w:fill="F9F9FB"/>
          </w:tcPr>
          <w:p w14:paraId="000009E6"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.384</w:t>
            </w:r>
            <w:r w:rsidRPr="00EB42BE">
              <w:rPr>
                <w:rFonts w:ascii="Arial" w:eastAsia="Arial" w:hAnsi="Arial" w:cs="Arial"/>
                <w:sz w:val="20"/>
                <w:szCs w:val="20"/>
                <w:vertAlign w:val="superscript"/>
              </w:rPr>
              <w:t>**</w:t>
            </w:r>
          </w:p>
        </w:tc>
      </w:tr>
      <w:tr w:rsidR="00C14C0B" w:rsidRPr="00EB42BE" w14:paraId="772D72A9" w14:textId="77777777" w:rsidTr="002D12F4">
        <w:trPr>
          <w:trHeight w:val="60"/>
        </w:trPr>
        <w:tc>
          <w:tcPr>
            <w:tcW w:w="1784" w:type="dxa"/>
            <w:vMerge/>
            <w:tcBorders>
              <w:top w:val="single" w:sz="8" w:space="0" w:color="AEAEAE"/>
              <w:left w:val="single" w:sz="4" w:space="0" w:color="000000"/>
              <w:bottom w:val="single" w:sz="8" w:space="0" w:color="AEAEAE"/>
            </w:tcBorders>
            <w:shd w:val="clear" w:color="auto" w:fill="E0E0E0"/>
          </w:tcPr>
          <w:p w14:paraId="000009E7" w14:textId="77777777" w:rsidR="00C14C0B" w:rsidRPr="00EB42BE" w:rsidRDefault="00C14C0B">
            <w:pPr>
              <w:widowControl w:val="0"/>
              <w:pBdr>
                <w:top w:val="nil"/>
                <w:left w:val="nil"/>
                <w:bottom w:val="nil"/>
                <w:right w:val="nil"/>
                <w:between w:val="nil"/>
              </w:pBdr>
              <w:spacing w:line="276" w:lineRule="auto"/>
              <w:rPr>
                <w:rFonts w:ascii="Arial" w:eastAsia="Arial" w:hAnsi="Arial" w:cs="Arial"/>
                <w:sz w:val="20"/>
                <w:szCs w:val="20"/>
              </w:rPr>
            </w:pPr>
          </w:p>
        </w:tc>
        <w:tc>
          <w:tcPr>
            <w:tcW w:w="1540" w:type="dxa"/>
            <w:tcBorders>
              <w:top w:val="single" w:sz="8" w:space="0" w:color="AEAEAE"/>
              <w:bottom w:val="single" w:sz="8" w:space="0" w:color="AEAEAE"/>
            </w:tcBorders>
            <w:shd w:val="clear" w:color="auto" w:fill="E0E0E0"/>
          </w:tcPr>
          <w:p w14:paraId="000009E8"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Sig. (2-tailed)</w:t>
            </w:r>
          </w:p>
        </w:tc>
        <w:tc>
          <w:tcPr>
            <w:tcW w:w="1495" w:type="dxa"/>
            <w:tcBorders>
              <w:top w:val="single" w:sz="8" w:space="0" w:color="AEAEAE"/>
              <w:bottom w:val="single" w:sz="8" w:space="0" w:color="AEAEAE"/>
              <w:right w:val="single" w:sz="8" w:space="0" w:color="E0E0E0"/>
            </w:tcBorders>
            <w:shd w:val="clear" w:color="auto" w:fill="F9F9FB"/>
          </w:tcPr>
          <w:p w14:paraId="000009E9"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9EA"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172" w:type="dxa"/>
            <w:tcBorders>
              <w:top w:val="single" w:sz="8" w:space="0" w:color="AEAEAE"/>
              <w:left w:val="single" w:sz="8" w:space="0" w:color="E0E0E0"/>
              <w:bottom w:val="single" w:sz="8" w:space="0" w:color="AEAEAE"/>
              <w:right w:val="single" w:sz="8" w:space="0" w:color="E0E0E0"/>
            </w:tcBorders>
            <w:shd w:val="clear" w:color="auto" w:fill="F9F9FB"/>
          </w:tcPr>
          <w:p w14:paraId="000009EB"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942" w:type="dxa"/>
            <w:tcBorders>
              <w:top w:val="single" w:sz="8" w:space="0" w:color="AEAEAE"/>
              <w:left w:val="single" w:sz="8" w:space="0" w:color="E0E0E0"/>
              <w:bottom w:val="single" w:sz="8" w:space="0" w:color="AEAEAE"/>
              <w:right w:val="single" w:sz="8" w:space="0" w:color="E0E0E0"/>
            </w:tcBorders>
            <w:shd w:val="clear" w:color="auto" w:fill="F9F9FB"/>
          </w:tcPr>
          <w:p w14:paraId="000009EC"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247" w:type="dxa"/>
            <w:tcBorders>
              <w:top w:val="single" w:sz="8" w:space="0" w:color="AEAEAE"/>
              <w:left w:val="single" w:sz="8" w:space="0" w:color="E0E0E0"/>
              <w:bottom w:val="single" w:sz="8" w:space="0" w:color="AEAEAE"/>
              <w:right w:val="single" w:sz="8" w:space="0" w:color="E0E0E0"/>
            </w:tcBorders>
            <w:shd w:val="clear" w:color="auto" w:fill="F9F9FB"/>
          </w:tcPr>
          <w:p w14:paraId="000009ED"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331" w:type="dxa"/>
            <w:tcBorders>
              <w:top w:val="single" w:sz="8" w:space="0" w:color="AEAEAE"/>
              <w:left w:val="single" w:sz="8" w:space="0" w:color="E0E0E0"/>
              <w:bottom w:val="single" w:sz="8" w:space="0" w:color="AEAEAE"/>
              <w:right w:val="single" w:sz="8" w:space="0" w:color="E0E0E0"/>
            </w:tcBorders>
            <w:shd w:val="clear" w:color="auto" w:fill="F9F9FB"/>
          </w:tcPr>
          <w:p w14:paraId="000009EE"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233"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00009EF" w14:textId="77777777" w:rsidR="00C14C0B" w:rsidRPr="00EB42BE" w:rsidRDefault="00C14C0B">
            <w:pPr>
              <w:jc w:val="center"/>
              <w:rPr>
                <w:rFonts w:ascii="Arial" w:eastAsia="Arial" w:hAnsi="Arial" w:cs="Arial"/>
                <w:sz w:val="20"/>
                <w:szCs w:val="20"/>
              </w:rPr>
            </w:pPr>
          </w:p>
        </w:tc>
        <w:tc>
          <w:tcPr>
            <w:tcW w:w="973" w:type="dxa"/>
            <w:tcBorders>
              <w:top w:val="single" w:sz="8" w:space="0" w:color="AEAEAE"/>
              <w:left w:val="single" w:sz="8" w:space="0" w:color="E0E0E0"/>
              <w:bottom w:val="single" w:sz="8" w:space="0" w:color="AEAEAE"/>
              <w:right w:val="single" w:sz="8" w:space="0" w:color="E0E0E0"/>
            </w:tcBorders>
            <w:shd w:val="clear" w:color="auto" w:fill="F9F9FB"/>
          </w:tcPr>
          <w:p w14:paraId="000009F0"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139" w:type="dxa"/>
            <w:tcBorders>
              <w:top w:val="single" w:sz="8" w:space="0" w:color="AEAEAE"/>
              <w:left w:val="single" w:sz="8" w:space="0" w:color="E0E0E0"/>
              <w:bottom w:val="single" w:sz="8" w:space="0" w:color="AEAEAE"/>
              <w:right w:val="single" w:sz="4" w:space="0" w:color="000000"/>
            </w:tcBorders>
            <w:shd w:val="clear" w:color="auto" w:fill="F9F9FB"/>
          </w:tcPr>
          <w:p w14:paraId="000009F1"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r>
      <w:tr w:rsidR="00C14C0B" w:rsidRPr="00EB42BE" w14:paraId="2594C35E" w14:textId="77777777" w:rsidTr="002D12F4">
        <w:trPr>
          <w:trHeight w:val="60"/>
        </w:trPr>
        <w:tc>
          <w:tcPr>
            <w:tcW w:w="1784" w:type="dxa"/>
            <w:vMerge w:val="restart"/>
            <w:tcBorders>
              <w:top w:val="single" w:sz="8" w:space="0" w:color="AEAEAE"/>
              <w:left w:val="single" w:sz="4" w:space="0" w:color="000000"/>
              <w:bottom w:val="single" w:sz="8" w:space="0" w:color="AEAEAE"/>
            </w:tcBorders>
            <w:shd w:val="clear" w:color="auto" w:fill="E0E0E0"/>
          </w:tcPr>
          <w:p w14:paraId="000009F2"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Has High Product Quality</w:t>
            </w:r>
          </w:p>
        </w:tc>
        <w:tc>
          <w:tcPr>
            <w:tcW w:w="1540" w:type="dxa"/>
            <w:tcBorders>
              <w:top w:val="single" w:sz="8" w:space="0" w:color="AEAEAE"/>
              <w:bottom w:val="single" w:sz="8" w:space="0" w:color="AEAEAE"/>
            </w:tcBorders>
            <w:shd w:val="clear" w:color="auto" w:fill="E0E0E0"/>
          </w:tcPr>
          <w:p w14:paraId="000009F3"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Pearson Correlation</w:t>
            </w:r>
          </w:p>
        </w:tc>
        <w:tc>
          <w:tcPr>
            <w:tcW w:w="1495" w:type="dxa"/>
            <w:tcBorders>
              <w:top w:val="single" w:sz="8" w:space="0" w:color="AEAEAE"/>
              <w:bottom w:val="single" w:sz="8" w:space="0" w:color="AEAEAE"/>
              <w:right w:val="single" w:sz="8" w:space="0" w:color="E0E0E0"/>
            </w:tcBorders>
            <w:shd w:val="clear" w:color="auto" w:fill="F9F9FB"/>
          </w:tcPr>
          <w:p w14:paraId="000009F4"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.504</w:t>
            </w:r>
            <w:r w:rsidRPr="00EB42BE">
              <w:rPr>
                <w:rFonts w:ascii="Arial" w:eastAsia="Arial" w:hAnsi="Arial" w:cs="Arial"/>
                <w:sz w:val="20"/>
                <w:szCs w:val="20"/>
                <w:vertAlign w:val="superscript"/>
              </w:rPr>
              <w:t>**</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9F5"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.360</w:t>
            </w:r>
            <w:r w:rsidRPr="00EB42BE">
              <w:rPr>
                <w:rFonts w:ascii="Arial" w:eastAsia="Arial" w:hAnsi="Arial" w:cs="Arial"/>
                <w:sz w:val="20"/>
                <w:szCs w:val="20"/>
                <w:vertAlign w:val="superscript"/>
              </w:rPr>
              <w:t>**</w:t>
            </w:r>
          </w:p>
        </w:tc>
        <w:tc>
          <w:tcPr>
            <w:tcW w:w="1172" w:type="dxa"/>
            <w:tcBorders>
              <w:top w:val="single" w:sz="8" w:space="0" w:color="AEAEAE"/>
              <w:left w:val="single" w:sz="8" w:space="0" w:color="E0E0E0"/>
              <w:bottom w:val="single" w:sz="8" w:space="0" w:color="AEAEAE"/>
              <w:right w:val="single" w:sz="8" w:space="0" w:color="E0E0E0"/>
            </w:tcBorders>
            <w:shd w:val="clear" w:color="auto" w:fill="F9F9FB"/>
          </w:tcPr>
          <w:p w14:paraId="000009F6"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.266</w:t>
            </w:r>
            <w:r w:rsidRPr="00EB42BE">
              <w:rPr>
                <w:rFonts w:ascii="Arial" w:eastAsia="Arial" w:hAnsi="Arial" w:cs="Arial"/>
                <w:sz w:val="20"/>
                <w:szCs w:val="20"/>
                <w:vertAlign w:val="superscript"/>
              </w:rPr>
              <w:t>**</w:t>
            </w:r>
          </w:p>
        </w:tc>
        <w:tc>
          <w:tcPr>
            <w:tcW w:w="942" w:type="dxa"/>
            <w:tcBorders>
              <w:top w:val="single" w:sz="8" w:space="0" w:color="AEAEAE"/>
              <w:left w:val="single" w:sz="8" w:space="0" w:color="E0E0E0"/>
              <w:bottom w:val="single" w:sz="8" w:space="0" w:color="AEAEAE"/>
              <w:right w:val="single" w:sz="8" w:space="0" w:color="E0E0E0"/>
            </w:tcBorders>
            <w:shd w:val="clear" w:color="auto" w:fill="F9F9FB"/>
          </w:tcPr>
          <w:p w14:paraId="000009F7"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.427</w:t>
            </w:r>
            <w:r w:rsidRPr="00EB42BE">
              <w:rPr>
                <w:rFonts w:ascii="Arial" w:eastAsia="Arial" w:hAnsi="Arial" w:cs="Arial"/>
                <w:sz w:val="20"/>
                <w:szCs w:val="20"/>
                <w:vertAlign w:val="superscript"/>
              </w:rPr>
              <w:t>**</w:t>
            </w:r>
          </w:p>
        </w:tc>
        <w:tc>
          <w:tcPr>
            <w:tcW w:w="1247" w:type="dxa"/>
            <w:tcBorders>
              <w:top w:val="single" w:sz="8" w:space="0" w:color="AEAEAE"/>
              <w:left w:val="single" w:sz="8" w:space="0" w:color="E0E0E0"/>
              <w:bottom w:val="single" w:sz="8" w:space="0" w:color="AEAEAE"/>
              <w:right w:val="single" w:sz="8" w:space="0" w:color="E0E0E0"/>
            </w:tcBorders>
            <w:shd w:val="clear" w:color="auto" w:fill="F9F9FB"/>
          </w:tcPr>
          <w:p w14:paraId="000009F8"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.254</w:t>
            </w:r>
            <w:r w:rsidRPr="00EB42BE">
              <w:rPr>
                <w:rFonts w:ascii="Arial" w:eastAsia="Arial" w:hAnsi="Arial" w:cs="Arial"/>
                <w:sz w:val="20"/>
                <w:szCs w:val="20"/>
                <w:vertAlign w:val="superscript"/>
              </w:rPr>
              <w:t>**</w:t>
            </w:r>
          </w:p>
        </w:tc>
        <w:tc>
          <w:tcPr>
            <w:tcW w:w="1331" w:type="dxa"/>
            <w:tcBorders>
              <w:top w:val="single" w:sz="8" w:space="0" w:color="AEAEAE"/>
              <w:left w:val="single" w:sz="8" w:space="0" w:color="E0E0E0"/>
              <w:bottom w:val="single" w:sz="8" w:space="0" w:color="AEAEAE"/>
              <w:right w:val="single" w:sz="8" w:space="0" w:color="E0E0E0"/>
            </w:tcBorders>
            <w:shd w:val="clear" w:color="auto" w:fill="F9F9FB"/>
          </w:tcPr>
          <w:p w14:paraId="000009F9"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.398</w:t>
            </w:r>
            <w:r w:rsidRPr="00EB42BE">
              <w:rPr>
                <w:rFonts w:ascii="Arial" w:eastAsia="Arial" w:hAnsi="Arial" w:cs="Arial"/>
                <w:sz w:val="20"/>
                <w:szCs w:val="20"/>
                <w:vertAlign w:val="superscript"/>
              </w:rPr>
              <w:t>**</w:t>
            </w:r>
          </w:p>
        </w:tc>
        <w:tc>
          <w:tcPr>
            <w:tcW w:w="1233" w:type="dxa"/>
            <w:tcBorders>
              <w:top w:val="single" w:sz="8" w:space="0" w:color="AEAEAE"/>
              <w:left w:val="single" w:sz="8" w:space="0" w:color="E0E0E0"/>
              <w:bottom w:val="single" w:sz="8" w:space="0" w:color="AEAEAE"/>
              <w:right w:val="single" w:sz="8" w:space="0" w:color="E0E0E0"/>
            </w:tcBorders>
            <w:shd w:val="clear" w:color="auto" w:fill="F9F9FB"/>
          </w:tcPr>
          <w:p w14:paraId="000009FA"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.513</w:t>
            </w:r>
            <w:r w:rsidRPr="00EB42BE">
              <w:rPr>
                <w:rFonts w:ascii="Arial" w:eastAsia="Arial" w:hAnsi="Arial" w:cs="Arial"/>
                <w:sz w:val="20"/>
                <w:szCs w:val="20"/>
                <w:vertAlign w:val="superscript"/>
              </w:rPr>
              <w:t>**</w:t>
            </w:r>
          </w:p>
        </w:tc>
        <w:tc>
          <w:tcPr>
            <w:tcW w:w="973" w:type="dxa"/>
            <w:tcBorders>
              <w:top w:val="single" w:sz="8" w:space="0" w:color="AEAEAE"/>
              <w:left w:val="single" w:sz="8" w:space="0" w:color="E0E0E0"/>
              <w:bottom w:val="single" w:sz="8" w:space="0" w:color="AEAEAE"/>
              <w:right w:val="single" w:sz="8" w:space="0" w:color="E0E0E0"/>
            </w:tcBorders>
            <w:shd w:val="clear" w:color="auto" w:fill="F9F9FB"/>
          </w:tcPr>
          <w:p w14:paraId="000009FB"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1</w:t>
            </w:r>
          </w:p>
        </w:tc>
        <w:tc>
          <w:tcPr>
            <w:tcW w:w="1139" w:type="dxa"/>
            <w:tcBorders>
              <w:top w:val="single" w:sz="8" w:space="0" w:color="AEAEAE"/>
              <w:left w:val="single" w:sz="8" w:space="0" w:color="E0E0E0"/>
              <w:bottom w:val="single" w:sz="8" w:space="0" w:color="AEAEAE"/>
              <w:right w:val="single" w:sz="4" w:space="0" w:color="000000"/>
            </w:tcBorders>
            <w:shd w:val="clear" w:color="auto" w:fill="F9F9FB"/>
          </w:tcPr>
          <w:p w14:paraId="000009FC"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.439</w:t>
            </w:r>
            <w:r w:rsidRPr="00EB42BE">
              <w:rPr>
                <w:rFonts w:ascii="Arial" w:eastAsia="Arial" w:hAnsi="Arial" w:cs="Arial"/>
                <w:sz w:val="20"/>
                <w:szCs w:val="20"/>
                <w:vertAlign w:val="superscript"/>
              </w:rPr>
              <w:t>**</w:t>
            </w:r>
          </w:p>
        </w:tc>
      </w:tr>
      <w:tr w:rsidR="00C14C0B" w:rsidRPr="00EB42BE" w14:paraId="5717BE4B" w14:textId="77777777" w:rsidTr="002D12F4">
        <w:trPr>
          <w:trHeight w:val="60"/>
        </w:trPr>
        <w:tc>
          <w:tcPr>
            <w:tcW w:w="1784" w:type="dxa"/>
            <w:vMerge/>
            <w:tcBorders>
              <w:top w:val="single" w:sz="8" w:space="0" w:color="AEAEAE"/>
              <w:left w:val="single" w:sz="4" w:space="0" w:color="000000"/>
              <w:bottom w:val="single" w:sz="8" w:space="0" w:color="AEAEAE"/>
            </w:tcBorders>
            <w:shd w:val="clear" w:color="auto" w:fill="E0E0E0"/>
          </w:tcPr>
          <w:p w14:paraId="000009FD" w14:textId="77777777" w:rsidR="00C14C0B" w:rsidRPr="00EB42BE" w:rsidRDefault="00C14C0B">
            <w:pPr>
              <w:widowControl w:val="0"/>
              <w:pBdr>
                <w:top w:val="nil"/>
                <w:left w:val="nil"/>
                <w:bottom w:val="nil"/>
                <w:right w:val="nil"/>
                <w:between w:val="nil"/>
              </w:pBdr>
              <w:spacing w:line="276" w:lineRule="auto"/>
              <w:rPr>
                <w:rFonts w:ascii="Arial" w:eastAsia="Arial" w:hAnsi="Arial" w:cs="Arial"/>
                <w:sz w:val="20"/>
                <w:szCs w:val="20"/>
              </w:rPr>
            </w:pPr>
          </w:p>
        </w:tc>
        <w:tc>
          <w:tcPr>
            <w:tcW w:w="1540" w:type="dxa"/>
            <w:tcBorders>
              <w:top w:val="single" w:sz="8" w:space="0" w:color="AEAEAE"/>
              <w:bottom w:val="single" w:sz="8" w:space="0" w:color="AEAEAE"/>
            </w:tcBorders>
            <w:shd w:val="clear" w:color="auto" w:fill="E0E0E0"/>
          </w:tcPr>
          <w:p w14:paraId="000009FE"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Sig. (2-tailed)</w:t>
            </w:r>
          </w:p>
        </w:tc>
        <w:tc>
          <w:tcPr>
            <w:tcW w:w="1495" w:type="dxa"/>
            <w:tcBorders>
              <w:top w:val="single" w:sz="8" w:space="0" w:color="AEAEAE"/>
              <w:bottom w:val="single" w:sz="8" w:space="0" w:color="AEAEAE"/>
              <w:right w:val="single" w:sz="8" w:space="0" w:color="E0E0E0"/>
            </w:tcBorders>
            <w:shd w:val="clear" w:color="auto" w:fill="F9F9FB"/>
          </w:tcPr>
          <w:p w14:paraId="000009FF"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A00"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172" w:type="dxa"/>
            <w:tcBorders>
              <w:top w:val="single" w:sz="8" w:space="0" w:color="AEAEAE"/>
              <w:left w:val="single" w:sz="8" w:space="0" w:color="E0E0E0"/>
              <w:bottom w:val="single" w:sz="8" w:space="0" w:color="AEAEAE"/>
              <w:right w:val="single" w:sz="8" w:space="0" w:color="E0E0E0"/>
            </w:tcBorders>
            <w:shd w:val="clear" w:color="auto" w:fill="F9F9FB"/>
          </w:tcPr>
          <w:p w14:paraId="00000A01"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942" w:type="dxa"/>
            <w:tcBorders>
              <w:top w:val="single" w:sz="8" w:space="0" w:color="AEAEAE"/>
              <w:left w:val="single" w:sz="8" w:space="0" w:color="E0E0E0"/>
              <w:bottom w:val="single" w:sz="8" w:space="0" w:color="AEAEAE"/>
              <w:right w:val="single" w:sz="8" w:space="0" w:color="E0E0E0"/>
            </w:tcBorders>
            <w:shd w:val="clear" w:color="auto" w:fill="F9F9FB"/>
          </w:tcPr>
          <w:p w14:paraId="00000A02"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247" w:type="dxa"/>
            <w:tcBorders>
              <w:top w:val="single" w:sz="8" w:space="0" w:color="AEAEAE"/>
              <w:left w:val="single" w:sz="8" w:space="0" w:color="E0E0E0"/>
              <w:bottom w:val="single" w:sz="8" w:space="0" w:color="AEAEAE"/>
              <w:right w:val="single" w:sz="8" w:space="0" w:color="E0E0E0"/>
            </w:tcBorders>
            <w:shd w:val="clear" w:color="auto" w:fill="F9F9FB"/>
          </w:tcPr>
          <w:p w14:paraId="00000A03"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331" w:type="dxa"/>
            <w:tcBorders>
              <w:top w:val="single" w:sz="8" w:space="0" w:color="AEAEAE"/>
              <w:left w:val="single" w:sz="8" w:space="0" w:color="E0E0E0"/>
              <w:bottom w:val="single" w:sz="8" w:space="0" w:color="AEAEAE"/>
              <w:right w:val="single" w:sz="8" w:space="0" w:color="E0E0E0"/>
            </w:tcBorders>
            <w:shd w:val="clear" w:color="auto" w:fill="F9F9FB"/>
          </w:tcPr>
          <w:p w14:paraId="00000A04"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233" w:type="dxa"/>
            <w:tcBorders>
              <w:top w:val="single" w:sz="8" w:space="0" w:color="AEAEAE"/>
              <w:left w:val="single" w:sz="8" w:space="0" w:color="E0E0E0"/>
              <w:bottom w:val="single" w:sz="8" w:space="0" w:color="AEAEAE"/>
              <w:right w:val="single" w:sz="8" w:space="0" w:color="E0E0E0"/>
            </w:tcBorders>
            <w:shd w:val="clear" w:color="auto" w:fill="F9F9FB"/>
          </w:tcPr>
          <w:p w14:paraId="00000A05"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973"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0000A06" w14:textId="77777777" w:rsidR="00C14C0B" w:rsidRPr="00EB42BE" w:rsidRDefault="00C14C0B">
            <w:pPr>
              <w:jc w:val="center"/>
              <w:rPr>
                <w:rFonts w:ascii="Arial" w:eastAsia="Arial" w:hAnsi="Arial" w:cs="Arial"/>
                <w:sz w:val="20"/>
                <w:szCs w:val="20"/>
              </w:rPr>
            </w:pPr>
          </w:p>
        </w:tc>
        <w:tc>
          <w:tcPr>
            <w:tcW w:w="1139" w:type="dxa"/>
            <w:tcBorders>
              <w:top w:val="single" w:sz="8" w:space="0" w:color="AEAEAE"/>
              <w:left w:val="single" w:sz="8" w:space="0" w:color="E0E0E0"/>
              <w:bottom w:val="single" w:sz="8" w:space="0" w:color="AEAEAE"/>
              <w:right w:val="single" w:sz="4" w:space="0" w:color="000000"/>
            </w:tcBorders>
            <w:shd w:val="clear" w:color="auto" w:fill="F9F9FB"/>
          </w:tcPr>
          <w:p w14:paraId="00000A07"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r>
      <w:tr w:rsidR="00C14C0B" w:rsidRPr="00EB42BE" w14:paraId="44EC3895" w14:textId="77777777" w:rsidTr="002D12F4">
        <w:trPr>
          <w:trHeight w:val="60"/>
        </w:trPr>
        <w:tc>
          <w:tcPr>
            <w:tcW w:w="1784" w:type="dxa"/>
            <w:vMerge w:val="restart"/>
            <w:tcBorders>
              <w:top w:val="single" w:sz="8" w:space="0" w:color="AEAEAE"/>
              <w:left w:val="single" w:sz="4" w:space="0" w:color="000000"/>
              <w:bottom w:val="single" w:sz="8" w:space="0" w:color="152935"/>
            </w:tcBorders>
            <w:shd w:val="clear" w:color="auto" w:fill="E0E0E0"/>
          </w:tcPr>
          <w:p w14:paraId="00000A08"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Has a flexible return policy</w:t>
            </w:r>
          </w:p>
        </w:tc>
        <w:tc>
          <w:tcPr>
            <w:tcW w:w="1540" w:type="dxa"/>
            <w:tcBorders>
              <w:top w:val="single" w:sz="8" w:space="0" w:color="AEAEAE"/>
              <w:bottom w:val="single" w:sz="8" w:space="0" w:color="AEAEAE"/>
            </w:tcBorders>
            <w:shd w:val="clear" w:color="auto" w:fill="E0E0E0"/>
          </w:tcPr>
          <w:p w14:paraId="00000A09"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Pearson Correlation</w:t>
            </w:r>
          </w:p>
        </w:tc>
        <w:tc>
          <w:tcPr>
            <w:tcW w:w="1495" w:type="dxa"/>
            <w:tcBorders>
              <w:top w:val="single" w:sz="8" w:space="0" w:color="AEAEAE"/>
              <w:bottom w:val="single" w:sz="8" w:space="0" w:color="AEAEAE"/>
              <w:right w:val="single" w:sz="8" w:space="0" w:color="E0E0E0"/>
            </w:tcBorders>
            <w:shd w:val="clear" w:color="auto" w:fill="F9F9FB"/>
          </w:tcPr>
          <w:p w14:paraId="00000A0A"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.386</w:t>
            </w:r>
            <w:r w:rsidRPr="00EB42BE">
              <w:rPr>
                <w:rFonts w:ascii="Arial" w:eastAsia="Arial" w:hAnsi="Arial" w:cs="Arial"/>
                <w:sz w:val="20"/>
                <w:szCs w:val="20"/>
                <w:vertAlign w:val="superscript"/>
              </w:rPr>
              <w:t>**</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A0B"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.271</w:t>
            </w:r>
            <w:r w:rsidRPr="00EB42BE">
              <w:rPr>
                <w:rFonts w:ascii="Arial" w:eastAsia="Arial" w:hAnsi="Arial" w:cs="Arial"/>
                <w:sz w:val="20"/>
                <w:szCs w:val="20"/>
                <w:vertAlign w:val="superscript"/>
              </w:rPr>
              <w:t>**</w:t>
            </w:r>
          </w:p>
        </w:tc>
        <w:tc>
          <w:tcPr>
            <w:tcW w:w="1172" w:type="dxa"/>
            <w:tcBorders>
              <w:top w:val="single" w:sz="8" w:space="0" w:color="AEAEAE"/>
              <w:left w:val="single" w:sz="8" w:space="0" w:color="E0E0E0"/>
              <w:bottom w:val="single" w:sz="8" w:space="0" w:color="AEAEAE"/>
              <w:right w:val="single" w:sz="8" w:space="0" w:color="E0E0E0"/>
            </w:tcBorders>
            <w:shd w:val="clear" w:color="auto" w:fill="F9F9FB"/>
          </w:tcPr>
          <w:p w14:paraId="00000A0C"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.136</w:t>
            </w:r>
            <w:r w:rsidRPr="00EB42BE">
              <w:rPr>
                <w:rFonts w:ascii="Arial" w:eastAsia="Arial" w:hAnsi="Arial" w:cs="Arial"/>
                <w:sz w:val="20"/>
                <w:szCs w:val="20"/>
                <w:vertAlign w:val="superscript"/>
              </w:rPr>
              <w:t>**</w:t>
            </w:r>
          </w:p>
        </w:tc>
        <w:tc>
          <w:tcPr>
            <w:tcW w:w="942" w:type="dxa"/>
            <w:tcBorders>
              <w:top w:val="single" w:sz="8" w:space="0" w:color="AEAEAE"/>
              <w:left w:val="single" w:sz="8" w:space="0" w:color="E0E0E0"/>
              <w:bottom w:val="single" w:sz="8" w:space="0" w:color="AEAEAE"/>
              <w:right w:val="single" w:sz="8" w:space="0" w:color="E0E0E0"/>
            </w:tcBorders>
            <w:shd w:val="clear" w:color="auto" w:fill="F9F9FB"/>
          </w:tcPr>
          <w:p w14:paraId="00000A0D"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.175</w:t>
            </w:r>
            <w:r w:rsidRPr="00EB42BE">
              <w:rPr>
                <w:rFonts w:ascii="Arial" w:eastAsia="Arial" w:hAnsi="Arial" w:cs="Arial"/>
                <w:sz w:val="20"/>
                <w:szCs w:val="20"/>
                <w:vertAlign w:val="superscript"/>
              </w:rPr>
              <w:t>**</w:t>
            </w:r>
          </w:p>
        </w:tc>
        <w:tc>
          <w:tcPr>
            <w:tcW w:w="1247" w:type="dxa"/>
            <w:tcBorders>
              <w:top w:val="single" w:sz="8" w:space="0" w:color="AEAEAE"/>
              <w:left w:val="single" w:sz="8" w:space="0" w:color="E0E0E0"/>
              <w:bottom w:val="single" w:sz="8" w:space="0" w:color="AEAEAE"/>
              <w:right w:val="single" w:sz="8" w:space="0" w:color="E0E0E0"/>
            </w:tcBorders>
            <w:shd w:val="clear" w:color="auto" w:fill="F9F9FB"/>
          </w:tcPr>
          <w:p w14:paraId="00000A0E"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.232</w:t>
            </w:r>
            <w:r w:rsidRPr="00EB42BE">
              <w:rPr>
                <w:rFonts w:ascii="Arial" w:eastAsia="Arial" w:hAnsi="Arial" w:cs="Arial"/>
                <w:sz w:val="20"/>
                <w:szCs w:val="20"/>
                <w:vertAlign w:val="superscript"/>
              </w:rPr>
              <w:t>**</w:t>
            </w:r>
          </w:p>
        </w:tc>
        <w:tc>
          <w:tcPr>
            <w:tcW w:w="1331" w:type="dxa"/>
            <w:tcBorders>
              <w:top w:val="single" w:sz="8" w:space="0" w:color="AEAEAE"/>
              <w:left w:val="single" w:sz="8" w:space="0" w:color="E0E0E0"/>
              <w:bottom w:val="single" w:sz="8" w:space="0" w:color="AEAEAE"/>
              <w:right w:val="single" w:sz="8" w:space="0" w:color="E0E0E0"/>
            </w:tcBorders>
            <w:shd w:val="clear" w:color="auto" w:fill="F9F9FB"/>
          </w:tcPr>
          <w:p w14:paraId="00000A0F"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.247</w:t>
            </w:r>
            <w:r w:rsidRPr="00EB42BE">
              <w:rPr>
                <w:rFonts w:ascii="Arial" w:eastAsia="Arial" w:hAnsi="Arial" w:cs="Arial"/>
                <w:sz w:val="20"/>
                <w:szCs w:val="20"/>
                <w:vertAlign w:val="superscript"/>
              </w:rPr>
              <w:t>**</w:t>
            </w:r>
          </w:p>
        </w:tc>
        <w:tc>
          <w:tcPr>
            <w:tcW w:w="1233" w:type="dxa"/>
            <w:tcBorders>
              <w:top w:val="single" w:sz="8" w:space="0" w:color="AEAEAE"/>
              <w:left w:val="single" w:sz="8" w:space="0" w:color="E0E0E0"/>
              <w:bottom w:val="single" w:sz="8" w:space="0" w:color="AEAEAE"/>
              <w:right w:val="single" w:sz="8" w:space="0" w:color="E0E0E0"/>
            </w:tcBorders>
            <w:shd w:val="clear" w:color="auto" w:fill="F9F9FB"/>
          </w:tcPr>
          <w:p w14:paraId="00000A10"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.384</w:t>
            </w:r>
            <w:r w:rsidRPr="00EB42BE">
              <w:rPr>
                <w:rFonts w:ascii="Arial" w:eastAsia="Arial" w:hAnsi="Arial" w:cs="Arial"/>
                <w:sz w:val="20"/>
                <w:szCs w:val="20"/>
                <w:vertAlign w:val="superscript"/>
              </w:rPr>
              <w:t>**</w:t>
            </w:r>
          </w:p>
        </w:tc>
        <w:tc>
          <w:tcPr>
            <w:tcW w:w="973" w:type="dxa"/>
            <w:tcBorders>
              <w:top w:val="single" w:sz="8" w:space="0" w:color="AEAEAE"/>
              <w:left w:val="single" w:sz="8" w:space="0" w:color="E0E0E0"/>
              <w:bottom w:val="single" w:sz="8" w:space="0" w:color="AEAEAE"/>
              <w:right w:val="single" w:sz="8" w:space="0" w:color="E0E0E0"/>
            </w:tcBorders>
            <w:shd w:val="clear" w:color="auto" w:fill="F9F9FB"/>
          </w:tcPr>
          <w:p w14:paraId="00000A11"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.439</w:t>
            </w:r>
            <w:r w:rsidRPr="00EB42BE">
              <w:rPr>
                <w:rFonts w:ascii="Arial" w:eastAsia="Arial" w:hAnsi="Arial" w:cs="Arial"/>
                <w:sz w:val="20"/>
                <w:szCs w:val="20"/>
                <w:vertAlign w:val="superscript"/>
              </w:rPr>
              <w:t>**</w:t>
            </w:r>
          </w:p>
        </w:tc>
        <w:tc>
          <w:tcPr>
            <w:tcW w:w="1139" w:type="dxa"/>
            <w:tcBorders>
              <w:top w:val="single" w:sz="8" w:space="0" w:color="AEAEAE"/>
              <w:left w:val="single" w:sz="8" w:space="0" w:color="E0E0E0"/>
              <w:bottom w:val="single" w:sz="8" w:space="0" w:color="AEAEAE"/>
              <w:right w:val="single" w:sz="4" w:space="0" w:color="000000"/>
            </w:tcBorders>
            <w:shd w:val="clear" w:color="auto" w:fill="F9F9FB"/>
          </w:tcPr>
          <w:p w14:paraId="00000A12"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1</w:t>
            </w:r>
          </w:p>
        </w:tc>
      </w:tr>
      <w:tr w:rsidR="00C14C0B" w:rsidRPr="00EB42BE" w14:paraId="35439734" w14:textId="77777777" w:rsidTr="002D12F4">
        <w:trPr>
          <w:trHeight w:val="60"/>
        </w:trPr>
        <w:tc>
          <w:tcPr>
            <w:tcW w:w="1784" w:type="dxa"/>
            <w:vMerge/>
            <w:tcBorders>
              <w:top w:val="single" w:sz="8" w:space="0" w:color="AEAEAE"/>
              <w:left w:val="single" w:sz="4" w:space="0" w:color="000000"/>
              <w:bottom w:val="single" w:sz="8" w:space="0" w:color="152935"/>
            </w:tcBorders>
            <w:shd w:val="clear" w:color="auto" w:fill="E0E0E0"/>
          </w:tcPr>
          <w:p w14:paraId="00000A13" w14:textId="77777777" w:rsidR="00C14C0B" w:rsidRPr="00EB42BE" w:rsidRDefault="00C14C0B">
            <w:pPr>
              <w:widowControl w:val="0"/>
              <w:pBdr>
                <w:top w:val="nil"/>
                <w:left w:val="nil"/>
                <w:bottom w:val="nil"/>
                <w:right w:val="nil"/>
                <w:between w:val="nil"/>
              </w:pBdr>
              <w:spacing w:line="276" w:lineRule="auto"/>
              <w:rPr>
                <w:rFonts w:ascii="Arial" w:eastAsia="Arial" w:hAnsi="Arial" w:cs="Arial"/>
                <w:sz w:val="20"/>
                <w:szCs w:val="20"/>
              </w:rPr>
            </w:pPr>
          </w:p>
        </w:tc>
        <w:tc>
          <w:tcPr>
            <w:tcW w:w="1540" w:type="dxa"/>
            <w:tcBorders>
              <w:top w:val="single" w:sz="8" w:space="0" w:color="AEAEAE"/>
              <w:bottom w:val="single" w:sz="8" w:space="0" w:color="AEAEAE"/>
            </w:tcBorders>
            <w:shd w:val="clear" w:color="auto" w:fill="E0E0E0"/>
          </w:tcPr>
          <w:p w14:paraId="00000A14"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Sig. (2-tailed)</w:t>
            </w:r>
          </w:p>
        </w:tc>
        <w:tc>
          <w:tcPr>
            <w:tcW w:w="1495" w:type="dxa"/>
            <w:tcBorders>
              <w:top w:val="single" w:sz="8" w:space="0" w:color="AEAEAE"/>
              <w:bottom w:val="single" w:sz="8" w:space="0" w:color="AEAEAE"/>
              <w:right w:val="single" w:sz="8" w:space="0" w:color="E0E0E0"/>
            </w:tcBorders>
            <w:shd w:val="clear" w:color="auto" w:fill="F9F9FB"/>
          </w:tcPr>
          <w:p w14:paraId="00000A15"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094" w:type="dxa"/>
            <w:tcBorders>
              <w:top w:val="single" w:sz="8" w:space="0" w:color="AEAEAE"/>
              <w:left w:val="single" w:sz="8" w:space="0" w:color="E0E0E0"/>
              <w:bottom w:val="single" w:sz="8" w:space="0" w:color="AEAEAE"/>
              <w:right w:val="single" w:sz="8" w:space="0" w:color="E0E0E0"/>
            </w:tcBorders>
            <w:shd w:val="clear" w:color="auto" w:fill="F9F9FB"/>
          </w:tcPr>
          <w:p w14:paraId="00000A16"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172" w:type="dxa"/>
            <w:tcBorders>
              <w:top w:val="single" w:sz="8" w:space="0" w:color="AEAEAE"/>
              <w:left w:val="single" w:sz="8" w:space="0" w:color="E0E0E0"/>
              <w:bottom w:val="single" w:sz="8" w:space="0" w:color="AEAEAE"/>
              <w:right w:val="single" w:sz="8" w:space="0" w:color="E0E0E0"/>
            </w:tcBorders>
            <w:shd w:val="clear" w:color="auto" w:fill="F9F9FB"/>
          </w:tcPr>
          <w:p w14:paraId="00000A17"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.008</w:t>
            </w:r>
          </w:p>
        </w:tc>
        <w:tc>
          <w:tcPr>
            <w:tcW w:w="942" w:type="dxa"/>
            <w:tcBorders>
              <w:top w:val="single" w:sz="8" w:space="0" w:color="AEAEAE"/>
              <w:left w:val="single" w:sz="8" w:space="0" w:color="E0E0E0"/>
              <w:bottom w:val="single" w:sz="8" w:space="0" w:color="AEAEAE"/>
              <w:right w:val="single" w:sz="8" w:space="0" w:color="E0E0E0"/>
            </w:tcBorders>
            <w:shd w:val="clear" w:color="auto" w:fill="F9F9FB"/>
          </w:tcPr>
          <w:p w14:paraId="00000A18"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247" w:type="dxa"/>
            <w:tcBorders>
              <w:top w:val="single" w:sz="8" w:space="0" w:color="AEAEAE"/>
              <w:left w:val="single" w:sz="8" w:space="0" w:color="E0E0E0"/>
              <w:bottom w:val="single" w:sz="8" w:space="0" w:color="AEAEAE"/>
              <w:right w:val="single" w:sz="8" w:space="0" w:color="E0E0E0"/>
            </w:tcBorders>
            <w:shd w:val="clear" w:color="auto" w:fill="F9F9FB"/>
          </w:tcPr>
          <w:p w14:paraId="00000A19"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331" w:type="dxa"/>
            <w:tcBorders>
              <w:top w:val="single" w:sz="8" w:space="0" w:color="AEAEAE"/>
              <w:left w:val="single" w:sz="8" w:space="0" w:color="E0E0E0"/>
              <w:bottom w:val="single" w:sz="8" w:space="0" w:color="AEAEAE"/>
              <w:right w:val="single" w:sz="8" w:space="0" w:color="E0E0E0"/>
            </w:tcBorders>
            <w:shd w:val="clear" w:color="auto" w:fill="F9F9FB"/>
          </w:tcPr>
          <w:p w14:paraId="00000A1A"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233" w:type="dxa"/>
            <w:tcBorders>
              <w:top w:val="single" w:sz="8" w:space="0" w:color="AEAEAE"/>
              <w:left w:val="single" w:sz="8" w:space="0" w:color="E0E0E0"/>
              <w:bottom w:val="single" w:sz="8" w:space="0" w:color="AEAEAE"/>
              <w:right w:val="single" w:sz="8" w:space="0" w:color="E0E0E0"/>
            </w:tcBorders>
            <w:shd w:val="clear" w:color="auto" w:fill="F9F9FB"/>
          </w:tcPr>
          <w:p w14:paraId="00000A1B"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973" w:type="dxa"/>
            <w:tcBorders>
              <w:top w:val="single" w:sz="8" w:space="0" w:color="AEAEAE"/>
              <w:left w:val="single" w:sz="8" w:space="0" w:color="E0E0E0"/>
              <w:bottom w:val="single" w:sz="8" w:space="0" w:color="AEAEAE"/>
              <w:right w:val="single" w:sz="8" w:space="0" w:color="E0E0E0"/>
            </w:tcBorders>
            <w:shd w:val="clear" w:color="auto" w:fill="F9F9FB"/>
          </w:tcPr>
          <w:p w14:paraId="00000A1C"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&lt;.001</w:t>
            </w:r>
          </w:p>
        </w:tc>
        <w:tc>
          <w:tcPr>
            <w:tcW w:w="1139" w:type="dxa"/>
            <w:tcBorders>
              <w:top w:val="single" w:sz="8" w:space="0" w:color="AEAEAE"/>
              <w:left w:val="single" w:sz="8" w:space="0" w:color="E0E0E0"/>
              <w:bottom w:val="single" w:sz="8" w:space="0" w:color="AEAEAE"/>
              <w:right w:val="single" w:sz="4" w:space="0" w:color="000000"/>
            </w:tcBorders>
            <w:shd w:val="clear" w:color="auto" w:fill="F9F9FB"/>
            <w:vAlign w:val="center"/>
          </w:tcPr>
          <w:p w14:paraId="00000A1D" w14:textId="77777777" w:rsidR="00C14C0B" w:rsidRPr="00EB42BE" w:rsidRDefault="00C14C0B">
            <w:pPr>
              <w:jc w:val="center"/>
              <w:rPr>
                <w:rFonts w:ascii="Arial" w:eastAsia="Arial" w:hAnsi="Arial" w:cs="Arial"/>
                <w:sz w:val="20"/>
                <w:szCs w:val="20"/>
              </w:rPr>
            </w:pPr>
          </w:p>
        </w:tc>
      </w:tr>
      <w:tr w:rsidR="00C14C0B" w:rsidRPr="00EB42BE" w14:paraId="7D0C6F04" w14:textId="77777777" w:rsidTr="00123D94">
        <w:trPr>
          <w:trHeight w:val="64"/>
        </w:trPr>
        <w:tc>
          <w:tcPr>
            <w:tcW w:w="13950" w:type="dxa"/>
            <w:gridSpan w:val="11"/>
            <w:tcBorders>
              <w:top w:val="single" w:sz="8" w:space="0" w:color="152935"/>
              <w:left w:val="single" w:sz="4" w:space="0" w:color="000000"/>
              <w:bottom w:val="single" w:sz="4" w:space="0" w:color="000000"/>
              <w:right w:val="single" w:sz="4" w:space="0" w:color="000000"/>
            </w:tcBorders>
            <w:shd w:val="clear" w:color="auto" w:fill="FFFFFF"/>
          </w:tcPr>
          <w:p w14:paraId="00000A1E" w14:textId="77777777" w:rsidR="00C14C0B" w:rsidRPr="00EB42BE" w:rsidRDefault="00DF6B49">
            <w:pPr>
              <w:jc w:val="center"/>
              <w:rPr>
                <w:rFonts w:ascii="Arial" w:eastAsia="Arial" w:hAnsi="Arial" w:cs="Arial"/>
                <w:sz w:val="20"/>
                <w:szCs w:val="20"/>
              </w:rPr>
            </w:pPr>
            <w:r w:rsidRPr="00EB42BE">
              <w:rPr>
                <w:rFonts w:ascii="Arial" w:eastAsia="Arial" w:hAnsi="Arial" w:cs="Arial"/>
                <w:sz w:val="20"/>
                <w:szCs w:val="20"/>
              </w:rPr>
              <w:t>**. Correlation is significant at the 0.01 level (2-tailed).</w:t>
            </w:r>
          </w:p>
        </w:tc>
      </w:tr>
    </w:tbl>
    <w:p w14:paraId="5A91183D" w14:textId="77777777" w:rsidR="00EE0DE5" w:rsidRPr="00EE0DE5" w:rsidRDefault="00EE0DE5" w:rsidP="00DC1D84">
      <w:pPr>
        <w:rPr>
          <w:rFonts w:ascii="Times New Roman" w:eastAsia="Times New Roman" w:hAnsi="Times New Roman" w:cs="Times New Roman"/>
          <w:sz w:val="24"/>
          <w:szCs w:val="24"/>
        </w:rPr>
      </w:pPr>
      <w:r w:rsidRPr="00EE0DE5">
        <w:rPr>
          <w:rFonts w:ascii="Arial" w:eastAsia="Times New Roman" w:hAnsi="Arial" w:cs="Arial"/>
          <w:color w:val="000000"/>
        </w:rPr>
        <w:lastRenderedPageBreak/>
        <w:t>The first row on the table represents the correlation coefficients between the likelihood of respondents recommending Walmart to family and friends and several other variables that we intend to use in the next sub-section (Regression Analysis). Almost all the variables show a significant relationship with the likelihood of respondents to recommend Walmart to family and friends; this is good because a regression done with the likelihood of respondents to recommend Walmart to family and friends as the dependent variable will have many candidate variables that may impact it.</w:t>
      </w:r>
    </w:p>
    <w:p w14:paraId="0B5BBCE5" w14:textId="5E9D3EB5" w:rsidR="00EE0DE5" w:rsidRPr="00EE0DE5" w:rsidRDefault="00EE0DE5" w:rsidP="00DC1D84">
      <w:pPr>
        <w:spacing w:before="280" w:after="280"/>
        <w:rPr>
          <w:rFonts w:ascii="Times New Roman" w:eastAsia="Times New Roman" w:hAnsi="Times New Roman" w:cs="Times New Roman"/>
          <w:sz w:val="24"/>
          <w:szCs w:val="24"/>
        </w:rPr>
      </w:pPr>
      <w:r w:rsidRPr="00EE0DE5">
        <w:rPr>
          <w:rFonts w:ascii="Arial" w:eastAsia="Times New Roman" w:hAnsi="Arial" w:cs="Arial"/>
          <w:color w:val="000000"/>
        </w:rPr>
        <w:t>The rest of the table also shows many significant relationships between the variables that we intend to use as independent variables in our regression analysis. This phenomenon arises out of a “halo effect” by which, if we like (or dislike) one attribute of a product</w:t>
      </w:r>
      <w:r w:rsidR="00BA49CF">
        <w:rPr>
          <w:rFonts w:ascii="Arial" w:eastAsia="Times New Roman" w:hAnsi="Arial" w:cs="Arial"/>
          <w:color w:val="000000"/>
        </w:rPr>
        <w:t>,</w:t>
      </w:r>
      <w:r w:rsidRPr="00EE0DE5">
        <w:rPr>
          <w:rFonts w:ascii="Arial" w:eastAsia="Times New Roman" w:hAnsi="Arial" w:cs="Arial"/>
          <w:color w:val="000000"/>
        </w:rPr>
        <w:t xml:space="preserve"> service, or person</w:t>
      </w:r>
      <w:r w:rsidR="00BA49CF">
        <w:rPr>
          <w:rFonts w:ascii="Arial" w:eastAsia="Times New Roman" w:hAnsi="Arial" w:cs="Arial"/>
          <w:color w:val="000000"/>
        </w:rPr>
        <w:t xml:space="preserve"> </w:t>
      </w:r>
      <w:r w:rsidRPr="00EE0DE5">
        <w:rPr>
          <w:rFonts w:ascii="Arial" w:eastAsia="Times New Roman" w:hAnsi="Arial" w:cs="Arial"/>
          <w:color w:val="000000"/>
        </w:rPr>
        <w:t>we tend to like (or dislike) most other attributes of that product service, or person. These many significant correlations among the planned independent variables are not desirable and may lead to a potential problem of multicollinearity in a regression analysis which in turn leads to spurious relationships being indicated. To minimize the effect of multicollinearity, we will use stepwise regressions which will not allow insignificant variables to come into the chosen steps of the regression.</w:t>
      </w:r>
    </w:p>
    <w:p w14:paraId="596A63C6" w14:textId="77777777" w:rsidR="00EE0DE5" w:rsidRPr="00EE0DE5" w:rsidRDefault="00EE0DE5" w:rsidP="00DC1D84">
      <w:pPr>
        <w:rPr>
          <w:rFonts w:ascii="Times New Roman" w:eastAsia="Times New Roman" w:hAnsi="Times New Roman" w:cs="Times New Roman"/>
          <w:sz w:val="24"/>
          <w:szCs w:val="24"/>
        </w:rPr>
      </w:pPr>
      <w:r w:rsidRPr="00EE0DE5">
        <w:rPr>
          <w:rFonts w:ascii="Arial" w:eastAsia="Times New Roman" w:hAnsi="Arial" w:cs="Arial"/>
          <w:color w:val="000000"/>
        </w:rPr>
        <w:t>The above correlation table reveals that respondents who are likely to recommend Walmart to family and friends also agree that; they are regular customers at Walmart, like the fast checkout at Walmart, Walmart offers a variety of product options, Walmart has more convenient locations, Walmart offers reasonable prices, Walmart has excellent customer service, Walmart has high product quality and that Walmart has a flexible return policy.</w:t>
      </w:r>
    </w:p>
    <w:p w14:paraId="618280D0" w14:textId="77777777" w:rsidR="00EE0DE5" w:rsidRPr="00EE0DE5" w:rsidRDefault="00EE0DE5" w:rsidP="00DC1D84">
      <w:pPr>
        <w:rPr>
          <w:rFonts w:ascii="Times New Roman" w:eastAsia="Times New Roman" w:hAnsi="Times New Roman" w:cs="Times New Roman"/>
          <w:sz w:val="24"/>
          <w:szCs w:val="24"/>
        </w:rPr>
      </w:pPr>
      <w:r w:rsidRPr="00EE0DE5">
        <w:rPr>
          <w:rFonts w:ascii="Arial" w:eastAsia="Times New Roman" w:hAnsi="Arial" w:cs="Arial"/>
          <w:color w:val="000000"/>
        </w:rPr>
        <w:t xml:space="preserve">There is a high correlation of 0.580 between customer regularity and the likelihood of recommending Walmart to family and friends. This makes sense because regular customers are usually loyal to a brand and will have a higher propensity to recommend that brand. A second significant, high correlation can be seen with the variable's variety of product options and offers reasonable prices for products. We can conclude that there is a high correlation between these two variables because customers appreciate choice and flexibility, having diverse product options at reasonable prices allows for customers to make the best decision for themselves. </w:t>
      </w:r>
    </w:p>
    <w:p w14:paraId="00000A2E" w14:textId="7901F140" w:rsidR="00C14C0B" w:rsidRPr="00EB42BE" w:rsidRDefault="00DF6B49" w:rsidP="00DC1D84">
      <w:pPr>
        <w:rPr>
          <w:rFonts w:ascii="Arial" w:eastAsia="Arial" w:hAnsi="Arial" w:cs="Arial"/>
          <w:b/>
          <w:sz w:val="28"/>
          <w:szCs w:val="28"/>
        </w:rPr>
      </w:pPr>
      <w:r w:rsidRPr="00EB42BE">
        <w:rPr>
          <w:rFonts w:ascii="Arial" w:hAnsi="Arial" w:cs="Arial"/>
        </w:rPr>
        <w:br w:type="page"/>
      </w:r>
      <w:r w:rsidR="002D12F4" w:rsidRPr="00EB42BE">
        <w:rPr>
          <w:rFonts w:ascii="Arial" w:hAnsi="Arial" w:cs="Arial"/>
        </w:rPr>
        <w:lastRenderedPageBreak/>
        <w:t xml:space="preserve">                                                                                 </w:t>
      </w:r>
      <w:r w:rsidRPr="00EB42BE">
        <w:rPr>
          <w:rFonts w:ascii="Arial" w:eastAsia="Arial" w:hAnsi="Arial" w:cs="Arial"/>
          <w:b/>
          <w:sz w:val="28"/>
          <w:szCs w:val="28"/>
        </w:rPr>
        <w:t>Correlation Analysis</w:t>
      </w:r>
    </w:p>
    <w:tbl>
      <w:tblPr>
        <w:tblStyle w:val="afffc"/>
        <w:tblW w:w="1356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0"/>
        <w:gridCol w:w="1450"/>
        <w:gridCol w:w="1350"/>
        <w:gridCol w:w="1080"/>
        <w:gridCol w:w="1260"/>
        <w:gridCol w:w="1036"/>
        <w:gridCol w:w="1166"/>
        <w:gridCol w:w="1254"/>
        <w:gridCol w:w="1044"/>
        <w:gridCol w:w="1005"/>
        <w:gridCol w:w="1035"/>
      </w:tblGrid>
      <w:tr w:rsidR="00C14C0B" w:rsidRPr="00EB42BE" w14:paraId="43F7A1F8" w14:textId="77777777" w:rsidTr="0064543A">
        <w:trPr>
          <w:trHeight w:val="683"/>
        </w:trPr>
        <w:tc>
          <w:tcPr>
            <w:tcW w:w="3330" w:type="dxa"/>
            <w:gridSpan w:val="2"/>
            <w:tcBorders>
              <w:top w:val="single" w:sz="4" w:space="0" w:color="000000"/>
              <w:left w:val="single" w:sz="4" w:space="0" w:color="000000"/>
              <w:bottom w:val="single" w:sz="8" w:space="0" w:color="152935"/>
              <w:right w:val="single" w:sz="4" w:space="0" w:color="000000"/>
            </w:tcBorders>
            <w:shd w:val="clear" w:color="auto" w:fill="FFFFFF"/>
            <w:vAlign w:val="bottom"/>
          </w:tcPr>
          <w:p w14:paraId="00000A2F" w14:textId="77777777" w:rsidR="00C14C0B" w:rsidRPr="00EB42BE" w:rsidRDefault="00C14C0B" w:rsidP="00845314">
            <w:pPr>
              <w:jc w:val="center"/>
              <w:rPr>
                <w:rFonts w:ascii="Arial" w:eastAsia="Arial" w:hAnsi="Arial" w:cs="Arial"/>
                <w:sz w:val="20"/>
                <w:szCs w:val="20"/>
              </w:rPr>
            </w:pPr>
          </w:p>
        </w:tc>
        <w:tc>
          <w:tcPr>
            <w:tcW w:w="1350" w:type="dxa"/>
            <w:tcBorders>
              <w:top w:val="single" w:sz="4" w:space="0" w:color="000000"/>
              <w:bottom w:val="single" w:sz="8" w:space="0" w:color="152935"/>
              <w:right w:val="single" w:sz="8" w:space="0" w:color="E0E0E0"/>
            </w:tcBorders>
            <w:shd w:val="clear" w:color="auto" w:fill="FFFFFF"/>
            <w:vAlign w:val="bottom"/>
          </w:tcPr>
          <w:p w14:paraId="00000A31"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I am satisfied with the Overall Experience</w:t>
            </w:r>
          </w:p>
        </w:tc>
        <w:tc>
          <w:tcPr>
            <w:tcW w:w="1080" w:type="dxa"/>
            <w:tcBorders>
              <w:top w:val="single" w:sz="4" w:space="0" w:color="000000"/>
              <w:left w:val="single" w:sz="8" w:space="0" w:color="E0E0E0"/>
              <w:bottom w:val="single" w:sz="8" w:space="0" w:color="152935"/>
              <w:right w:val="single" w:sz="8" w:space="0" w:color="E0E0E0"/>
            </w:tcBorders>
            <w:shd w:val="clear" w:color="auto" w:fill="FFFFFF"/>
            <w:vAlign w:val="bottom"/>
          </w:tcPr>
          <w:p w14:paraId="00000A32"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I am a regular customer at Walmart</w:t>
            </w:r>
          </w:p>
        </w:tc>
        <w:tc>
          <w:tcPr>
            <w:tcW w:w="1260" w:type="dxa"/>
            <w:tcBorders>
              <w:top w:val="single" w:sz="4" w:space="0" w:color="000000"/>
              <w:left w:val="single" w:sz="8" w:space="0" w:color="E0E0E0"/>
              <w:bottom w:val="single" w:sz="8" w:space="0" w:color="152935"/>
              <w:right w:val="single" w:sz="8" w:space="0" w:color="E0E0E0"/>
            </w:tcBorders>
            <w:shd w:val="clear" w:color="auto" w:fill="FFFFFF"/>
            <w:vAlign w:val="bottom"/>
          </w:tcPr>
          <w:p w14:paraId="00000A33"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I like the fast self–checkout option at Walmart</w:t>
            </w:r>
          </w:p>
        </w:tc>
        <w:tc>
          <w:tcPr>
            <w:tcW w:w="1036" w:type="dxa"/>
            <w:tcBorders>
              <w:top w:val="single" w:sz="4" w:space="0" w:color="000000"/>
              <w:left w:val="single" w:sz="8" w:space="0" w:color="E0E0E0"/>
              <w:bottom w:val="single" w:sz="8" w:space="0" w:color="152935"/>
              <w:right w:val="single" w:sz="8" w:space="0" w:color="E0E0E0"/>
            </w:tcBorders>
            <w:shd w:val="clear" w:color="auto" w:fill="FFFFFF"/>
            <w:vAlign w:val="bottom"/>
          </w:tcPr>
          <w:p w14:paraId="00000A34" w14:textId="77777777" w:rsidR="00C14C0B" w:rsidRPr="00EB42BE" w:rsidRDefault="00DF6B49" w:rsidP="00845314">
            <w:pPr>
              <w:ind w:right="60"/>
              <w:jc w:val="center"/>
              <w:rPr>
                <w:rFonts w:ascii="Arial" w:eastAsia="Arial" w:hAnsi="Arial" w:cs="Arial"/>
                <w:sz w:val="20"/>
                <w:szCs w:val="20"/>
              </w:rPr>
            </w:pPr>
            <w:r w:rsidRPr="00EB42BE">
              <w:rPr>
                <w:rFonts w:ascii="Arial" w:eastAsia="Arial" w:hAnsi="Arial" w:cs="Arial"/>
                <w:sz w:val="20"/>
                <w:szCs w:val="20"/>
              </w:rPr>
              <w:t>Offers a variety of product options</w:t>
            </w:r>
          </w:p>
        </w:tc>
        <w:tc>
          <w:tcPr>
            <w:tcW w:w="1166" w:type="dxa"/>
            <w:tcBorders>
              <w:top w:val="single" w:sz="4" w:space="0" w:color="000000"/>
              <w:left w:val="single" w:sz="8" w:space="0" w:color="E0E0E0"/>
              <w:bottom w:val="single" w:sz="8" w:space="0" w:color="152935"/>
              <w:right w:val="single" w:sz="8" w:space="0" w:color="E0E0E0"/>
            </w:tcBorders>
            <w:shd w:val="clear" w:color="auto" w:fill="FFFFFF"/>
            <w:vAlign w:val="bottom"/>
          </w:tcPr>
          <w:p w14:paraId="00000A35" w14:textId="77777777" w:rsidR="00C14C0B" w:rsidRPr="00EB42BE" w:rsidRDefault="00DF6B49" w:rsidP="00845314">
            <w:pPr>
              <w:ind w:right="60"/>
              <w:jc w:val="center"/>
              <w:rPr>
                <w:rFonts w:ascii="Arial" w:eastAsia="Arial" w:hAnsi="Arial" w:cs="Arial"/>
                <w:sz w:val="20"/>
                <w:szCs w:val="20"/>
              </w:rPr>
            </w:pPr>
            <w:r w:rsidRPr="00EB42BE">
              <w:rPr>
                <w:rFonts w:ascii="Arial" w:eastAsia="Arial" w:hAnsi="Arial" w:cs="Arial"/>
                <w:sz w:val="20"/>
                <w:szCs w:val="20"/>
              </w:rPr>
              <w:t>Has more convenient locations for me</w:t>
            </w:r>
          </w:p>
        </w:tc>
        <w:tc>
          <w:tcPr>
            <w:tcW w:w="1254" w:type="dxa"/>
            <w:tcBorders>
              <w:top w:val="single" w:sz="4" w:space="0" w:color="000000"/>
              <w:left w:val="single" w:sz="8" w:space="0" w:color="E0E0E0"/>
              <w:bottom w:val="single" w:sz="8" w:space="0" w:color="152935"/>
              <w:right w:val="single" w:sz="8" w:space="0" w:color="E0E0E0"/>
            </w:tcBorders>
            <w:shd w:val="clear" w:color="auto" w:fill="FFFFFF"/>
            <w:vAlign w:val="bottom"/>
          </w:tcPr>
          <w:p w14:paraId="00000A36" w14:textId="77777777" w:rsidR="00C14C0B" w:rsidRPr="00EB42BE" w:rsidRDefault="00DF6B49" w:rsidP="00845314">
            <w:pPr>
              <w:ind w:right="60"/>
              <w:jc w:val="center"/>
              <w:rPr>
                <w:rFonts w:ascii="Arial" w:eastAsia="Arial" w:hAnsi="Arial" w:cs="Arial"/>
                <w:sz w:val="20"/>
                <w:szCs w:val="20"/>
              </w:rPr>
            </w:pPr>
            <w:r w:rsidRPr="00EB42BE">
              <w:rPr>
                <w:rFonts w:ascii="Arial" w:eastAsia="Arial" w:hAnsi="Arial" w:cs="Arial"/>
                <w:sz w:val="20"/>
                <w:szCs w:val="20"/>
              </w:rPr>
              <w:t>Offers products at Reasonable Prices</w:t>
            </w:r>
          </w:p>
        </w:tc>
        <w:tc>
          <w:tcPr>
            <w:tcW w:w="1044" w:type="dxa"/>
            <w:tcBorders>
              <w:top w:val="single" w:sz="4" w:space="0" w:color="000000"/>
              <w:left w:val="single" w:sz="8" w:space="0" w:color="E0E0E0"/>
              <w:bottom w:val="single" w:sz="8" w:space="0" w:color="152935"/>
              <w:right w:val="single" w:sz="8" w:space="0" w:color="E0E0E0"/>
            </w:tcBorders>
            <w:shd w:val="clear" w:color="auto" w:fill="FFFFFF"/>
            <w:vAlign w:val="bottom"/>
          </w:tcPr>
          <w:p w14:paraId="00000A37" w14:textId="77777777" w:rsidR="00C14C0B" w:rsidRPr="00EB42BE" w:rsidRDefault="00DF6B49" w:rsidP="00845314">
            <w:pPr>
              <w:ind w:right="60"/>
              <w:jc w:val="center"/>
              <w:rPr>
                <w:rFonts w:ascii="Arial" w:eastAsia="Arial" w:hAnsi="Arial" w:cs="Arial"/>
                <w:sz w:val="20"/>
                <w:szCs w:val="20"/>
              </w:rPr>
            </w:pPr>
            <w:r w:rsidRPr="00EB42BE">
              <w:rPr>
                <w:rFonts w:ascii="Arial" w:eastAsia="Arial" w:hAnsi="Arial" w:cs="Arial"/>
                <w:sz w:val="20"/>
                <w:szCs w:val="20"/>
              </w:rPr>
              <w:t>Has Excellent Customer Service</w:t>
            </w:r>
          </w:p>
        </w:tc>
        <w:tc>
          <w:tcPr>
            <w:tcW w:w="1005" w:type="dxa"/>
            <w:tcBorders>
              <w:top w:val="single" w:sz="4" w:space="0" w:color="000000"/>
              <w:left w:val="single" w:sz="8" w:space="0" w:color="E0E0E0"/>
              <w:bottom w:val="single" w:sz="8" w:space="0" w:color="152935"/>
              <w:right w:val="single" w:sz="8" w:space="0" w:color="E0E0E0"/>
            </w:tcBorders>
            <w:shd w:val="clear" w:color="auto" w:fill="FFFFFF"/>
            <w:vAlign w:val="bottom"/>
          </w:tcPr>
          <w:p w14:paraId="00000A38" w14:textId="77777777" w:rsidR="00C14C0B" w:rsidRPr="00EB42BE" w:rsidRDefault="00DF6B49" w:rsidP="00845314">
            <w:pPr>
              <w:ind w:right="60"/>
              <w:jc w:val="center"/>
              <w:rPr>
                <w:rFonts w:ascii="Arial" w:eastAsia="Arial" w:hAnsi="Arial" w:cs="Arial"/>
                <w:sz w:val="20"/>
                <w:szCs w:val="20"/>
              </w:rPr>
            </w:pPr>
            <w:r w:rsidRPr="00EB42BE">
              <w:rPr>
                <w:rFonts w:ascii="Arial" w:eastAsia="Arial" w:hAnsi="Arial" w:cs="Arial"/>
                <w:sz w:val="20"/>
                <w:szCs w:val="20"/>
              </w:rPr>
              <w:t>Has High Product Quality</w:t>
            </w:r>
          </w:p>
        </w:tc>
        <w:tc>
          <w:tcPr>
            <w:tcW w:w="1035" w:type="dxa"/>
            <w:tcBorders>
              <w:top w:val="single" w:sz="4" w:space="0" w:color="000000"/>
              <w:left w:val="single" w:sz="8" w:space="0" w:color="E0E0E0"/>
              <w:bottom w:val="single" w:sz="8" w:space="0" w:color="152935"/>
              <w:right w:val="single" w:sz="4" w:space="0" w:color="000000"/>
            </w:tcBorders>
            <w:shd w:val="clear" w:color="auto" w:fill="FFFFFF"/>
            <w:vAlign w:val="bottom"/>
          </w:tcPr>
          <w:p w14:paraId="00000A39" w14:textId="77777777" w:rsidR="00C14C0B" w:rsidRPr="00EB42BE" w:rsidRDefault="00DF6B49" w:rsidP="00845314">
            <w:pPr>
              <w:ind w:right="60"/>
              <w:jc w:val="center"/>
              <w:rPr>
                <w:rFonts w:ascii="Arial" w:eastAsia="Arial" w:hAnsi="Arial" w:cs="Arial"/>
                <w:sz w:val="20"/>
                <w:szCs w:val="20"/>
              </w:rPr>
            </w:pPr>
            <w:r w:rsidRPr="00EB42BE">
              <w:rPr>
                <w:rFonts w:ascii="Arial" w:eastAsia="Arial" w:hAnsi="Arial" w:cs="Arial"/>
                <w:sz w:val="20"/>
                <w:szCs w:val="20"/>
              </w:rPr>
              <w:t>Has a flexible return policy</w:t>
            </w:r>
          </w:p>
        </w:tc>
      </w:tr>
      <w:tr w:rsidR="00C14C0B" w:rsidRPr="00EB42BE" w14:paraId="0E0D9132" w14:textId="77777777" w:rsidTr="0064543A">
        <w:trPr>
          <w:trHeight w:val="99"/>
        </w:trPr>
        <w:tc>
          <w:tcPr>
            <w:tcW w:w="1880" w:type="dxa"/>
            <w:vMerge w:val="restart"/>
            <w:tcBorders>
              <w:top w:val="single" w:sz="8" w:space="0" w:color="152935"/>
              <w:left w:val="single" w:sz="4" w:space="0" w:color="000000"/>
              <w:bottom w:val="single" w:sz="8" w:space="0" w:color="152935"/>
            </w:tcBorders>
            <w:shd w:val="clear" w:color="auto" w:fill="E0E0E0"/>
          </w:tcPr>
          <w:p w14:paraId="00000A3A" w14:textId="77777777" w:rsidR="00C14C0B" w:rsidRPr="00EB42BE" w:rsidRDefault="00DF6B49" w:rsidP="00845314">
            <w:pPr>
              <w:ind w:right="60"/>
              <w:jc w:val="center"/>
              <w:rPr>
                <w:rFonts w:ascii="Arial" w:eastAsia="Arial" w:hAnsi="Arial" w:cs="Arial"/>
                <w:sz w:val="20"/>
                <w:szCs w:val="20"/>
              </w:rPr>
            </w:pPr>
            <w:r w:rsidRPr="00EB42BE">
              <w:rPr>
                <w:rFonts w:ascii="Arial" w:eastAsia="Arial" w:hAnsi="Arial" w:cs="Arial"/>
                <w:sz w:val="20"/>
                <w:szCs w:val="20"/>
              </w:rPr>
              <w:t>I am satisfied with the Overall Experience</w:t>
            </w:r>
          </w:p>
        </w:tc>
        <w:tc>
          <w:tcPr>
            <w:tcW w:w="1450" w:type="dxa"/>
            <w:tcBorders>
              <w:top w:val="single" w:sz="8" w:space="0" w:color="152935"/>
              <w:bottom w:val="single" w:sz="8" w:space="0" w:color="AEAEAE"/>
            </w:tcBorders>
            <w:shd w:val="clear" w:color="auto" w:fill="E0E0E0"/>
          </w:tcPr>
          <w:p w14:paraId="00000A3B"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Pearson Correlation</w:t>
            </w:r>
          </w:p>
        </w:tc>
        <w:tc>
          <w:tcPr>
            <w:tcW w:w="1350" w:type="dxa"/>
            <w:tcBorders>
              <w:top w:val="single" w:sz="8" w:space="0" w:color="152935"/>
              <w:bottom w:val="single" w:sz="8" w:space="0" w:color="AEAEAE"/>
              <w:right w:val="single" w:sz="8" w:space="0" w:color="E0E0E0"/>
            </w:tcBorders>
            <w:shd w:val="clear" w:color="auto" w:fill="F9F9FB"/>
          </w:tcPr>
          <w:p w14:paraId="00000A3C"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1</w:t>
            </w:r>
          </w:p>
        </w:tc>
        <w:tc>
          <w:tcPr>
            <w:tcW w:w="1080" w:type="dxa"/>
            <w:tcBorders>
              <w:top w:val="single" w:sz="8" w:space="0" w:color="152935"/>
              <w:left w:val="single" w:sz="8" w:space="0" w:color="E0E0E0"/>
              <w:bottom w:val="single" w:sz="8" w:space="0" w:color="AEAEAE"/>
              <w:right w:val="single" w:sz="8" w:space="0" w:color="E0E0E0"/>
            </w:tcBorders>
            <w:shd w:val="clear" w:color="auto" w:fill="F9F9FB"/>
          </w:tcPr>
          <w:p w14:paraId="00000A3D"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.481</w:t>
            </w:r>
            <w:r w:rsidRPr="00EB42BE">
              <w:rPr>
                <w:rFonts w:ascii="Arial" w:eastAsia="Arial" w:hAnsi="Arial" w:cs="Arial"/>
                <w:sz w:val="20"/>
                <w:szCs w:val="20"/>
                <w:vertAlign w:val="superscript"/>
              </w:rPr>
              <w:t>**</w:t>
            </w:r>
          </w:p>
        </w:tc>
        <w:tc>
          <w:tcPr>
            <w:tcW w:w="1260" w:type="dxa"/>
            <w:tcBorders>
              <w:top w:val="single" w:sz="8" w:space="0" w:color="152935"/>
              <w:left w:val="single" w:sz="8" w:space="0" w:color="E0E0E0"/>
              <w:bottom w:val="single" w:sz="8" w:space="0" w:color="AEAEAE"/>
              <w:right w:val="single" w:sz="8" w:space="0" w:color="E0E0E0"/>
            </w:tcBorders>
            <w:shd w:val="clear" w:color="auto" w:fill="F9F9FB"/>
          </w:tcPr>
          <w:p w14:paraId="00000A3E"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.354</w:t>
            </w:r>
            <w:r w:rsidRPr="00EB42BE">
              <w:rPr>
                <w:rFonts w:ascii="Arial" w:eastAsia="Arial" w:hAnsi="Arial" w:cs="Arial"/>
                <w:sz w:val="20"/>
                <w:szCs w:val="20"/>
                <w:vertAlign w:val="superscript"/>
              </w:rPr>
              <w:t>**</w:t>
            </w:r>
          </w:p>
        </w:tc>
        <w:tc>
          <w:tcPr>
            <w:tcW w:w="1036" w:type="dxa"/>
            <w:tcBorders>
              <w:top w:val="single" w:sz="8" w:space="0" w:color="152935"/>
              <w:left w:val="single" w:sz="8" w:space="0" w:color="E0E0E0"/>
              <w:bottom w:val="single" w:sz="8" w:space="0" w:color="AEAEAE"/>
              <w:right w:val="single" w:sz="8" w:space="0" w:color="E0E0E0"/>
            </w:tcBorders>
            <w:shd w:val="clear" w:color="auto" w:fill="F9F9FB"/>
          </w:tcPr>
          <w:p w14:paraId="00000A3F"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.411</w:t>
            </w:r>
            <w:r w:rsidRPr="00EB42BE">
              <w:rPr>
                <w:rFonts w:ascii="Arial" w:eastAsia="Arial" w:hAnsi="Arial" w:cs="Arial"/>
                <w:sz w:val="20"/>
                <w:szCs w:val="20"/>
                <w:vertAlign w:val="superscript"/>
              </w:rPr>
              <w:t>**</w:t>
            </w:r>
          </w:p>
        </w:tc>
        <w:tc>
          <w:tcPr>
            <w:tcW w:w="1166" w:type="dxa"/>
            <w:tcBorders>
              <w:top w:val="single" w:sz="8" w:space="0" w:color="152935"/>
              <w:left w:val="single" w:sz="8" w:space="0" w:color="E0E0E0"/>
              <w:bottom w:val="single" w:sz="8" w:space="0" w:color="AEAEAE"/>
              <w:right w:val="single" w:sz="8" w:space="0" w:color="E0E0E0"/>
            </w:tcBorders>
            <w:shd w:val="clear" w:color="auto" w:fill="F9F9FB"/>
          </w:tcPr>
          <w:p w14:paraId="00000A40"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.300</w:t>
            </w:r>
            <w:r w:rsidRPr="00EB42BE">
              <w:rPr>
                <w:rFonts w:ascii="Arial" w:eastAsia="Arial" w:hAnsi="Arial" w:cs="Arial"/>
                <w:sz w:val="20"/>
                <w:szCs w:val="20"/>
                <w:vertAlign w:val="superscript"/>
              </w:rPr>
              <w:t>**</w:t>
            </w:r>
          </w:p>
        </w:tc>
        <w:tc>
          <w:tcPr>
            <w:tcW w:w="1254" w:type="dxa"/>
            <w:tcBorders>
              <w:top w:val="single" w:sz="8" w:space="0" w:color="152935"/>
              <w:left w:val="single" w:sz="8" w:space="0" w:color="E0E0E0"/>
              <w:bottom w:val="single" w:sz="8" w:space="0" w:color="AEAEAE"/>
              <w:right w:val="single" w:sz="8" w:space="0" w:color="E0E0E0"/>
            </w:tcBorders>
            <w:shd w:val="clear" w:color="auto" w:fill="F9F9FB"/>
          </w:tcPr>
          <w:p w14:paraId="00000A41"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.375</w:t>
            </w:r>
            <w:r w:rsidRPr="00EB42BE">
              <w:rPr>
                <w:rFonts w:ascii="Arial" w:eastAsia="Arial" w:hAnsi="Arial" w:cs="Arial"/>
                <w:sz w:val="20"/>
                <w:szCs w:val="20"/>
                <w:vertAlign w:val="superscript"/>
              </w:rPr>
              <w:t>**</w:t>
            </w:r>
          </w:p>
        </w:tc>
        <w:tc>
          <w:tcPr>
            <w:tcW w:w="1044" w:type="dxa"/>
            <w:tcBorders>
              <w:top w:val="single" w:sz="8" w:space="0" w:color="152935"/>
              <w:left w:val="single" w:sz="8" w:space="0" w:color="E0E0E0"/>
              <w:bottom w:val="single" w:sz="8" w:space="0" w:color="AEAEAE"/>
              <w:right w:val="single" w:sz="8" w:space="0" w:color="E0E0E0"/>
            </w:tcBorders>
            <w:shd w:val="clear" w:color="auto" w:fill="F9F9FB"/>
          </w:tcPr>
          <w:p w14:paraId="00000A42"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.535</w:t>
            </w:r>
            <w:r w:rsidRPr="00EB42BE">
              <w:rPr>
                <w:rFonts w:ascii="Arial" w:eastAsia="Arial" w:hAnsi="Arial" w:cs="Arial"/>
                <w:sz w:val="20"/>
                <w:szCs w:val="20"/>
                <w:vertAlign w:val="superscript"/>
              </w:rPr>
              <w:t>**</w:t>
            </w:r>
          </w:p>
        </w:tc>
        <w:tc>
          <w:tcPr>
            <w:tcW w:w="1005" w:type="dxa"/>
            <w:tcBorders>
              <w:top w:val="single" w:sz="8" w:space="0" w:color="152935"/>
              <w:left w:val="single" w:sz="8" w:space="0" w:color="E0E0E0"/>
              <w:bottom w:val="single" w:sz="8" w:space="0" w:color="AEAEAE"/>
              <w:right w:val="single" w:sz="8" w:space="0" w:color="E0E0E0"/>
            </w:tcBorders>
            <w:shd w:val="clear" w:color="auto" w:fill="F9F9FB"/>
          </w:tcPr>
          <w:p w14:paraId="00000A43"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.550</w:t>
            </w:r>
            <w:r w:rsidRPr="00EB42BE">
              <w:rPr>
                <w:rFonts w:ascii="Arial" w:eastAsia="Arial" w:hAnsi="Arial" w:cs="Arial"/>
                <w:sz w:val="20"/>
                <w:szCs w:val="20"/>
                <w:vertAlign w:val="superscript"/>
              </w:rPr>
              <w:t>**</w:t>
            </w:r>
          </w:p>
        </w:tc>
        <w:tc>
          <w:tcPr>
            <w:tcW w:w="1035" w:type="dxa"/>
            <w:tcBorders>
              <w:top w:val="single" w:sz="8" w:space="0" w:color="152935"/>
              <w:left w:val="single" w:sz="8" w:space="0" w:color="E0E0E0"/>
              <w:bottom w:val="single" w:sz="8" w:space="0" w:color="AEAEAE"/>
              <w:right w:val="single" w:sz="4" w:space="0" w:color="000000"/>
            </w:tcBorders>
            <w:shd w:val="clear" w:color="auto" w:fill="F9F9FB"/>
          </w:tcPr>
          <w:p w14:paraId="00000A44"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.424</w:t>
            </w:r>
            <w:r w:rsidRPr="00EB42BE">
              <w:rPr>
                <w:rFonts w:ascii="Arial" w:eastAsia="Arial" w:hAnsi="Arial" w:cs="Arial"/>
                <w:sz w:val="20"/>
                <w:szCs w:val="20"/>
                <w:vertAlign w:val="superscript"/>
              </w:rPr>
              <w:t>**</w:t>
            </w:r>
          </w:p>
        </w:tc>
      </w:tr>
      <w:tr w:rsidR="00C14C0B" w:rsidRPr="00EB42BE" w14:paraId="3987E66F" w14:textId="77777777" w:rsidTr="0064543A">
        <w:trPr>
          <w:trHeight w:val="61"/>
        </w:trPr>
        <w:tc>
          <w:tcPr>
            <w:tcW w:w="1880" w:type="dxa"/>
            <w:vMerge/>
            <w:tcBorders>
              <w:top w:val="single" w:sz="8" w:space="0" w:color="152935"/>
              <w:left w:val="single" w:sz="4" w:space="0" w:color="000000"/>
              <w:bottom w:val="single" w:sz="8" w:space="0" w:color="152935"/>
            </w:tcBorders>
            <w:shd w:val="clear" w:color="auto" w:fill="E0E0E0"/>
          </w:tcPr>
          <w:p w14:paraId="00000A45" w14:textId="77777777" w:rsidR="00C14C0B" w:rsidRPr="00EB42BE" w:rsidRDefault="00C14C0B" w:rsidP="00845314">
            <w:pPr>
              <w:widowControl w:val="0"/>
              <w:pBdr>
                <w:top w:val="nil"/>
                <w:left w:val="nil"/>
                <w:bottom w:val="nil"/>
                <w:right w:val="nil"/>
                <w:between w:val="nil"/>
              </w:pBdr>
              <w:spacing w:line="276" w:lineRule="auto"/>
              <w:jc w:val="center"/>
              <w:rPr>
                <w:rFonts w:ascii="Arial" w:eastAsia="Arial" w:hAnsi="Arial" w:cs="Arial"/>
                <w:sz w:val="20"/>
                <w:szCs w:val="20"/>
              </w:rPr>
            </w:pPr>
          </w:p>
        </w:tc>
        <w:tc>
          <w:tcPr>
            <w:tcW w:w="1450" w:type="dxa"/>
            <w:tcBorders>
              <w:top w:val="single" w:sz="8" w:space="0" w:color="AEAEAE"/>
              <w:bottom w:val="single" w:sz="8" w:space="0" w:color="AEAEAE"/>
            </w:tcBorders>
            <w:shd w:val="clear" w:color="auto" w:fill="E0E0E0"/>
          </w:tcPr>
          <w:p w14:paraId="00000A46"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Sig. (2-tailed)</w:t>
            </w:r>
          </w:p>
        </w:tc>
        <w:tc>
          <w:tcPr>
            <w:tcW w:w="1350" w:type="dxa"/>
            <w:tcBorders>
              <w:top w:val="single" w:sz="8" w:space="0" w:color="AEAEAE"/>
              <w:bottom w:val="single" w:sz="8" w:space="0" w:color="AEAEAE"/>
              <w:right w:val="single" w:sz="8" w:space="0" w:color="E0E0E0"/>
            </w:tcBorders>
            <w:shd w:val="clear" w:color="auto" w:fill="F9F9FB"/>
            <w:vAlign w:val="center"/>
          </w:tcPr>
          <w:p w14:paraId="00000A47" w14:textId="77777777" w:rsidR="00C14C0B" w:rsidRPr="00EB42BE" w:rsidRDefault="00C14C0B" w:rsidP="00845314">
            <w:pPr>
              <w:jc w:val="center"/>
              <w:rPr>
                <w:rFonts w:ascii="Arial" w:eastAsia="Arial" w:hAnsi="Arial" w:cs="Arial"/>
                <w:sz w:val="20"/>
                <w:szCs w:val="20"/>
              </w:rPr>
            </w:pPr>
          </w:p>
        </w:tc>
        <w:tc>
          <w:tcPr>
            <w:tcW w:w="1080" w:type="dxa"/>
            <w:tcBorders>
              <w:top w:val="single" w:sz="8" w:space="0" w:color="AEAEAE"/>
              <w:left w:val="single" w:sz="8" w:space="0" w:color="E0E0E0"/>
              <w:bottom w:val="single" w:sz="8" w:space="0" w:color="AEAEAE"/>
              <w:right w:val="single" w:sz="8" w:space="0" w:color="E0E0E0"/>
            </w:tcBorders>
            <w:shd w:val="clear" w:color="auto" w:fill="F9F9FB"/>
          </w:tcPr>
          <w:p w14:paraId="00000A48"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260" w:type="dxa"/>
            <w:tcBorders>
              <w:top w:val="single" w:sz="8" w:space="0" w:color="AEAEAE"/>
              <w:left w:val="single" w:sz="8" w:space="0" w:color="E0E0E0"/>
              <w:bottom w:val="single" w:sz="8" w:space="0" w:color="AEAEAE"/>
              <w:right w:val="single" w:sz="8" w:space="0" w:color="E0E0E0"/>
            </w:tcBorders>
            <w:shd w:val="clear" w:color="auto" w:fill="F9F9FB"/>
          </w:tcPr>
          <w:p w14:paraId="00000A49"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36" w:type="dxa"/>
            <w:tcBorders>
              <w:top w:val="single" w:sz="8" w:space="0" w:color="AEAEAE"/>
              <w:left w:val="single" w:sz="8" w:space="0" w:color="E0E0E0"/>
              <w:bottom w:val="single" w:sz="8" w:space="0" w:color="AEAEAE"/>
              <w:right w:val="single" w:sz="8" w:space="0" w:color="E0E0E0"/>
            </w:tcBorders>
            <w:shd w:val="clear" w:color="auto" w:fill="F9F9FB"/>
          </w:tcPr>
          <w:p w14:paraId="00000A4A"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166" w:type="dxa"/>
            <w:tcBorders>
              <w:top w:val="single" w:sz="8" w:space="0" w:color="AEAEAE"/>
              <w:left w:val="single" w:sz="8" w:space="0" w:color="E0E0E0"/>
              <w:bottom w:val="single" w:sz="8" w:space="0" w:color="AEAEAE"/>
              <w:right w:val="single" w:sz="8" w:space="0" w:color="E0E0E0"/>
            </w:tcBorders>
            <w:shd w:val="clear" w:color="auto" w:fill="F9F9FB"/>
          </w:tcPr>
          <w:p w14:paraId="00000A4B"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00000A4C"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44" w:type="dxa"/>
            <w:tcBorders>
              <w:top w:val="single" w:sz="8" w:space="0" w:color="AEAEAE"/>
              <w:left w:val="single" w:sz="8" w:space="0" w:color="E0E0E0"/>
              <w:bottom w:val="single" w:sz="8" w:space="0" w:color="AEAEAE"/>
              <w:right w:val="single" w:sz="8" w:space="0" w:color="E0E0E0"/>
            </w:tcBorders>
            <w:shd w:val="clear" w:color="auto" w:fill="F9F9FB"/>
          </w:tcPr>
          <w:p w14:paraId="00000A4D"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05" w:type="dxa"/>
            <w:tcBorders>
              <w:top w:val="single" w:sz="8" w:space="0" w:color="AEAEAE"/>
              <w:left w:val="single" w:sz="8" w:space="0" w:color="E0E0E0"/>
              <w:bottom w:val="single" w:sz="8" w:space="0" w:color="AEAEAE"/>
              <w:right w:val="single" w:sz="8" w:space="0" w:color="E0E0E0"/>
            </w:tcBorders>
            <w:shd w:val="clear" w:color="auto" w:fill="F9F9FB"/>
          </w:tcPr>
          <w:p w14:paraId="00000A4E"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35" w:type="dxa"/>
            <w:tcBorders>
              <w:top w:val="single" w:sz="8" w:space="0" w:color="AEAEAE"/>
              <w:left w:val="single" w:sz="8" w:space="0" w:color="E0E0E0"/>
              <w:bottom w:val="single" w:sz="8" w:space="0" w:color="AEAEAE"/>
              <w:right w:val="single" w:sz="4" w:space="0" w:color="000000"/>
            </w:tcBorders>
            <w:shd w:val="clear" w:color="auto" w:fill="F9F9FB"/>
          </w:tcPr>
          <w:p w14:paraId="00000A4F"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r>
      <w:tr w:rsidR="00C14C0B" w:rsidRPr="00EB42BE" w14:paraId="2D9FFDCD" w14:textId="77777777" w:rsidTr="0064543A">
        <w:trPr>
          <w:trHeight w:val="61"/>
        </w:trPr>
        <w:tc>
          <w:tcPr>
            <w:tcW w:w="1880" w:type="dxa"/>
            <w:vMerge w:val="restart"/>
            <w:tcBorders>
              <w:top w:val="single" w:sz="8" w:space="0" w:color="AEAEAE"/>
              <w:left w:val="single" w:sz="4" w:space="0" w:color="000000"/>
              <w:bottom w:val="single" w:sz="8" w:space="0" w:color="AEAEAE"/>
            </w:tcBorders>
            <w:shd w:val="clear" w:color="auto" w:fill="E0E0E0"/>
          </w:tcPr>
          <w:p w14:paraId="00000A50" w14:textId="77777777" w:rsidR="00C14C0B" w:rsidRPr="00EB42BE" w:rsidRDefault="00DF6B49" w:rsidP="00845314">
            <w:pPr>
              <w:ind w:right="60"/>
              <w:jc w:val="center"/>
              <w:rPr>
                <w:rFonts w:ascii="Arial" w:eastAsia="Arial" w:hAnsi="Arial" w:cs="Arial"/>
                <w:sz w:val="20"/>
                <w:szCs w:val="20"/>
              </w:rPr>
            </w:pPr>
            <w:r w:rsidRPr="00EB42BE">
              <w:rPr>
                <w:rFonts w:ascii="Arial" w:eastAsia="Arial" w:hAnsi="Arial" w:cs="Arial"/>
                <w:sz w:val="20"/>
                <w:szCs w:val="20"/>
              </w:rPr>
              <w:t>I am a regular customer at Walmart</w:t>
            </w:r>
          </w:p>
        </w:tc>
        <w:tc>
          <w:tcPr>
            <w:tcW w:w="1450" w:type="dxa"/>
            <w:tcBorders>
              <w:top w:val="single" w:sz="8" w:space="0" w:color="AEAEAE"/>
              <w:bottom w:val="single" w:sz="8" w:space="0" w:color="AEAEAE"/>
            </w:tcBorders>
            <w:shd w:val="clear" w:color="auto" w:fill="E0E0E0"/>
          </w:tcPr>
          <w:p w14:paraId="00000A51"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Pearson Correlation</w:t>
            </w:r>
          </w:p>
        </w:tc>
        <w:tc>
          <w:tcPr>
            <w:tcW w:w="1350" w:type="dxa"/>
            <w:tcBorders>
              <w:top w:val="single" w:sz="8" w:space="0" w:color="AEAEAE"/>
              <w:bottom w:val="single" w:sz="8" w:space="0" w:color="AEAEAE"/>
              <w:right w:val="single" w:sz="8" w:space="0" w:color="E0E0E0"/>
            </w:tcBorders>
            <w:shd w:val="clear" w:color="auto" w:fill="F9F9FB"/>
          </w:tcPr>
          <w:p w14:paraId="00000A52"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.481</w:t>
            </w:r>
            <w:r w:rsidRPr="00EB42BE">
              <w:rPr>
                <w:rFonts w:ascii="Arial" w:eastAsia="Arial" w:hAnsi="Arial" w:cs="Arial"/>
                <w:sz w:val="20"/>
                <w:szCs w:val="20"/>
                <w:vertAlign w:val="superscript"/>
              </w:rPr>
              <w:t>**</w:t>
            </w:r>
          </w:p>
        </w:tc>
        <w:tc>
          <w:tcPr>
            <w:tcW w:w="1080" w:type="dxa"/>
            <w:tcBorders>
              <w:top w:val="single" w:sz="8" w:space="0" w:color="AEAEAE"/>
              <w:left w:val="single" w:sz="8" w:space="0" w:color="E0E0E0"/>
              <w:bottom w:val="single" w:sz="8" w:space="0" w:color="AEAEAE"/>
              <w:right w:val="single" w:sz="8" w:space="0" w:color="E0E0E0"/>
            </w:tcBorders>
            <w:shd w:val="clear" w:color="auto" w:fill="F9F9FB"/>
          </w:tcPr>
          <w:p w14:paraId="00000A53"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1</w:t>
            </w:r>
          </w:p>
        </w:tc>
        <w:tc>
          <w:tcPr>
            <w:tcW w:w="1260" w:type="dxa"/>
            <w:tcBorders>
              <w:top w:val="single" w:sz="8" w:space="0" w:color="AEAEAE"/>
              <w:left w:val="single" w:sz="8" w:space="0" w:color="E0E0E0"/>
              <w:bottom w:val="single" w:sz="8" w:space="0" w:color="AEAEAE"/>
              <w:right w:val="single" w:sz="8" w:space="0" w:color="E0E0E0"/>
            </w:tcBorders>
            <w:shd w:val="clear" w:color="auto" w:fill="F9F9FB"/>
          </w:tcPr>
          <w:p w14:paraId="00000A54"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.321</w:t>
            </w:r>
            <w:r w:rsidRPr="00EB42BE">
              <w:rPr>
                <w:rFonts w:ascii="Arial" w:eastAsia="Arial" w:hAnsi="Arial" w:cs="Arial"/>
                <w:sz w:val="20"/>
                <w:szCs w:val="20"/>
                <w:vertAlign w:val="superscript"/>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9F9FB"/>
          </w:tcPr>
          <w:p w14:paraId="00000A55"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.277</w:t>
            </w:r>
            <w:r w:rsidRPr="00EB42BE">
              <w:rPr>
                <w:rFonts w:ascii="Arial" w:eastAsia="Arial" w:hAnsi="Arial" w:cs="Arial"/>
                <w:sz w:val="20"/>
                <w:szCs w:val="20"/>
                <w:vertAlign w:val="superscript"/>
              </w:rPr>
              <w:t>**</w:t>
            </w:r>
          </w:p>
        </w:tc>
        <w:tc>
          <w:tcPr>
            <w:tcW w:w="1166" w:type="dxa"/>
            <w:tcBorders>
              <w:top w:val="single" w:sz="8" w:space="0" w:color="AEAEAE"/>
              <w:left w:val="single" w:sz="8" w:space="0" w:color="E0E0E0"/>
              <w:bottom w:val="single" w:sz="8" w:space="0" w:color="AEAEAE"/>
              <w:right w:val="single" w:sz="8" w:space="0" w:color="E0E0E0"/>
            </w:tcBorders>
            <w:shd w:val="clear" w:color="auto" w:fill="F9F9FB"/>
          </w:tcPr>
          <w:p w14:paraId="00000A56"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.413</w:t>
            </w:r>
            <w:r w:rsidRPr="00EB42BE">
              <w:rPr>
                <w:rFonts w:ascii="Arial" w:eastAsia="Arial" w:hAnsi="Arial" w:cs="Arial"/>
                <w:sz w:val="20"/>
                <w:szCs w:val="20"/>
                <w:vertAlign w:val="superscript"/>
              </w:rPr>
              <w:t>**</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00000A57"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.278</w:t>
            </w:r>
            <w:r w:rsidRPr="00EB42BE">
              <w:rPr>
                <w:rFonts w:ascii="Arial" w:eastAsia="Arial" w:hAnsi="Arial" w:cs="Arial"/>
                <w:sz w:val="20"/>
                <w:szCs w:val="20"/>
                <w:vertAlign w:val="superscript"/>
              </w:rPr>
              <w:t>**</w:t>
            </w:r>
          </w:p>
        </w:tc>
        <w:tc>
          <w:tcPr>
            <w:tcW w:w="1044" w:type="dxa"/>
            <w:tcBorders>
              <w:top w:val="single" w:sz="8" w:space="0" w:color="AEAEAE"/>
              <w:left w:val="single" w:sz="8" w:space="0" w:color="E0E0E0"/>
              <w:bottom w:val="single" w:sz="8" w:space="0" w:color="AEAEAE"/>
              <w:right w:val="single" w:sz="8" w:space="0" w:color="E0E0E0"/>
            </w:tcBorders>
            <w:shd w:val="clear" w:color="auto" w:fill="F9F9FB"/>
          </w:tcPr>
          <w:p w14:paraId="00000A58"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.352</w:t>
            </w:r>
            <w:r w:rsidRPr="00EB42BE">
              <w:rPr>
                <w:rFonts w:ascii="Arial" w:eastAsia="Arial" w:hAnsi="Arial" w:cs="Arial"/>
                <w:sz w:val="20"/>
                <w:szCs w:val="20"/>
                <w:vertAlign w:val="superscript"/>
              </w:rPr>
              <w:t>**</w:t>
            </w:r>
          </w:p>
        </w:tc>
        <w:tc>
          <w:tcPr>
            <w:tcW w:w="1005" w:type="dxa"/>
            <w:tcBorders>
              <w:top w:val="single" w:sz="8" w:space="0" w:color="AEAEAE"/>
              <w:left w:val="single" w:sz="8" w:space="0" w:color="E0E0E0"/>
              <w:bottom w:val="single" w:sz="8" w:space="0" w:color="AEAEAE"/>
              <w:right w:val="single" w:sz="8" w:space="0" w:color="E0E0E0"/>
            </w:tcBorders>
            <w:shd w:val="clear" w:color="auto" w:fill="F9F9FB"/>
          </w:tcPr>
          <w:p w14:paraId="00000A59"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.360</w:t>
            </w:r>
            <w:r w:rsidRPr="00EB42BE">
              <w:rPr>
                <w:rFonts w:ascii="Arial" w:eastAsia="Arial" w:hAnsi="Arial" w:cs="Arial"/>
                <w:sz w:val="20"/>
                <w:szCs w:val="20"/>
                <w:vertAlign w:val="superscript"/>
              </w:rPr>
              <w:t>**</w:t>
            </w:r>
          </w:p>
        </w:tc>
        <w:tc>
          <w:tcPr>
            <w:tcW w:w="1035" w:type="dxa"/>
            <w:tcBorders>
              <w:top w:val="single" w:sz="8" w:space="0" w:color="AEAEAE"/>
              <w:left w:val="single" w:sz="8" w:space="0" w:color="E0E0E0"/>
              <w:bottom w:val="single" w:sz="8" w:space="0" w:color="AEAEAE"/>
              <w:right w:val="single" w:sz="4" w:space="0" w:color="000000"/>
            </w:tcBorders>
            <w:shd w:val="clear" w:color="auto" w:fill="F9F9FB"/>
          </w:tcPr>
          <w:p w14:paraId="00000A5A"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.271</w:t>
            </w:r>
            <w:r w:rsidRPr="00EB42BE">
              <w:rPr>
                <w:rFonts w:ascii="Arial" w:eastAsia="Arial" w:hAnsi="Arial" w:cs="Arial"/>
                <w:sz w:val="20"/>
                <w:szCs w:val="20"/>
                <w:vertAlign w:val="superscript"/>
              </w:rPr>
              <w:t>**</w:t>
            </w:r>
          </w:p>
        </w:tc>
      </w:tr>
      <w:tr w:rsidR="00C14C0B" w:rsidRPr="00EB42BE" w14:paraId="6DD87444" w14:textId="77777777" w:rsidTr="0064543A">
        <w:trPr>
          <w:trHeight w:val="61"/>
        </w:trPr>
        <w:tc>
          <w:tcPr>
            <w:tcW w:w="1880" w:type="dxa"/>
            <w:vMerge/>
            <w:tcBorders>
              <w:top w:val="single" w:sz="8" w:space="0" w:color="AEAEAE"/>
              <w:left w:val="single" w:sz="4" w:space="0" w:color="000000"/>
              <w:bottom w:val="single" w:sz="8" w:space="0" w:color="AEAEAE"/>
            </w:tcBorders>
            <w:shd w:val="clear" w:color="auto" w:fill="E0E0E0"/>
          </w:tcPr>
          <w:p w14:paraId="00000A5B" w14:textId="77777777" w:rsidR="00C14C0B" w:rsidRPr="00EB42BE" w:rsidRDefault="00C14C0B" w:rsidP="00845314">
            <w:pPr>
              <w:widowControl w:val="0"/>
              <w:pBdr>
                <w:top w:val="nil"/>
                <w:left w:val="nil"/>
                <w:bottom w:val="nil"/>
                <w:right w:val="nil"/>
                <w:between w:val="nil"/>
              </w:pBdr>
              <w:spacing w:line="276" w:lineRule="auto"/>
              <w:jc w:val="center"/>
              <w:rPr>
                <w:rFonts w:ascii="Arial" w:eastAsia="Arial" w:hAnsi="Arial" w:cs="Arial"/>
                <w:sz w:val="20"/>
                <w:szCs w:val="20"/>
              </w:rPr>
            </w:pPr>
          </w:p>
        </w:tc>
        <w:tc>
          <w:tcPr>
            <w:tcW w:w="1450" w:type="dxa"/>
            <w:tcBorders>
              <w:top w:val="single" w:sz="8" w:space="0" w:color="AEAEAE"/>
              <w:bottom w:val="single" w:sz="8" w:space="0" w:color="AEAEAE"/>
            </w:tcBorders>
            <w:shd w:val="clear" w:color="auto" w:fill="E0E0E0"/>
          </w:tcPr>
          <w:p w14:paraId="00000A5C"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Sig. (2-tailed)</w:t>
            </w:r>
          </w:p>
        </w:tc>
        <w:tc>
          <w:tcPr>
            <w:tcW w:w="1350" w:type="dxa"/>
            <w:tcBorders>
              <w:top w:val="single" w:sz="8" w:space="0" w:color="AEAEAE"/>
              <w:bottom w:val="single" w:sz="8" w:space="0" w:color="AEAEAE"/>
              <w:right w:val="single" w:sz="8" w:space="0" w:color="E0E0E0"/>
            </w:tcBorders>
            <w:shd w:val="clear" w:color="auto" w:fill="F9F9FB"/>
          </w:tcPr>
          <w:p w14:paraId="00000A5D"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80"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0000A5E" w14:textId="77777777" w:rsidR="00C14C0B" w:rsidRPr="00EB42BE" w:rsidRDefault="00C14C0B" w:rsidP="00845314">
            <w:pPr>
              <w:jc w:val="center"/>
              <w:rPr>
                <w:rFonts w:ascii="Arial" w:eastAsia="Arial" w:hAnsi="Arial" w:cs="Arial"/>
                <w:sz w:val="20"/>
                <w:szCs w:val="20"/>
              </w:rPr>
            </w:pPr>
          </w:p>
        </w:tc>
        <w:tc>
          <w:tcPr>
            <w:tcW w:w="1260" w:type="dxa"/>
            <w:tcBorders>
              <w:top w:val="single" w:sz="8" w:space="0" w:color="AEAEAE"/>
              <w:left w:val="single" w:sz="8" w:space="0" w:color="E0E0E0"/>
              <w:bottom w:val="single" w:sz="8" w:space="0" w:color="AEAEAE"/>
              <w:right w:val="single" w:sz="8" w:space="0" w:color="E0E0E0"/>
            </w:tcBorders>
            <w:shd w:val="clear" w:color="auto" w:fill="F9F9FB"/>
          </w:tcPr>
          <w:p w14:paraId="00000A5F"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36" w:type="dxa"/>
            <w:tcBorders>
              <w:top w:val="single" w:sz="8" w:space="0" w:color="AEAEAE"/>
              <w:left w:val="single" w:sz="8" w:space="0" w:color="E0E0E0"/>
              <w:bottom w:val="single" w:sz="8" w:space="0" w:color="AEAEAE"/>
              <w:right w:val="single" w:sz="8" w:space="0" w:color="E0E0E0"/>
            </w:tcBorders>
            <w:shd w:val="clear" w:color="auto" w:fill="F9F9FB"/>
          </w:tcPr>
          <w:p w14:paraId="00000A60"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166" w:type="dxa"/>
            <w:tcBorders>
              <w:top w:val="single" w:sz="8" w:space="0" w:color="AEAEAE"/>
              <w:left w:val="single" w:sz="8" w:space="0" w:color="E0E0E0"/>
              <w:bottom w:val="single" w:sz="8" w:space="0" w:color="AEAEAE"/>
              <w:right w:val="single" w:sz="8" w:space="0" w:color="E0E0E0"/>
            </w:tcBorders>
            <w:shd w:val="clear" w:color="auto" w:fill="F9F9FB"/>
          </w:tcPr>
          <w:p w14:paraId="00000A61"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00000A62"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44" w:type="dxa"/>
            <w:tcBorders>
              <w:top w:val="single" w:sz="8" w:space="0" w:color="AEAEAE"/>
              <w:left w:val="single" w:sz="8" w:space="0" w:color="E0E0E0"/>
              <w:bottom w:val="single" w:sz="8" w:space="0" w:color="AEAEAE"/>
              <w:right w:val="single" w:sz="8" w:space="0" w:color="E0E0E0"/>
            </w:tcBorders>
            <w:shd w:val="clear" w:color="auto" w:fill="F9F9FB"/>
          </w:tcPr>
          <w:p w14:paraId="00000A63"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05" w:type="dxa"/>
            <w:tcBorders>
              <w:top w:val="single" w:sz="8" w:space="0" w:color="AEAEAE"/>
              <w:left w:val="single" w:sz="8" w:space="0" w:color="E0E0E0"/>
              <w:bottom w:val="single" w:sz="8" w:space="0" w:color="AEAEAE"/>
              <w:right w:val="single" w:sz="8" w:space="0" w:color="E0E0E0"/>
            </w:tcBorders>
            <w:shd w:val="clear" w:color="auto" w:fill="F9F9FB"/>
          </w:tcPr>
          <w:p w14:paraId="00000A64"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35" w:type="dxa"/>
            <w:tcBorders>
              <w:top w:val="single" w:sz="8" w:space="0" w:color="AEAEAE"/>
              <w:left w:val="single" w:sz="8" w:space="0" w:color="E0E0E0"/>
              <w:bottom w:val="single" w:sz="8" w:space="0" w:color="AEAEAE"/>
              <w:right w:val="single" w:sz="4" w:space="0" w:color="000000"/>
            </w:tcBorders>
            <w:shd w:val="clear" w:color="auto" w:fill="F9F9FB"/>
          </w:tcPr>
          <w:p w14:paraId="00000A65"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r>
      <w:tr w:rsidR="00C14C0B" w:rsidRPr="00EB42BE" w14:paraId="23F149E5" w14:textId="77777777" w:rsidTr="0064543A">
        <w:trPr>
          <w:trHeight w:val="90"/>
        </w:trPr>
        <w:tc>
          <w:tcPr>
            <w:tcW w:w="1880" w:type="dxa"/>
            <w:vMerge w:val="restart"/>
            <w:tcBorders>
              <w:top w:val="single" w:sz="8" w:space="0" w:color="AEAEAE"/>
              <w:left w:val="single" w:sz="4" w:space="0" w:color="000000"/>
              <w:bottom w:val="single" w:sz="8" w:space="0" w:color="AEAEAE"/>
            </w:tcBorders>
            <w:shd w:val="clear" w:color="auto" w:fill="E0E0E0"/>
          </w:tcPr>
          <w:p w14:paraId="00000A66" w14:textId="77777777" w:rsidR="00C14C0B" w:rsidRPr="00EB42BE" w:rsidRDefault="00DF6B49" w:rsidP="00845314">
            <w:pPr>
              <w:ind w:right="60"/>
              <w:jc w:val="center"/>
              <w:rPr>
                <w:rFonts w:ascii="Arial" w:eastAsia="Arial" w:hAnsi="Arial" w:cs="Arial"/>
                <w:sz w:val="20"/>
                <w:szCs w:val="20"/>
              </w:rPr>
            </w:pPr>
            <w:r w:rsidRPr="00EB42BE">
              <w:rPr>
                <w:rFonts w:ascii="Arial" w:eastAsia="Arial" w:hAnsi="Arial" w:cs="Arial"/>
                <w:sz w:val="20"/>
                <w:szCs w:val="20"/>
              </w:rPr>
              <w:t>I like the fast self–checkout option at Walmart</w:t>
            </w:r>
          </w:p>
        </w:tc>
        <w:tc>
          <w:tcPr>
            <w:tcW w:w="1450" w:type="dxa"/>
            <w:tcBorders>
              <w:top w:val="single" w:sz="8" w:space="0" w:color="AEAEAE"/>
              <w:bottom w:val="single" w:sz="8" w:space="0" w:color="AEAEAE"/>
            </w:tcBorders>
            <w:shd w:val="clear" w:color="auto" w:fill="E0E0E0"/>
          </w:tcPr>
          <w:p w14:paraId="00000A67"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Pearson Correlation</w:t>
            </w:r>
          </w:p>
        </w:tc>
        <w:tc>
          <w:tcPr>
            <w:tcW w:w="1350" w:type="dxa"/>
            <w:tcBorders>
              <w:top w:val="single" w:sz="8" w:space="0" w:color="AEAEAE"/>
              <w:bottom w:val="single" w:sz="8" w:space="0" w:color="AEAEAE"/>
              <w:right w:val="single" w:sz="8" w:space="0" w:color="E0E0E0"/>
            </w:tcBorders>
            <w:shd w:val="clear" w:color="auto" w:fill="F9F9FB"/>
          </w:tcPr>
          <w:p w14:paraId="00000A68"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.354</w:t>
            </w:r>
            <w:r w:rsidRPr="00EB42BE">
              <w:rPr>
                <w:rFonts w:ascii="Arial" w:eastAsia="Arial" w:hAnsi="Arial" w:cs="Arial"/>
                <w:sz w:val="20"/>
                <w:szCs w:val="20"/>
                <w:vertAlign w:val="superscript"/>
              </w:rPr>
              <w:t>**</w:t>
            </w:r>
          </w:p>
        </w:tc>
        <w:tc>
          <w:tcPr>
            <w:tcW w:w="1080" w:type="dxa"/>
            <w:tcBorders>
              <w:top w:val="single" w:sz="8" w:space="0" w:color="AEAEAE"/>
              <w:left w:val="single" w:sz="8" w:space="0" w:color="E0E0E0"/>
              <w:bottom w:val="single" w:sz="8" w:space="0" w:color="AEAEAE"/>
              <w:right w:val="single" w:sz="8" w:space="0" w:color="E0E0E0"/>
            </w:tcBorders>
            <w:shd w:val="clear" w:color="auto" w:fill="F9F9FB"/>
          </w:tcPr>
          <w:p w14:paraId="00000A69"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.321</w:t>
            </w:r>
            <w:r w:rsidRPr="00EB42BE">
              <w:rPr>
                <w:rFonts w:ascii="Arial" w:eastAsia="Arial" w:hAnsi="Arial" w:cs="Arial"/>
                <w:sz w:val="20"/>
                <w:szCs w:val="20"/>
                <w:vertAlign w:val="superscript"/>
              </w:rPr>
              <w:t>**</w:t>
            </w:r>
          </w:p>
        </w:tc>
        <w:tc>
          <w:tcPr>
            <w:tcW w:w="1260" w:type="dxa"/>
            <w:tcBorders>
              <w:top w:val="single" w:sz="8" w:space="0" w:color="AEAEAE"/>
              <w:left w:val="single" w:sz="8" w:space="0" w:color="E0E0E0"/>
              <w:bottom w:val="single" w:sz="8" w:space="0" w:color="AEAEAE"/>
              <w:right w:val="single" w:sz="8" w:space="0" w:color="E0E0E0"/>
            </w:tcBorders>
            <w:shd w:val="clear" w:color="auto" w:fill="F9F9FB"/>
          </w:tcPr>
          <w:p w14:paraId="00000A6A"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1</w:t>
            </w:r>
          </w:p>
        </w:tc>
        <w:tc>
          <w:tcPr>
            <w:tcW w:w="1036" w:type="dxa"/>
            <w:tcBorders>
              <w:top w:val="single" w:sz="8" w:space="0" w:color="AEAEAE"/>
              <w:left w:val="single" w:sz="8" w:space="0" w:color="E0E0E0"/>
              <w:bottom w:val="single" w:sz="8" w:space="0" w:color="AEAEAE"/>
              <w:right w:val="single" w:sz="8" w:space="0" w:color="E0E0E0"/>
            </w:tcBorders>
            <w:shd w:val="clear" w:color="auto" w:fill="F9F9FB"/>
          </w:tcPr>
          <w:p w14:paraId="00000A6B"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.435</w:t>
            </w:r>
            <w:r w:rsidRPr="00EB42BE">
              <w:rPr>
                <w:rFonts w:ascii="Arial" w:eastAsia="Arial" w:hAnsi="Arial" w:cs="Arial"/>
                <w:sz w:val="20"/>
                <w:szCs w:val="20"/>
                <w:vertAlign w:val="superscript"/>
              </w:rPr>
              <w:t>**</w:t>
            </w:r>
          </w:p>
        </w:tc>
        <w:tc>
          <w:tcPr>
            <w:tcW w:w="1166" w:type="dxa"/>
            <w:tcBorders>
              <w:top w:val="single" w:sz="8" w:space="0" w:color="AEAEAE"/>
              <w:left w:val="single" w:sz="8" w:space="0" w:color="E0E0E0"/>
              <w:bottom w:val="single" w:sz="8" w:space="0" w:color="AEAEAE"/>
              <w:right w:val="single" w:sz="8" w:space="0" w:color="E0E0E0"/>
            </w:tcBorders>
            <w:shd w:val="clear" w:color="auto" w:fill="F9F9FB"/>
          </w:tcPr>
          <w:p w14:paraId="00000A6C"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.316</w:t>
            </w:r>
            <w:r w:rsidRPr="00EB42BE">
              <w:rPr>
                <w:rFonts w:ascii="Arial" w:eastAsia="Arial" w:hAnsi="Arial" w:cs="Arial"/>
                <w:sz w:val="20"/>
                <w:szCs w:val="20"/>
                <w:vertAlign w:val="superscript"/>
              </w:rPr>
              <w:t>**</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00000A6D"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.310</w:t>
            </w:r>
            <w:r w:rsidRPr="00EB42BE">
              <w:rPr>
                <w:rFonts w:ascii="Arial" w:eastAsia="Arial" w:hAnsi="Arial" w:cs="Arial"/>
                <w:sz w:val="20"/>
                <w:szCs w:val="20"/>
                <w:vertAlign w:val="superscript"/>
              </w:rPr>
              <w:t>**</w:t>
            </w:r>
          </w:p>
        </w:tc>
        <w:tc>
          <w:tcPr>
            <w:tcW w:w="1044" w:type="dxa"/>
            <w:tcBorders>
              <w:top w:val="single" w:sz="8" w:space="0" w:color="AEAEAE"/>
              <w:left w:val="single" w:sz="8" w:space="0" w:color="E0E0E0"/>
              <w:bottom w:val="single" w:sz="8" w:space="0" w:color="AEAEAE"/>
              <w:right w:val="single" w:sz="8" w:space="0" w:color="E0E0E0"/>
            </w:tcBorders>
            <w:shd w:val="clear" w:color="auto" w:fill="F9F9FB"/>
          </w:tcPr>
          <w:p w14:paraId="00000A6E"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.298</w:t>
            </w:r>
            <w:r w:rsidRPr="00EB42BE">
              <w:rPr>
                <w:rFonts w:ascii="Arial" w:eastAsia="Arial" w:hAnsi="Arial" w:cs="Arial"/>
                <w:sz w:val="20"/>
                <w:szCs w:val="20"/>
                <w:vertAlign w:val="superscript"/>
              </w:rPr>
              <w:t>**</w:t>
            </w:r>
          </w:p>
        </w:tc>
        <w:tc>
          <w:tcPr>
            <w:tcW w:w="1005" w:type="dxa"/>
            <w:tcBorders>
              <w:top w:val="single" w:sz="8" w:space="0" w:color="AEAEAE"/>
              <w:left w:val="single" w:sz="8" w:space="0" w:color="E0E0E0"/>
              <w:bottom w:val="single" w:sz="8" w:space="0" w:color="AEAEAE"/>
              <w:right w:val="single" w:sz="8" w:space="0" w:color="E0E0E0"/>
            </w:tcBorders>
            <w:shd w:val="clear" w:color="auto" w:fill="F9F9FB"/>
          </w:tcPr>
          <w:p w14:paraId="00000A6F"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.266</w:t>
            </w:r>
            <w:r w:rsidRPr="00EB42BE">
              <w:rPr>
                <w:rFonts w:ascii="Arial" w:eastAsia="Arial" w:hAnsi="Arial" w:cs="Arial"/>
                <w:sz w:val="20"/>
                <w:szCs w:val="20"/>
                <w:vertAlign w:val="superscript"/>
              </w:rPr>
              <w:t>**</w:t>
            </w:r>
          </w:p>
        </w:tc>
        <w:tc>
          <w:tcPr>
            <w:tcW w:w="1035" w:type="dxa"/>
            <w:tcBorders>
              <w:top w:val="single" w:sz="8" w:space="0" w:color="AEAEAE"/>
              <w:left w:val="single" w:sz="8" w:space="0" w:color="E0E0E0"/>
              <w:bottom w:val="single" w:sz="8" w:space="0" w:color="AEAEAE"/>
              <w:right w:val="single" w:sz="4" w:space="0" w:color="000000"/>
            </w:tcBorders>
            <w:shd w:val="clear" w:color="auto" w:fill="F9F9FB"/>
          </w:tcPr>
          <w:p w14:paraId="00000A70"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.136</w:t>
            </w:r>
            <w:r w:rsidRPr="00EB42BE">
              <w:rPr>
                <w:rFonts w:ascii="Arial" w:eastAsia="Arial" w:hAnsi="Arial" w:cs="Arial"/>
                <w:sz w:val="20"/>
                <w:szCs w:val="20"/>
                <w:vertAlign w:val="superscript"/>
              </w:rPr>
              <w:t>**</w:t>
            </w:r>
          </w:p>
        </w:tc>
      </w:tr>
      <w:tr w:rsidR="00C14C0B" w:rsidRPr="00EB42BE" w14:paraId="7AAC8CF6" w14:textId="77777777" w:rsidTr="0064543A">
        <w:trPr>
          <w:trHeight w:val="61"/>
        </w:trPr>
        <w:tc>
          <w:tcPr>
            <w:tcW w:w="1880" w:type="dxa"/>
            <w:vMerge/>
            <w:tcBorders>
              <w:top w:val="single" w:sz="8" w:space="0" w:color="AEAEAE"/>
              <w:left w:val="single" w:sz="4" w:space="0" w:color="000000"/>
              <w:bottom w:val="single" w:sz="8" w:space="0" w:color="AEAEAE"/>
            </w:tcBorders>
            <w:shd w:val="clear" w:color="auto" w:fill="E0E0E0"/>
          </w:tcPr>
          <w:p w14:paraId="00000A71" w14:textId="77777777" w:rsidR="00C14C0B" w:rsidRPr="00EB42BE" w:rsidRDefault="00C14C0B" w:rsidP="00845314">
            <w:pPr>
              <w:widowControl w:val="0"/>
              <w:pBdr>
                <w:top w:val="nil"/>
                <w:left w:val="nil"/>
                <w:bottom w:val="nil"/>
                <w:right w:val="nil"/>
                <w:between w:val="nil"/>
              </w:pBdr>
              <w:spacing w:line="276" w:lineRule="auto"/>
              <w:jc w:val="center"/>
              <w:rPr>
                <w:rFonts w:ascii="Arial" w:eastAsia="Arial" w:hAnsi="Arial" w:cs="Arial"/>
                <w:sz w:val="20"/>
                <w:szCs w:val="20"/>
              </w:rPr>
            </w:pPr>
          </w:p>
        </w:tc>
        <w:tc>
          <w:tcPr>
            <w:tcW w:w="1450" w:type="dxa"/>
            <w:tcBorders>
              <w:top w:val="single" w:sz="8" w:space="0" w:color="AEAEAE"/>
              <w:bottom w:val="single" w:sz="8" w:space="0" w:color="AEAEAE"/>
            </w:tcBorders>
            <w:shd w:val="clear" w:color="auto" w:fill="E0E0E0"/>
          </w:tcPr>
          <w:p w14:paraId="00000A72"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Sig. (2-tailed)</w:t>
            </w:r>
          </w:p>
        </w:tc>
        <w:tc>
          <w:tcPr>
            <w:tcW w:w="1350" w:type="dxa"/>
            <w:tcBorders>
              <w:top w:val="single" w:sz="8" w:space="0" w:color="AEAEAE"/>
              <w:bottom w:val="single" w:sz="8" w:space="0" w:color="AEAEAE"/>
              <w:right w:val="single" w:sz="8" w:space="0" w:color="E0E0E0"/>
            </w:tcBorders>
            <w:shd w:val="clear" w:color="auto" w:fill="F9F9FB"/>
          </w:tcPr>
          <w:p w14:paraId="00000A73"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80" w:type="dxa"/>
            <w:tcBorders>
              <w:top w:val="single" w:sz="8" w:space="0" w:color="AEAEAE"/>
              <w:left w:val="single" w:sz="8" w:space="0" w:color="E0E0E0"/>
              <w:bottom w:val="single" w:sz="8" w:space="0" w:color="AEAEAE"/>
              <w:right w:val="single" w:sz="8" w:space="0" w:color="E0E0E0"/>
            </w:tcBorders>
            <w:shd w:val="clear" w:color="auto" w:fill="F9F9FB"/>
          </w:tcPr>
          <w:p w14:paraId="00000A74"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260"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0000A75" w14:textId="77777777" w:rsidR="00C14C0B" w:rsidRPr="00EB42BE" w:rsidRDefault="00C14C0B" w:rsidP="00845314">
            <w:pPr>
              <w:jc w:val="center"/>
              <w:rPr>
                <w:rFonts w:ascii="Arial" w:eastAsia="Arial" w:hAnsi="Arial" w:cs="Arial"/>
                <w:sz w:val="20"/>
                <w:szCs w:val="20"/>
              </w:rPr>
            </w:pPr>
          </w:p>
        </w:tc>
        <w:tc>
          <w:tcPr>
            <w:tcW w:w="1036" w:type="dxa"/>
            <w:tcBorders>
              <w:top w:val="single" w:sz="8" w:space="0" w:color="AEAEAE"/>
              <w:left w:val="single" w:sz="8" w:space="0" w:color="E0E0E0"/>
              <w:bottom w:val="single" w:sz="8" w:space="0" w:color="AEAEAE"/>
              <w:right w:val="single" w:sz="8" w:space="0" w:color="E0E0E0"/>
            </w:tcBorders>
            <w:shd w:val="clear" w:color="auto" w:fill="F9F9FB"/>
          </w:tcPr>
          <w:p w14:paraId="00000A76"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166" w:type="dxa"/>
            <w:tcBorders>
              <w:top w:val="single" w:sz="8" w:space="0" w:color="AEAEAE"/>
              <w:left w:val="single" w:sz="8" w:space="0" w:color="E0E0E0"/>
              <w:bottom w:val="single" w:sz="8" w:space="0" w:color="AEAEAE"/>
              <w:right w:val="single" w:sz="8" w:space="0" w:color="E0E0E0"/>
            </w:tcBorders>
            <w:shd w:val="clear" w:color="auto" w:fill="F9F9FB"/>
          </w:tcPr>
          <w:p w14:paraId="00000A77"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00000A78"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44" w:type="dxa"/>
            <w:tcBorders>
              <w:top w:val="single" w:sz="8" w:space="0" w:color="AEAEAE"/>
              <w:left w:val="single" w:sz="8" w:space="0" w:color="E0E0E0"/>
              <w:bottom w:val="single" w:sz="8" w:space="0" w:color="AEAEAE"/>
              <w:right w:val="single" w:sz="8" w:space="0" w:color="E0E0E0"/>
            </w:tcBorders>
            <w:shd w:val="clear" w:color="auto" w:fill="F9F9FB"/>
          </w:tcPr>
          <w:p w14:paraId="00000A79"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05" w:type="dxa"/>
            <w:tcBorders>
              <w:top w:val="single" w:sz="8" w:space="0" w:color="AEAEAE"/>
              <w:left w:val="single" w:sz="8" w:space="0" w:color="E0E0E0"/>
              <w:bottom w:val="single" w:sz="8" w:space="0" w:color="AEAEAE"/>
              <w:right w:val="single" w:sz="8" w:space="0" w:color="E0E0E0"/>
            </w:tcBorders>
            <w:shd w:val="clear" w:color="auto" w:fill="F9F9FB"/>
          </w:tcPr>
          <w:p w14:paraId="00000A7A"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35" w:type="dxa"/>
            <w:tcBorders>
              <w:top w:val="single" w:sz="8" w:space="0" w:color="AEAEAE"/>
              <w:left w:val="single" w:sz="8" w:space="0" w:color="E0E0E0"/>
              <w:bottom w:val="single" w:sz="8" w:space="0" w:color="AEAEAE"/>
              <w:right w:val="single" w:sz="4" w:space="0" w:color="000000"/>
            </w:tcBorders>
            <w:shd w:val="clear" w:color="auto" w:fill="F9F9FB"/>
          </w:tcPr>
          <w:p w14:paraId="00000A7B"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.008</w:t>
            </w:r>
          </w:p>
        </w:tc>
      </w:tr>
      <w:tr w:rsidR="00C14C0B" w:rsidRPr="00EB42BE" w14:paraId="48A8B11A" w14:textId="77777777" w:rsidTr="0064543A">
        <w:trPr>
          <w:trHeight w:val="182"/>
        </w:trPr>
        <w:tc>
          <w:tcPr>
            <w:tcW w:w="1880" w:type="dxa"/>
            <w:vMerge w:val="restart"/>
            <w:tcBorders>
              <w:top w:val="single" w:sz="8" w:space="0" w:color="AEAEAE"/>
              <w:left w:val="single" w:sz="4" w:space="0" w:color="000000"/>
              <w:bottom w:val="single" w:sz="8" w:space="0" w:color="AEAEAE"/>
            </w:tcBorders>
            <w:shd w:val="clear" w:color="auto" w:fill="E0E0E0"/>
          </w:tcPr>
          <w:p w14:paraId="00000A7C" w14:textId="77777777" w:rsidR="00C14C0B" w:rsidRPr="00EB42BE" w:rsidRDefault="00DF6B49" w:rsidP="00845314">
            <w:pPr>
              <w:ind w:right="60"/>
              <w:jc w:val="center"/>
              <w:rPr>
                <w:rFonts w:ascii="Arial" w:eastAsia="Arial" w:hAnsi="Arial" w:cs="Arial"/>
                <w:sz w:val="20"/>
                <w:szCs w:val="20"/>
              </w:rPr>
            </w:pPr>
            <w:r w:rsidRPr="00EB42BE">
              <w:rPr>
                <w:rFonts w:ascii="Arial" w:eastAsia="Arial" w:hAnsi="Arial" w:cs="Arial"/>
                <w:sz w:val="20"/>
                <w:szCs w:val="20"/>
              </w:rPr>
              <w:t>Offers a variety of product options</w:t>
            </w:r>
          </w:p>
        </w:tc>
        <w:tc>
          <w:tcPr>
            <w:tcW w:w="1450" w:type="dxa"/>
            <w:tcBorders>
              <w:top w:val="single" w:sz="8" w:space="0" w:color="AEAEAE"/>
              <w:bottom w:val="single" w:sz="8" w:space="0" w:color="AEAEAE"/>
            </w:tcBorders>
            <w:shd w:val="clear" w:color="auto" w:fill="E0E0E0"/>
          </w:tcPr>
          <w:p w14:paraId="00000A7D"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Pearson Correlation</w:t>
            </w:r>
          </w:p>
        </w:tc>
        <w:tc>
          <w:tcPr>
            <w:tcW w:w="1350" w:type="dxa"/>
            <w:tcBorders>
              <w:top w:val="single" w:sz="8" w:space="0" w:color="AEAEAE"/>
              <w:bottom w:val="single" w:sz="8" w:space="0" w:color="AEAEAE"/>
              <w:right w:val="single" w:sz="8" w:space="0" w:color="E0E0E0"/>
            </w:tcBorders>
            <w:shd w:val="clear" w:color="auto" w:fill="F9F9FB"/>
          </w:tcPr>
          <w:p w14:paraId="00000A7E"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.411</w:t>
            </w:r>
            <w:r w:rsidRPr="00EB42BE">
              <w:rPr>
                <w:rFonts w:ascii="Arial" w:eastAsia="Arial" w:hAnsi="Arial" w:cs="Arial"/>
                <w:sz w:val="20"/>
                <w:szCs w:val="20"/>
                <w:vertAlign w:val="superscript"/>
              </w:rPr>
              <w:t>**</w:t>
            </w:r>
          </w:p>
        </w:tc>
        <w:tc>
          <w:tcPr>
            <w:tcW w:w="1080" w:type="dxa"/>
            <w:tcBorders>
              <w:top w:val="single" w:sz="8" w:space="0" w:color="AEAEAE"/>
              <w:left w:val="single" w:sz="8" w:space="0" w:color="E0E0E0"/>
              <w:bottom w:val="single" w:sz="8" w:space="0" w:color="AEAEAE"/>
              <w:right w:val="single" w:sz="8" w:space="0" w:color="E0E0E0"/>
            </w:tcBorders>
            <w:shd w:val="clear" w:color="auto" w:fill="F9F9FB"/>
          </w:tcPr>
          <w:p w14:paraId="00000A7F"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.277</w:t>
            </w:r>
            <w:r w:rsidRPr="00EB42BE">
              <w:rPr>
                <w:rFonts w:ascii="Arial" w:eastAsia="Arial" w:hAnsi="Arial" w:cs="Arial"/>
                <w:sz w:val="20"/>
                <w:szCs w:val="20"/>
                <w:vertAlign w:val="superscript"/>
              </w:rPr>
              <w:t>**</w:t>
            </w:r>
          </w:p>
        </w:tc>
        <w:tc>
          <w:tcPr>
            <w:tcW w:w="1260" w:type="dxa"/>
            <w:tcBorders>
              <w:top w:val="single" w:sz="8" w:space="0" w:color="AEAEAE"/>
              <w:left w:val="single" w:sz="8" w:space="0" w:color="E0E0E0"/>
              <w:bottom w:val="single" w:sz="8" w:space="0" w:color="AEAEAE"/>
              <w:right w:val="single" w:sz="8" w:space="0" w:color="E0E0E0"/>
            </w:tcBorders>
            <w:shd w:val="clear" w:color="auto" w:fill="F9F9FB"/>
          </w:tcPr>
          <w:p w14:paraId="00000A80"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.435</w:t>
            </w:r>
            <w:r w:rsidRPr="00EB42BE">
              <w:rPr>
                <w:rFonts w:ascii="Arial" w:eastAsia="Arial" w:hAnsi="Arial" w:cs="Arial"/>
                <w:sz w:val="20"/>
                <w:szCs w:val="20"/>
                <w:vertAlign w:val="superscript"/>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9F9FB"/>
          </w:tcPr>
          <w:p w14:paraId="00000A81"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1</w:t>
            </w:r>
          </w:p>
        </w:tc>
        <w:tc>
          <w:tcPr>
            <w:tcW w:w="1166" w:type="dxa"/>
            <w:tcBorders>
              <w:top w:val="single" w:sz="8" w:space="0" w:color="AEAEAE"/>
              <w:left w:val="single" w:sz="8" w:space="0" w:color="E0E0E0"/>
              <w:bottom w:val="single" w:sz="8" w:space="0" w:color="AEAEAE"/>
              <w:right w:val="single" w:sz="8" w:space="0" w:color="E0E0E0"/>
            </w:tcBorders>
            <w:shd w:val="clear" w:color="auto" w:fill="F9F9FB"/>
          </w:tcPr>
          <w:p w14:paraId="00000A82"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.364</w:t>
            </w:r>
            <w:r w:rsidRPr="00EB42BE">
              <w:rPr>
                <w:rFonts w:ascii="Arial" w:eastAsia="Arial" w:hAnsi="Arial" w:cs="Arial"/>
                <w:sz w:val="20"/>
                <w:szCs w:val="20"/>
                <w:vertAlign w:val="superscript"/>
              </w:rPr>
              <w:t>**</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00000A83"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.561</w:t>
            </w:r>
            <w:r w:rsidRPr="00EB42BE">
              <w:rPr>
                <w:rFonts w:ascii="Arial" w:eastAsia="Arial" w:hAnsi="Arial" w:cs="Arial"/>
                <w:sz w:val="20"/>
                <w:szCs w:val="20"/>
                <w:vertAlign w:val="superscript"/>
              </w:rPr>
              <w:t>**</w:t>
            </w:r>
          </w:p>
        </w:tc>
        <w:tc>
          <w:tcPr>
            <w:tcW w:w="1044" w:type="dxa"/>
            <w:tcBorders>
              <w:top w:val="single" w:sz="8" w:space="0" w:color="AEAEAE"/>
              <w:left w:val="single" w:sz="8" w:space="0" w:color="E0E0E0"/>
              <w:bottom w:val="single" w:sz="8" w:space="0" w:color="AEAEAE"/>
              <w:right w:val="single" w:sz="8" w:space="0" w:color="E0E0E0"/>
            </w:tcBorders>
            <w:shd w:val="clear" w:color="auto" w:fill="F9F9FB"/>
          </w:tcPr>
          <w:p w14:paraId="00000A84"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.250</w:t>
            </w:r>
            <w:r w:rsidRPr="00EB42BE">
              <w:rPr>
                <w:rFonts w:ascii="Arial" w:eastAsia="Arial" w:hAnsi="Arial" w:cs="Arial"/>
                <w:sz w:val="20"/>
                <w:szCs w:val="20"/>
                <w:vertAlign w:val="superscript"/>
              </w:rPr>
              <w:t>**</w:t>
            </w:r>
          </w:p>
        </w:tc>
        <w:tc>
          <w:tcPr>
            <w:tcW w:w="1005" w:type="dxa"/>
            <w:tcBorders>
              <w:top w:val="single" w:sz="8" w:space="0" w:color="AEAEAE"/>
              <w:left w:val="single" w:sz="8" w:space="0" w:color="E0E0E0"/>
              <w:bottom w:val="single" w:sz="8" w:space="0" w:color="AEAEAE"/>
              <w:right w:val="single" w:sz="8" w:space="0" w:color="E0E0E0"/>
            </w:tcBorders>
            <w:shd w:val="clear" w:color="auto" w:fill="F9F9FB"/>
          </w:tcPr>
          <w:p w14:paraId="00000A85"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.427</w:t>
            </w:r>
            <w:r w:rsidRPr="00EB42BE">
              <w:rPr>
                <w:rFonts w:ascii="Arial" w:eastAsia="Arial" w:hAnsi="Arial" w:cs="Arial"/>
                <w:sz w:val="20"/>
                <w:szCs w:val="20"/>
                <w:vertAlign w:val="superscript"/>
              </w:rPr>
              <w:t>**</w:t>
            </w:r>
          </w:p>
        </w:tc>
        <w:tc>
          <w:tcPr>
            <w:tcW w:w="1035" w:type="dxa"/>
            <w:tcBorders>
              <w:top w:val="single" w:sz="8" w:space="0" w:color="AEAEAE"/>
              <w:left w:val="single" w:sz="8" w:space="0" w:color="E0E0E0"/>
              <w:bottom w:val="single" w:sz="8" w:space="0" w:color="AEAEAE"/>
              <w:right w:val="single" w:sz="4" w:space="0" w:color="000000"/>
            </w:tcBorders>
            <w:shd w:val="clear" w:color="auto" w:fill="F9F9FB"/>
          </w:tcPr>
          <w:p w14:paraId="00000A86"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.175</w:t>
            </w:r>
            <w:r w:rsidRPr="00EB42BE">
              <w:rPr>
                <w:rFonts w:ascii="Arial" w:eastAsia="Arial" w:hAnsi="Arial" w:cs="Arial"/>
                <w:sz w:val="20"/>
                <w:szCs w:val="20"/>
                <w:vertAlign w:val="superscript"/>
              </w:rPr>
              <w:t>**</w:t>
            </w:r>
          </w:p>
        </w:tc>
      </w:tr>
      <w:tr w:rsidR="00C14C0B" w:rsidRPr="00EB42BE" w14:paraId="0A9F167A" w14:textId="77777777" w:rsidTr="0064543A">
        <w:trPr>
          <w:trHeight w:val="61"/>
        </w:trPr>
        <w:tc>
          <w:tcPr>
            <w:tcW w:w="1880" w:type="dxa"/>
            <w:vMerge/>
            <w:tcBorders>
              <w:top w:val="single" w:sz="8" w:space="0" w:color="AEAEAE"/>
              <w:left w:val="single" w:sz="4" w:space="0" w:color="000000"/>
              <w:bottom w:val="single" w:sz="8" w:space="0" w:color="AEAEAE"/>
            </w:tcBorders>
            <w:shd w:val="clear" w:color="auto" w:fill="E0E0E0"/>
          </w:tcPr>
          <w:p w14:paraId="00000A87" w14:textId="77777777" w:rsidR="00C14C0B" w:rsidRPr="00EB42BE" w:rsidRDefault="00C14C0B" w:rsidP="00845314">
            <w:pPr>
              <w:widowControl w:val="0"/>
              <w:pBdr>
                <w:top w:val="nil"/>
                <w:left w:val="nil"/>
                <w:bottom w:val="nil"/>
                <w:right w:val="nil"/>
                <w:between w:val="nil"/>
              </w:pBdr>
              <w:spacing w:line="276" w:lineRule="auto"/>
              <w:jc w:val="center"/>
              <w:rPr>
                <w:rFonts w:ascii="Arial" w:eastAsia="Arial" w:hAnsi="Arial" w:cs="Arial"/>
                <w:sz w:val="20"/>
                <w:szCs w:val="20"/>
              </w:rPr>
            </w:pPr>
          </w:p>
        </w:tc>
        <w:tc>
          <w:tcPr>
            <w:tcW w:w="1450" w:type="dxa"/>
            <w:tcBorders>
              <w:top w:val="single" w:sz="8" w:space="0" w:color="AEAEAE"/>
              <w:bottom w:val="single" w:sz="8" w:space="0" w:color="AEAEAE"/>
            </w:tcBorders>
            <w:shd w:val="clear" w:color="auto" w:fill="E0E0E0"/>
          </w:tcPr>
          <w:p w14:paraId="00000A88"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Sig. (2-tailed)</w:t>
            </w:r>
          </w:p>
        </w:tc>
        <w:tc>
          <w:tcPr>
            <w:tcW w:w="1350" w:type="dxa"/>
            <w:tcBorders>
              <w:top w:val="single" w:sz="8" w:space="0" w:color="AEAEAE"/>
              <w:bottom w:val="single" w:sz="8" w:space="0" w:color="AEAEAE"/>
              <w:right w:val="single" w:sz="8" w:space="0" w:color="E0E0E0"/>
            </w:tcBorders>
            <w:shd w:val="clear" w:color="auto" w:fill="F9F9FB"/>
          </w:tcPr>
          <w:p w14:paraId="00000A89"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80" w:type="dxa"/>
            <w:tcBorders>
              <w:top w:val="single" w:sz="8" w:space="0" w:color="AEAEAE"/>
              <w:left w:val="single" w:sz="8" w:space="0" w:color="E0E0E0"/>
              <w:bottom w:val="single" w:sz="8" w:space="0" w:color="AEAEAE"/>
              <w:right w:val="single" w:sz="8" w:space="0" w:color="E0E0E0"/>
            </w:tcBorders>
            <w:shd w:val="clear" w:color="auto" w:fill="F9F9FB"/>
          </w:tcPr>
          <w:p w14:paraId="00000A8A"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260" w:type="dxa"/>
            <w:tcBorders>
              <w:top w:val="single" w:sz="8" w:space="0" w:color="AEAEAE"/>
              <w:left w:val="single" w:sz="8" w:space="0" w:color="E0E0E0"/>
              <w:bottom w:val="single" w:sz="8" w:space="0" w:color="AEAEAE"/>
              <w:right w:val="single" w:sz="8" w:space="0" w:color="E0E0E0"/>
            </w:tcBorders>
            <w:shd w:val="clear" w:color="auto" w:fill="F9F9FB"/>
          </w:tcPr>
          <w:p w14:paraId="00000A8B"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36"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0000A8C" w14:textId="77777777" w:rsidR="00C14C0B" w:rsidRPr="00EB42BE" w:rsidRDefault="00C14C0B" w:rsidP="00845314">
            <w:pPr>
              <w:jc w:val="center"/>
              <w:rPr>
                <w:rFonts w:ascii="Arial" w:eastAsia="Arial" w:hAnsi="Arial" w:cs="Arial"/>
                <w:sz w:val="20"/>
                <w:szCs w:val="20"/>
              </w:rPr>
            </w:pPr>
          </w:p>
        </w:tc>
        <w:tc>
          <w:tcPr>
            <w:tcW w:w="1166" w:type="dxa"/>
            <w:tcBorders>
              <w:top w:val="single" w:sz="8" w:space="0" w:color="AEAEAE"/>
              <w:left w:val="single" w:sz="8" w:space="0" w:color="E0E0E0"/>
              <w:bottom w:val="single" w:sz="8" w:space="0" w:color="AEAEAE"/>
              <w:right w:val="single" w:sz="8" w:space="0" w:color="E0E0E0"/>
            </w:tcBorders>
            <w:shd w:val="clear" w:color="auto" w:fill="F9F9FB"/>
          </w:tcPr>
          <w:p w14:paraId="00000A8D"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00000A8E"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44" w:type="dxa"/>
            <w:tcBorders>
              <w:top w:val="single" w:sz="8" w:space="0" w:color="AEAEAE"/>
              <w:left w:val="single" w:sz="8" w:space="0" w:color="E0E0E0"/>
              <w:bottom w:val="single" w:sz="8" w:space="0" w:color="AEAEAE"/>
              <w:right w:val="single" w:sz="8" w:space="0" w:color="E0E0E0"/>
            </w:tcBorders>
            <w:shd w:val="clear" w:color="auto" w:fill="F9F9FB"/>
          </w:tcPr>
          <w:p w14:paraId="00000A8F"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05" w:type="dxa"/>
            <w:tcBorders>
              <w:top w:val="single" w:sz="8" w:space="0" w:color="AEAEAE"/>
              <w:left w:val="single" w:sz="8" w:space="0" w:color="E0E0E0"/>
              <w:bottom w:val="single" w:sz="8" w:space="0" w:color="AEAEAE"/>
              <w:right w:val="single" w:sz="8" w:space="0" w:color="E0E0E0"/>
            </w:tcBorders>
            <w:shd w:val="clear" w:color="auto" w:fill="F9F9FB"/>
          </w:tcPr>
          <w:p w14:paraId="00000A90"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35" w:type="dxa"/>
            <w:tcBorders>
              <w:top w:val="single" w:sz="8" w:space="0" w:color="AEAEAE"/>
              <w:left w:val="single" w:sz="8" w:space="0" w:color="E0E0E0"/>
              <w:bottom w:val="single" w:sz="8" w:space="0" w:color="AEAEAE"/>
              <w:right w:val="single" w:sz="4" w:space="0" w:color="000000"/>
            </w:tcBorders>
            <w:shd w:val="clear" w:color="auto" w:fill="F9F9FB"/>
          </w:tcPr>
          <w:p w14:paraId="00000A91"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r>
      <w:tr w:rsidR="00C14C0B" w:rsidRPr="00EB42BE" w14:paraId="142E0C9B" w14:textId="77777777" w:rsidTr="0064543A">
        <w:trPr>
          <w:trHeight w:val="90"/>
        </w:trPr>
        <w:tc>
          <w:tcPr>
            <w:tcW w:w="1880" w:type="dxa"/>
            <w:vMerge w:val="restart"/>
            <w:tcBorders>
              <w:top w:val="single" w:sz="8" w:space="0" w:color="AEAEAE"/>
              <w:left w:val="single" w:sz="4" w:space="0" w:color="000000"/>
              <w:bottom w:val="single" w:sz="8" w:space="0" w:color="AEAEAE"/>
            </w:tcBorders>
            <w:shd w:val="clear" w:color="auto" w:fill="E0E0E0"/>
          </w:tcPr>
          <w:p w14:paraId="00000A92" w14:textId="77777777" w:rsidR="00C14C0B" w:rsidRPr="00EB42BE" w:rsidRDefault="00DF6B49" w:rsidP="00845314">
            <w:pPr>
              <w:ind w:right="60"/>
              <w:jc w:val="center"/>
              <w:rPr>
                <w:rFonts w:ascii="Arial" w:eastAsia="Arial" w:hAnsi="Arial" w:cs="Arial"/>
                <w:sz w:val="20"/>
                <w:szCs w:val="20"/>
              </w:rPr>
            </w:pPr>
            <w:r w:rsidRPr="00EB42BE">
              <w:rPr>
                <w:rFonts w:ascii="Arial" w:eastAsia="Arial" w:hAnsi="Arial" w:cs="Arial"/>
                <w:sz w:val="20"/>
                <w:szCs w:val="20"/>
              </w:rPr>
              <w:t>Has more convenient locations for me</w:t>
            </w:r>
          </w:p>
        </w:tc>
        <w:tc>
          <w:tcPr>
            <w:tcW w:w="1450" w:type="dxa"/>
            <w:tcBorders>
              <w:top w:val="single" w:sz="8" w:space="0" w:color="AEAEAE"/>
              <w:bottom w:val="single" w:sz="8" w:space="0" w:color="AEAEAE"/>
            </w:tcBorders>
            <w:shd w:val="clear" w:color="auto" w:fill="E0E0E0"/>
          </w:tcPr>
          <w:p w14:paraId="00000A93"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Pearson Correlation</w:t>
            </w:r>
          </w:p>
        </w:tc>
        <w:tc>
          <w:tcPr>
            <w:tcW w:w="1350" w:type="dxa"/>
            <w:tcBorders>
              <w:top w:val="single" w:sz="8" w:space="0" w:color="AEAEAE"/>
              <w:bottom w:val="single" w:sz="8" w:space="0" w:color="AEAEAE"/>
              <w:right w:val="single" w:sz="8" w:space="0" w:color="E0E0E0"/>
            </w:tcBorders>
            <w:shd w:val="clear" w:color="auto" w:fill="F9F9FB"/>
          </w:tcPr>
          <w:p w14:paraId="00000A94"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.300</w:t>
            </w:r>
            <w:r w:rsidRPr="00EB42BE">
              <w:rPr>
                <w:rFonts w:ascii="Arial" w:eastAsia="Arial" w:hAnsi="Arial" w:cs="Arial"/>
                <w:sz w:val="20"/>
                <w:szCs w:val="20"/>
                <w:vertAlign w:val="superscript"/>
              </w:rPr>
              <w:t>**</w:t>
            </w:r>
          </w:p>
        </w:tc>
        <w:tc>
          <w:tcPr>
            <w:tcW w:w="1080" w:type="dxa"/>
            <w:tcBorders>
              <w:top w:val="single" w:sz="8" w:space="0" w:color="AEAEAE"/>
              <w:left w:val="single" w:sz="8" w:space="0" w:color="E0E0E0"/>
              <w:bottom w:val="single" w:sz="8" w:space="0" w:color="AEAEAE"/>
              <w:right w:val="single" w:sz="8" w:space="0" w:color="E0E0E0"/>
            </w:tcBorders>
            <w:shd w:val="clear" w:color="auto" w:fill="F9F9FB"/>
          </w:tcPr>
          <w:p w14:paraId="00000A95"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.413</w:t>
            </w:r>
            <w:r w:rsidRPr="00EB42BE">
              <w:rPr>
                <w:rFonts w:ascii="Arial" w:eastAsia="Arial" w:hAnsi="Arial" w:cs="Arial"/>
                <w:sz w:val="20"/>
                <w:szCs w:val="20"/>
                <w:vertAlign w:val="superscript"/>
              </w:rPr>
              <w:t>**</w:t>
            </w:r>
          </w:p>
        </w:tc>
        <w:tc>
          <w:tcPr>
            <w:tcW w:w="1260" w:type="dxa"/>
            <w:tcBorders>
              <w:top w:val="single" w:sz="8" w:space="0" w:color="AEAEAE"/>
              <w:left w:val="single" w:sz="8" w:space="0" w:color="E0E0E0"/>
              <w:bottom w:val="single" w:sz="8" w:space="0" w:color="AEAEAE"/>
              <w:right w:val="single" w:sz="8" w:space="0" w:color="E0E0E0"/>
            </w:tcBorders>
            <w:shd w:val="clear" w:color="auto" w:fill="F9F9FB"/>
          </w:tcPr>
          <w:p w14:paraId="00000A96"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.316</w:t>
            </w:r>
            <w:r w:rsidRPr="00EB42BE">
              <w:rPr>
                <w:rFonts w:ascii="Arial" w:eastAsia="Arial" w:hAnsi="Arial" w:cs="Arial"/>
                <w:sz w:val="20"/>
                <w:szCs w:val="20"/>
                <w:vertAlign w:val="superscript"/>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9F9FB"/>
          </w:tcPr>
          <w:p w14:paraId="00000A97"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.364</w:t>
            </w:r>
            <w:r w:rsidRPr="00EB42BE">
              <w:rPr>
                <w:rFonts w:ascii="Arial" w:eastAsia="Arial" w:hAnsi="Arial" w:cs="Arial"/>
                <w:sz w:val="20"/>
                <w:szCs w:val="20"/>
                <w:vertAlign w:val="superscript"/>
              </w:rPr>
              <w:t>**</w:t>
            </w:r>
          </w:p>
        </w:tc>
        <w:tc>
          <w:tcPr>
            <w:tcW w:w="1166" w:type="dxa"/>
            <w:tcBorders>
              <w:top w:val="single" w:sz="8" w:space="0" w:color="AEAEAE"/>
              <w:left w:val="single" w:sz="8" w:space="0" w:color="E0E0E0"/>
              <w:bottom w:val="single" w:sz="8" w:space="0" w:color="AEAEAE"/>
              <w:right w:val="single" w:sz="8" w:space="0" w:color="E0E0E0"/>
            </w:tcBorders>
            <w:shd w:val="clear" w:color="auto" w:fill="F9F9FB"/>
          </w:tcPr>
          <w:p w14:paraId="00000A98"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1</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00000A99"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.361</w:t>
            </w:r>
            <w:r w:rsidRPr="00EB42BE">
              <w:rPr>
                <w:rFonts w:ascii="Arial" w:eastAsia="Arial" w:hAnsi="Arial" w:cs="Arial"/>
                <w:sz w:val="20"/>
                <w:szCs w:val="20"/>
                <w:vertAlign w:val="superscript"/>
              </w:rPr>
              <w:t>**</w:t>
            </w:r>
          </w:p>
        </w:tc>
        <w:tc>
          <w:tcPr>
            <w:tcW w:w="1044" w:type="dxa"/>
            <w:tcBorders>
              <w:top w:val="single" w:sz="8" w:space="0" w:color="AEAEAE"/>
              <w:left w:val="single" w:sz="8" w:space="0" w:color="E0E0E0"/>
              <w:bottom w:val="single" w:sz="8" w:space="0" w:color="AEAEAE"/>
              <w:right w:val="single" w:sz="8" w:space="0" w:color="E0E0E0"/>
            </w:tcBorders>
            <w:shd w:val="clear" w:color="auto" w:fill="F9F9FB"/>
          </w:tcPr>
          <w:p w14:paraId="00000A9A"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.255</w:t>
            </w:r>
            <w:r w:rsidRPr="00EB42BE">
              <w:rPr>
                <w:rFonts w:ascii="Arial" w:eastAsia="Arial" w:hAnsi="Arial" w:cs="Arial"/>
                <w:sz w:val="20"/>
                <w:szCs w:val="20"/>
                <w:vertAlign w:val="superscript"/>
              </w:rPr>
              <w:t>**</w:t>
            </w:r>
          </w:p>
        </w:tc>
        <w:tc>
          <w:tcPr>
            <w:tcW w:w="1005" w:type="dxa"/>
            <w:tcBorders>
              <w:top w:val="single" w:sz="8" w:space="0" w:color="AEAEAE"/>
              <w:left w:val="single" w:sz="8" w:space="0" w:color="E0E0E0"/>
              <w:bottom w:val="single" w:sz="8" w:space="0" w:color="AEAEAE"/>
              <w:right w:val="single" w:sz="8" w:space="0" w:color="E0E0E0"/>
            </w:tcBorders>
            <w:shd w:val="clear" w:color="auto" w:fill="F9F9FB"/>
          </w:tcPr>
          <w:p w14:paraId="00000A9B"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.254</w:t>
            </w:r>
            <w:r w:rsidRPr="00EB42BE">
              <w:rPr>
                <w:rFonts w:ascii="Arial" w:eastAsia="Arial" w:hAnsi="Arial" w:cs="Arial"/>
                <w:sz w:val="20"/>
                <w:szCs w:val="20"/>
                <w:vertAlign w:val="superscript"/>
              </w:rPr>
              <w:t>**</w:t>
            </w:r>
          </w:p>
        </w:tc>
        <w:tc>
          <w:tcPr>
            <w:tcW w:w="1035" w:type="dxa"/>
            <w:tcBorders>
              <w:top w:val="single" w:sz="8" w:space="0" w:color="AEAEAE"/>
              <w:left w:val="single" w:sz="8" w:space="0" w:color="E0E0E0"/>
              <w:bottom w:val="single" w:sz="8" w:space="0" w:color="AEAEAE"/>
              <w:right w:val="single" w:sz="4" w:space="0" w:color="000000"/>
            </w:tcBorders>
            <w:shd w:val="clear" w:color="auto" w:fill="F9F9FB"/>
          </w:tcPr>
          <w:p w14:paraId="00000A9C"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.232</w:t>
            </w:r>
            <w:r w:rsidRPr="00EB42BE">
              <w:rPr>
                <w:rFonts w:ascii="Arial" w:eastAsia="Arial" w:hAnsi="Arial" w:cs="Arial"/>
                <w:sz w:val="20"/>
                <w:szCs w:val="20"/>
                <w:vertAlign w:val="superscript"/>
              </w:rPr>
              <w:t>**</w:t>
            </w:r>
          </w:p>
        </w:tc>
      </w:tr>
      <w:tr w:rsidR="00C14C0B" w:rsidRPr="00EB42BE" w14:paraId="45A65852" w14:textId="77777777" w:rsidTr="0064543A">
        <w:trPr>
          <w:trHeight w:val="61"/>
        </w:trPr>
        <w:tc>
          <w:tcPr>
            <w:tcW w:w="1880" w:type="dxa"/>
            <w:vMerge/>
            <w:tcBorders>
              <w:top w:val="single" w:sz="8" w:space="0" w:color="AEAEAE"/>
              <w:left w:val="single" w:sz="4" w:space="0" w:color="000000"/>
              <w:bottom w:val="single" w:sz="8" w:space="0" w:color="AEAEAE"/>
            </w:tcBorders>
            <w:shd w:val="clear" w:color="auto" w:fill="E0E0E0"/>
          </w:tcPr>
          <w:p w14:paraId="00000A9D" w14:textId="77777777" w:rsidR="00C14C0B" w:rsidRPr="00EB42BE" w:rsidRDefault="00C14C0B" w:rsidP="00845314">
            <w:pPr>
              <w:widowControl w:val="0"/>
              <w:pBdr>
                <w:top w:val="nil"/>
                <w:left w:val="nil"/>
                <w:bottom w:val="nil"/>
                <w:right w:val="nil"/>
                <w:between w:val="nil"/>
              </w:pBdr>
              <w:spacing w:line="276" w:lineRule="auto"/>
              <w:jc w:val="center"/>
              <w:rPr>
                <w:rFonts w:ascii="Arial" w:eastAsia="Arial" w:hAnsi="Arial" w:cs="Arial"/>
                <w:sz w:val="20"/>
                <w:szCs w:val="20"/>
              </w:rPr>
            </w:pPr>
          </w:p>
        </w:tc>
        <w:tc>
          <w:tcPr>
            <w:tcW w:w="1450" w:type="dxa"/>
            <w:tcBorders>
              <w:top w:val="single" w:sz="8" w:space="0" w:color="AEAEAE"/>
              <w:bottom w:val="single" w:sz="8" w:space="0" w:color="AEAEAE"/>
            </w:tcBorders>
            <w:shd w:val="clear" w:color="auto" w:fill="E0E0E0"/>
          </w:tcPr>
          <w:p w14:paraId="00000A9E"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Sig. (2-tailed)</w:t>
            </w:r>
          </w:p>
        </w:tc>
        <w:tc>
          <w:tcPr>
            <w:tcW w:w="1350" w:type="dxa"/>
            <w:tcBorders>
              <w:top w:val="single" w:sz="8" w:space="0" w:color="AEAEAE"/>
              <w:bottom w:val="single" w:sz="8" w:space="0" w:color="AEAEAE"/>
              <w:right w:val="single" w:sz="8" w:space="0" w:color="E0E0E0"/>
            </w:tcBorders>
            <w:shd w:val="clear" w:color="auto" w:fill="F9F9FB"/>
          </w:tcPr>
          <w:p w14:paraId="00000A9F"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80" w:type="dxa"/>
            <w:tcBorders>
              <w:top w:val="single" w:sz="8" w:space="0" w:color="AEAEAE"/>
              <w:left w:val="single" w:sz="8" w:space="0" w:color="E0E0E0"/>
              <w:bottom w:val="single" w:sz="8" w:space="0" w:color="AEAEAE"/>
              <w:right w:val="single" w:sz="8" w:space="0" w:color="E0E0E0"/>
            </w:tcBorders>
            <w:shd w:val="clear" w:color="auto" w:fill="F9F9FB"/>
          </w:tcPr>
          <w:p w14:paraId="00000AA0"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260" w:type="dxa"/>
            <w:tcBorders>
              <w:top w:val="single" w:sz="8" w:space="0" w:color="AEAEAE"/>
              <w:left w:val="single" w:sz="8" w:space="0" w:color="E0E0E0"/>
              <w:bottom w:val="single" w:sz="8" w:space="0" w:color="AEAEAE"/>
              <w:right w:val="single" w:sz="8" w:space="0" w:color="E0E0E0"/>
            </w:tcBorders>
            <w:shd w:val="clear" w:color="auto" w:fill="F9F9FB"/>
          </w:tcPr>
          <w:p w14:paraId="00000AA1"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36" w:type="dxa"/>
            <w:tcBorders>
              <w:top w:val="single" w:sz="8" w:space="0" w:color="AEAEAE"/>
              <w:left w:val="single" w:sz="8" w:space="0" w:color="E0E0E0"/>
              <w:bottom w:val="single" w:sz="8" w:space="0" w:color="AEAEAE"/>
              <w:right w:val="single" w:sz="8" w:space="0" w:color="E0E0E0"/>
            </w:tcBorders>
            <w:shd w:val="clear" w:color="auto" w:fill="F9F9FB"/>
          </w:tcPr>
          <w:p w14:paraId="00000AA2"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166"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0000AA3" w14:textId="77777777" w:rsidR="00C14C0B" w:rsidRPr="00EB42BE" w:rsidRDefault="00C14C0B" w:rsidP="00845314">
            <w:pPr>
              <w:jc w:val="center"/>
              <w:rPr>
                <w:rFonts w:ascii="Arial" w:eastAsia="Arial" w:hAnsi="Arial" w:cs="Arial"/>
                <w:sz w:val="20"/>
                <w:szCs w:val="20"/>
              </w:rPr>
            </w:pP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00000AA4"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44" w:type="dxa"/>
            <w:tcBorders>
              <w:top w:val="single" w:sz="8" w:space="0" w:color="AEAEAE"/>
              <w:left w:val="single" w:sz="8" w:space="0" w:color="E0E0E0"/>
              <w:bottom w:val="single" w:sz="8" w:space="0" w:color="AEAEAE"/>
              <w:right w:val="single" w:sz="8" w:space="0" w:color="E0E0E0"/>
            </w:tcBorders>
            <w:shd w:val="clear" w:color="auto" w:fill="F9F9FB"/>
          </w:tcPr>
          <w:p w14:paraId="00000AA5"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05" w:type="dxa"/>
            <w:tcBorders>
              <w:top w:val="single" w:sz="8" w:space="0" w:color="AEAEAE"/>
              <w:left w:val="single" w:sz="8" w:space="0" w:color="E0E0E0"/>
              <w:bottom w:val="single" w:sz="8" w:space="0" w:color="AEAEAE"/>
              <w:right w:val="single" w:sz="8" w:space="0" w:color="E0E0E0"/>
            </w:tcBorders>
            <w:shd w:val="clear" w:color="auto" w:fill="F9F9FB"/>
          </w:tcPr>
          <w:p w14:paraId="00000AA6"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35" w:type="dxa"/>
            <w:tcBorders>
              <w:top w:val="single" w:sz="8" w:space="0" w:color="AEAEAE"/>
              <w:left w:val="single" w:sz="8" w:space="0" w:color="E0E0E0"/>
              <w:bottom w:val="single" w:sz="8" w:space="0" w:color="AEAEAE"/>
              <w:right w:val="single" w:sz="4" w:space="0" w:color="000000"/>
            </w:tcBorders>
            <w:shd w:val="clear" w:color="auto" w:fill="F9F9FB"/>
          </w:tcPr>
          <w:p w14:paraId="00000AA7"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r>
      <w:tr w:rsidR="00C14C0B" w:rsidRPr="00EB42BE" w14:paraId="19971C9B" w14:textId="77777777" w:rsidTr="0064543A">
        <w:trPr>
          <w:trHeight w:val="61"/>
        </w:trPr>
        <w:tc>
          <w:tcPr>
            <w:tcW w:w="1880" w:type="dxa"/>
            <w:vMerge w:val="restart"/>
            <w:tcBorders>
              <w:top w:val="single" w:sz="8" w:space="0" w:color="AEAEAE"/>
              <w:left w:val="single" w:sz="4" w:space="0" w:color="000000"/>
              <w:bottom w:val="single" w:sz="8" w:space="0" w:color="AEAEAE"/>
            </w:tcBorders>
            <w:shd w:val="clear" w:color="auto" w:fill="E0E0E0"/>
          </w:tcPr>
          <w:p w14:paraId="00000AA8" w14:textId="77777777" w:rsidR="00C14C0B" w:rsidRPr="00EB42BE" w:rsidRDefault="00DF6B49" w:rsidP="00845314">
            <w:pPr>
              <w:ind w:right="60"/>
              <w:jc w:val="center"/>
              <w:rPr>
                <w:rFonts w:ascii="Arial" w:eastAsia="Arial" w:hAnsi="Arial" w:cs="Arial"/>
                <w:sz w:val="20"/>
                <w:szCs w:val="20"/>
              </w:rPr>
            </w:pPr>
            <w:r w:rsidRPr="00EB42BE">
              <w:rPr>
                <w:rFonts w:ascii="Arial" w:eastAsia="Arial" w:hAnsi="Arial" w:cs="Arial"/>
                <w:sz w:val="20"/>
                <w:szCs w:val="20"/>
              </w:rPr>
              <w:t>Offers products at Reasonable Prices</w:t>
            </w:r>
          </w:p>
        </w:tc>
        <w:tc>
          <w:tcPr>
            <w:tcW w:w="1450" w:type="dxa"/>
            <w:tcBorders>
              <w:top w:val="single" w:sz="8" w:space="0" w:color="AEAEAE"/>
              <w:bottom w:val="single" w:sz="8" w:space="0" w:color="AEAEAE"/>
            </w:tcBorders>
            <w:shd w:val="clear" w:color="auto" w:fill="E0E0E0"/>
          </w:tcPr>
          <w:p w14:paraId="00000AA9"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Pearson Correlation</w:t>
            </w:r>
          </w:p>
        </w:tc>
        <w:tc>
          <w:tcPr>
            <w:tcW w:w="1350" w:type="dxa"/>
            <w:tcBorders>
              <w:top w:val="single" w:sz="8" w:space="0" w:color="AEAEAE"/>
              <w:bottom w:val="single" w:sz="8" w:space="0" w:color="AEAEAE"/>
              <w:right w:val="single" w:sz="8" w:space="0" w:color="E0E0E0"/>
            </w:tcBorders>
            <w:shd w:val="clear" w:color="auto" w:fill="F9F9FB"/>
          </w:tcPr>
          <w:p w14:paraId="00000AAA"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.375</w:t>
            </w:r>
            <w:r w:rsidRPr="00EB42BE">
              <w:rPr>
                <w:rFonts w:ascii="Arial" w:eastAsia="Arial" w:hAnsi="Arial" w:cs="Arial"/>
                <w:sz w:val="20"/>
                <w:szCs w:val="20"/>
                <w:vertAlign w:val="superscript"/>
              </w:rPr>
              <w:t>**</w:t>
            </w:r>
          </w:p>
        </w:tc>
        <w:tc>
          <w:tcPr>
            <w:tcW w:w="1080" w:type="dxa"/>
            <w:tcBorders>
              <w:top w:val="single" w:sz="8" w:space="0" w:color="AEAEAE"/>
              <w:left w:val="single" w:sz="8" w:space="0" w:color="E0E0E0"/>
              <w:bottom w:val="single" w:sz="8" w:space="0" w:color="AEAEAE"/>
              <w:right w:val="single" w:sz="8" w:space="0" w:color="E0E0E0"/>
            </w:tcBorders>
            <w:shd w:val="clear" w:color="auto" w:fill="F9F9FB"/>
          </w:tcPr>
          <w:p w14:paraId="00000AAB"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.278</w:t>
            </w:r>
            <w:r w:rsidRPr="00EB42BE">
              <w:rPr>
                <w:rFonts w:ascii="Arial" w:eastAsia="Arial" w:hAnsi="Arial" w:cs="Arial"/>
                <w:sz w:val="20"/>
                <w:szCs w:val="20"/>
                <w:vertAlign w:val="superscript"/>
              </w:rPr>
              <w:t>**</w:t>
            </w:r>
          </w:p>
        </w:tc>
        <w:tc>
          <w:tcPr>
            <w:tcW w:w="1260" w:type="dxa"/>
            <w:tcBorders>
              <w:top w:val="single" w:sz="8" w:space="0" w:color="AEAEAE"/>
              <w:left w:val="single" w:sz="8" w:space="0" w:color="E0E0E0"/>
              <w:bottom w:val="single" w:sz="8" w:space="0" w:color="AEAEAE"/>
              <w:right w:val="single" w:sz="8" w:space="0" w:color="E0E0E0"/>
            </w:tcBorders>
            <w:shd w:val="clear" w:color="auto" w:fill="F9F9FB"/>
          </w:tcPr>
          <w:p w14:paraId="00000AAC"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.310</w:t>
            </w:r>
            <w:r w:rsidRPr="00EB42BE">
              <w:rPr>
                <w:rFonts w:ascii="Arial" w:eastAsia="Arial" w:hAnsi="Arial" w:cs="Arial"/>
                <w:sz w:val="20"/>
                <w:szCs w:val="20"/>
                <w:vertAlign w:val="superscript"/>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9F9FB"/>
          </w:tcPr>
          <w:p w14:paraId="00000AAD"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.561</w:t>
            </w:r>
            <w:r w:rsidRPr="00EB42BE">
              <w:rPr>
                <w:rFonts w:ascii="Arial" w:eastAsia="Arial" w:hAnsi="Arial" w:cs="Arial"/>
                <w:sz w:val="20"/>
                <w:szCs w:val="20"/>
                <w:vertAlign w:val="superscript"/>
              </w:rPr>
              <w:t>**</w:t>
            </w:r>
          </w:p>
        </w:tc>
        <w:tc>
          <w:tcPr>
            <w:tcW w:w="1166" w:type="dxa"/>
            <w:tcBorders>
              <w:top w:val="single" w:sz="8" w:space="0" w:color="AEAEAE"/>
              <w:left w:val="single" w:sz="8" w:space="0" w:color="E0E0E0"/>
              <w:bottom w:val="single" w:sz="8" w:space="0" w:color="AEAEAE"/>
              <w:right w:val="single" w:sz="8" w:space="0" w:color="E0E0E0"/>
            </w:tcBorders>
            <w:shd w:val="clear" w:color="auto" w:fill="F9F9FB"/>
          </w:tcPr>
          <w:p w14:paraId="00000AAE"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.361</w:t>
            </w:r>
            <w:r w:rsidRPr="00EB42BE">
              <w:rPr>
                <w:rFonts w:ascii="Arial" w:eastAsia="Arial" w:hAnsi="Arial" w:cs="Arial"/>
                <w:sz w:val="20"/>
                <w:szCs w:val="20"/>
                <w:vertAlign w:val="superscript"/>
              </w:rPr>
              <w:t>**</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00000AAF"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1</w:t>
            </w:r>
          </w:p>
        </w:tc>
        <w:tc>
          <w:tcPr>
            <w:tcW w:w="1044" w:type="dxa"/>
            <w:tcBorders>
              <w:top w:val="single" w:sz="8" w:space="0" w:color="AEAEAE"/>
              <w:left w:val="single" w:sz="8" w:space="0" w:color="E0E0E0"/>
              <w:bottom w:val="single" w:sz="8" w:space="0" w:color="AEAEAE"/>
              <w:right w:val="single" w:sz="8" w:space="0" w:color="E0E0E0"/>
            </w:tcBorders>
            <w:shd w:val="clear" w:color="auto" w:fill="F9F9FB"/>
          </w:tcPr>
          <w:p w14:paraId="00000AB0"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.275</w:t>
            </w:r>
            <w:r w:rsidRPr="00EB42BE">
              <w:rPr>
                <w:rFonts w:ascii="Arial" w:eastAsia="Arial" w:hAnsi="Arial" w:cs="Arial"/>
                <w:sz w:val="20"/>
                <w:szCs w:val="20"/>
                <w:vertAlign w:val="superscript"/>
              </w:rPr>
              <w:t>**</w:t>
            </w:r>
          </w:p>
        </w:tc>
        <w:tc>
          <w:tcPr>
            <w:tcW w:w="1005" w:type="dxa"/>
            <w:tcBorders>
              <w:top w:val="single" w:sz="8" w:space="0" w:color="AEAEAE"/>
              <w:left w:val="single" w:sz="8" w:space="0" w:color="E0E0E0"/>
              <w:bottom w:val="single" w:sz="8" w:space="0" w:color="AEAEAE"/>
              <w:right w:val="single" w:sz="8" w:space="0" w:color="E0E0E0"/>
            </w:tcBorders>
            <w:shd w:val="clear" w:color="auto" w:fill="F9F9FB"/>
          </w:tcPr>
          <w:p w14:paraId="00000AB1"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.398</w:t>
            </w:r>
            <w:r w:rsidRPr="00EB42BE">
              <w:rPr>
                <w:rFonts w:ascii="Arial" w:eastAsia="Arial" w:hAnsi="Arial" w:cs="Arial"/>
                <w:sz w:val="20"/>
                <w:szCs w:val="20"/>
                <w:vertAlign w:val="superscript"/>
              </w:rPr>
              <w:t>**</w:t>
            </w:r>
          </w:p>
        </w:tc>
        <w:tc>
          <w:tcPr>
            <w:tcW w:w="1035" w:type="dxa"/>
            <w:tcBorders>
              <w:top w:val="single" w:sz="8" w:space="0" w:color="AEAEAE"/>
              <w:left w:val="single" w:sz="8" w:space="0" w:color="E0E0E0"/>
              <w:bottom w:val="single" w:sz="8" w:space="0" w:color="AEAEAE"/>
              <w:right w:val="single" w:sz="4" w:space="0" w:color="000000"/>
            </w:tcBorders>
            <w:shd w:val="clear" w:color="auto" w:fill="F9F9FB"/>
          </w:tcPr>
          <w:p w14:paraId="00000AB2"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.247</w:t>
            </w:r>
            <w:r w:rsidRPr="00EB42BE">
              <w:rPr>
                <w:rFonts w:ascii="Arial" w:eastAsia="Arial" w:hAnsi="Arial" w:cs="Arial"/>
                <w:sz w:val="20"/>
                <w:szCs w:val="20"/>
                <w:vertAlign w:val="superscript"/>
              </w:rPr>
              <w:t>**</w:t>
            </w:r>
          </w:p>
        </w:tc>
      </w:tr>
      <w:tr w:rsidR="00C14C0B" w:rsidRPr="00EB42BE" w14:paraId="55311F7A" w14:textId="77777777" w:rsidTr="0064543A">
        <w:trPr>
          <w:trHeight w:val="61"/>
        </w:trPr>
        <w:tc>
          <w:tcPr>
            <w:tcW w:w="1880" w:type="dxa"/>
            <w:vMerge/>
            <w:tcBorders>
              <w:top w:val="single" w:sz="8" w:space="0" w:color="AEAEAE"/>
              <w:left w:val="single" w:sz="4" w:space="0" w:color="000000"/>
              <w:bottom w:val="single" w:sz="8" w:space="0" w:color="AEAEAE"/>
            </w:tcBorders>
            <w:shd w:val="clear" w:color="auto" w:fill="E0E0E0"/>
          </w:tcPr>
          <w:p w14:paraId="00000AB3" w14:textId="77777777" w:rsidR="00C14C0B" w:rsidRPr="00EB42BE" w:rsidRDefault="00C14C0B" w:rsidP="00845314">
            <w:pPr>
              <w:widowControl w:val="0"/>
              <w:pBdr>
                <w:top w:val="nil"/>
                <w:left w:val="nil"/>
                <w:bottom w:val="nil"/>
                <w:right w:val="nil"/>
                <w:between w:val="nil"/>
              </w:pBdr>
              <w:spacing w:line="276" w:lineRule="auto"/>
              <w:jc w:val="center"/>
              <w:rPr>
                <w:rFonts w:ascii="Arial" w:eastAsia="Arial" w:hAnsi="Arial" w:cs="Arial"/>
                <w:sz w:val="20"/>
                <w:szCs w:val="20"/>
              </w:rPr>
            </w:pPr>
          </w:p>
        </w:tc>
        <w:tc>
          <w:tcPr>
            <w:tcW w:w="1450" w:type="dxa"/>
            <w:tcBorders>
              <w:top w:val="single" w:sz="8" w:space="0" w:color="AEAEAE"/>
              <w:bottom w:val="single" w:sz="8" w:space="0" w:color="AEAEAE"/>
            </w:tcBorders>
            <w:shd w:val="clear" w:color="auto" w:fill="E0E0E0"/>
          </w:tcPr>
          <w:p w14:paraId="00000AB4"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Sig. (2-tailed)</w:t>
            </w:r>
          </w:p>
        </w:tc>
        <w:tc>
          <w:tcPr>
            <w:tcW w:w="1350" w:type="dxa"/>
            <w:tcBorders>
              <w:top w:val="single" w:sz="8" w:space="0" w:color="AEAEAE"/>
              <w:bottom w:val="single" w:sz="8" w:space="0" w:color="AEAEAE"/>
              <w:right w:val="single" w:sz="8" w:space="0" w:color="E0E0E0"/>
            </w:tcBorders>
            <w:shd w:val="clear" w:color="auto" w:fill="F9F9FB"/>
          </w:tcPr>
          <w:p w14:paraId="00000AB5"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80" w:type="dxa"/>
            <w:tcBorders>
              <w:top w:val="single" w:sz="8" w:space="0" w:color="AEAEAE"/>
              <w:left w:val="single" w:sz="8" w:space="0" w:color="E0E0E0"/>
              <w:bottom w:val="single" w:sz="8" w:space="0" w:color="AEAEAE"/>
              <w:right w:val="single" w:sz="8" w:space="0" w:color="E0E0E0"/>
            </w:tcBorders>
            <w:shd w:val="clear" w:color="auto" w:fill="F9F9FB"/>
          </w:tcPr>
          <w:p w14:paraId="00000AB6"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260" w:type="dxa"/>
            <w:tcBorders>
              <w:top w:val="single" w:sz="8" w:space="0" w:color="AEAEAE"/>
              <w:left w:val="single" w:sz="8" w:space="0" w:color="E0E0E0"/>
              <w:bottom w:val="single" w:sz="8" w:space="0" w:color="AEAEAE"/>
              <w:right w:val="single" w:sz="8" w:space="0" w:color="E0E0E0"/>
            </w:tcBorders>
            <w:shd w:val="clear" w:color="auto" w:fill="F9F9FB"/>
          </w:tcPr>
          <w:p w14:paraId="00000AB7"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36" w:type="dxa"/>
            <w:tcBorders>
              <w:top w:val="single" w:sz="8" w:space="0" w:color="AEAEAE"/>
              <w:left w:val="single" w:sz="8" w:space="0" w:color="E0E0E0"/>
              <w:bottom w:val="single" w:sz="8" w:space="0" w:color="AEAEAE"/>
              <w:right w:val="single" w:sz="8" w:space="0" w:color="E0E0E0"/>
            </w:tcBorders>
            <w:shd w:val="clear" w:color="auto" w:fill="F9F9FB"/>
          </w:tcPr>
          <w:p w14:paraId="00000AB8"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166" w:type="dxa"/>
            <w:tcBorders>
              <w:top w:val="single" w:sz="8" w:space="0" w:color="AEAEAE"/>
              <w:left w:val="single" w:sz="8" w:space="0" w:color="E0E0E0"/>
              <w:bottom w:val="single" w:sz="8" w:space="0" w:color="AEAEAE"/>
              <w:right w:val="single" w:sz="8" w:space="0" w:color="E0E0E0"/>
            </w:tcBorders>
            <w:shd w:val="clear" w:color="auto" w:fill="F9F9FB"/>
          </w:tcPr>
          <w:p w14:paraId="00000AB9"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254"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0000ABA" w14:textId="77777777" w:rsidR="00C14C0B" w:rsidRPr="00EB42BE" w:rsidRDefault="00C14C0B" w:rsidP="00845314">
            <w:pPr>
              <w:jc w:val="center"/>
              <w:rPr>
                <w:rFonts w:ascii="Arial" w:eastAsia="Arial" w:hAnsi="Arial" w:cs="Arial"/>
                <w:sz w:val="20"/>
                <w:szCs w:val="20"/>
              </w:rPr>
            </w:pPr>
          </w:p>
        </w:tc>
        <w:tc>
          <w:tcPr>
            <w:tcW w:w="1044" w:type="dxa"/>
            <w:tcBorders>
              <w:top w:val="single" w:sz="8" w:space="0" w:color="AEAEAE"/>
              <w:left w:val="single" w:sz="8" w:space="0" w:color="E0E0E0"/>
              <w:bottom w:val="single" w:sz="8" w:space="0" w:color="AEAEAE"/>
              <w:right w:val="single" w:sz="8" w:space="0" w:color="E0E0E0"/>
            </w:tcBorders>
            <w:shd w:val="clear" w:color="auto" w:fill="F9F9FB"/>
          </w:tcPr>
          <w:p w14:paraId="00000ABB"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05" w:type="dxa"/>
            <w:tcBorders>
              <w:top w:val="single" w:sz="8" w:space="0" w:color="AEAEAE"/>
              <w:left w:val="single" w:sz="8" w:space="0" w:color="E0E0E0"/>
              <w:bottom w:val="single" w:sz="8" w:space="0" w:color="AEAEAE"/>
              <w:right w:val="single" w:sz="8" w:space="0" w:color="E0E0E0"/>
            </w:tcBorders>
            <w:shd w:val="clear" w:color="auto" w:fill="F9F9FB"/>
          </w:tcPr>
          <w:p w14:paraId="00000ABC"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35" w:type="dxa"/>
            <w:tcBorders>
              <w:top w:val="single" w:sz="8" w:space="0" w:color="AEAEAE"/>
              <w:left w:val="single" w:sz="8" w:space="0" w:color="E0E0E0"/>
              <w:bottom w:val="single" w:sz="8" w:space="0" w:color="AEAEAE"/>
              <w:right w:val="single" w:sz="4" w:space="0" w:color="000000"/>
            </w:tcBorders>
            <w:shd w:val="clear" w:color="auto" w:fill="F9F9FB"/>
          </w:tcPr>
          <w:p w14:paraId="00000ABD"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r>
      <w:tr w:rsidR="00C14C0B" w:rsidRPr="00EB42BE" w14:paraId="58917BDD" w14:textId="77777777" w:rsidTr="0064543A">
        <w:trPr>
          <w:trHeight w:val="164"/>
        </w:trPr>
        <w:tc>
          <w:tcPr>
            <w:tcW w:w="1880" w:type="dxa"/>
            <w:vMerge w:val="restart"/>
            <w:tcBorders>
              <w:top w:val="single" w:sz="8" w:space="0" w:color="AEAEAE"/>
              <w:left w:val="single" w:sz="4" w:space="0" w:color="000000"/>
              <w:bottom w:val="single" w:sz="8" w:space="0" w:color="AEAEAE"/>
            </w:tcBorders>
            <w:shd w:val="clear" w:color="auto" w:fill="E0E0E0"/>
          </w:tcPr>
          <w:p w14:paraId="00000ABE" w14:textId="77777777" w:rsidR="00C14C0B" w:rsidRPr="00EB42BE" w:rsidRDefault="00DF6B49" w:rsidP="00845314">
            <w:pPr>
              <w:ind w:right="60"/>
              <w:jc w:val="center"/>
              <w:rPr>
                <w:rFonts w:ascii="Arial" w:eastAsia="Arial" w:hAnsi="Arial" w:cs="Arial"/>
                <w:sz w:val="20"/>
                <w:szCs w:val="20"/>
              </w:rPr>
            </w:pPr>
            <w:r w:rsidRPr="00EB42BE">
              <w:rPr>
                <w:rFonts w:ascii="Arial" w:eastAsia="Arial" w:hAnsi="Arial" w:cs="Arial"/>
                <w:sz w:val="20"/>
                <w:szCs w:val="20"/>
              </w:rPr>
              <w:t>Has Excellent Customer Service</w:t>
            </w:r>
          </w:p>
        </w:tc>
        <w:tc>
          <w:tcPr>
            <w:tcW w:w="1450" w:type="dxa"/>
            <w:tcBorders>
              <w:top w:val="single" w:sz="8" w:space="0" w:color="AEAEAE"/>
              <w:bottom w:val="single" w:sz="8" w:space="0" w:color="AEAEAE"/>
            </w:tcBorders>
            <w:shd w:val="clear" w:color="auto" w:fill="E0E0E0"/>
          </w:tcPr>
          <w:p w14:paraId="00000ABF"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Pearson Correlation</w:t>
            </w:r>
          </w:p>
        </w:tc>
        <w:tc>
          <w:tcPr>
            <w:tcW w:w="1350" w:type="dxa"/>
            <w:tcBorders>
              <w:top w:val="single" w:sz="8" w:space="0" w:color="AEAEAE"/>
              <w:bottom w:val="single" w:sz="8" w:space="0" w:color="AEAEAE"/>
              <w:right w:val="single" w:sz="8" w:space="0" w:color="E0E0E0"/>
            </w:tcBorders>
            <w:shd w:val="clear" w:color="auto" w:fill="F9F9FB"/>
          </w:tcPr>
          <w:p w14:paraId="00000AC0"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.535</w:t>
            </w:r>
            <w:r w:rsidRPr="00EB42BE">
              <w:rPr>
                <w:rFonts w:ascii="Arial" w:eastAsia="Arial" w:hAnsi="Arial" w:cs="Arial"/>
                <w:sz w:val="20"/>
                <w:szCs w:val="20"/>
                <w:vertAlign w:val="superscript"/>
              </w:rPr>
              <w:t>**</w:t>
            </w:r>
          </w:p>
        </w:tc>
        <w:tc>
          <w:tcPr>
            <w:tcW w:w="1080" w:type="dxa"/>
            <w:tcBorders>
              <w:top w:val="single" w:sz="8" w:space="0" w:color="AEAEAE"/>
              <w:left w:val="single" w:sz="8" w:space="0" w:color="E0E0E0"/>
              <w:bottom w:val="single" w:sz="8" w:space="0" w:color="AEAEAE"/>
              <w:right w:val="single" w:sz="8" w:space="0" w:color="E0E0E0"/>
            </w:tcBorders>
            <w:shd w:val="clear" w:color="auto" w:fill="F9F9FB"/>
          </w:tcPr>
          <w:p w14:paraId="00000AC1"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.352</w:t>
            </w:r>
            <w:r w:rsidRPr="00EB42BE">
              <w:rPr>
                <w:rFonts w:ascii="Arial" w:eastAsia="Arial" w:hAnsi="Arial" w:cs="Arial"/>
                <w:sz w:val="20"/>
                <w:szCs w:val="20"/>
                <w:vertAlign w:val="superscript"/>
              </w:rPr>
              <w:t>**</w:t>
            </w:r>
          </w:p>
        </w:tc>
        <w:tc>
          <w:tcPr>
            <w:tcW w:w="1260" w:type="dxa"/>
            <w:tcBorders>
              <w:top w:val="single" w:sz="8" w:space="0" w:color="AEAEAE"/>
              <w:left w:val="single" w:sz="8" w:space="0" w:color="E0E0E0"/>
              <w:bottom w:val="single" w:sz="8" w:space="0" w:color="AEAEAE"/>
              <w:right w:val="single" w:sz="8" w:space="0" w:color="E0E0E0"/>
            </w:tcBorders>
            <w:shd w:val="clear" w:color="auto" w:fill="F9F9FB"/>
          </w:tcPr>
          <w:p w14:paraId="00000AC2"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.298</w:t>
            </w:r>
            <w:r w:rsidRPr="00EB42BE">
              <w:rPr>
                <w:rFonts w:ascii="Arial" w:eastAsia="Arial" w:hAnsi="Arial" w:cs="Arial"/>
                <w:sz w:val="20"/>
                <w:szCs w:val="20"/>
                <w:vertAlign w:val="superscript"/>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9F9FB"/>
          </w:tcPr>
          <w:p w14:paraId="00000AC3"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.250</w:t>
            </w:r>
            <w:r w:rsidRPr="00EB42BE">
              <w:rPr>
                <w:rFonts w:ascii="Arial" w:eastAsia="Arial" w:hAnsi="Arial" w:cs="Arial"/>
                <w:sz w:val="20"/>
                <w:szCs w:val="20"/>
                <w:vertAlign w:val="superscript"/>
              </w:rPr>
              <w:t>**</w:t>
            </w:r>
          </w:p>
        </w:tc>
        <w:tc>
          <w:tcPr>
            <w:tcW w:w="1166" w:type="dxa"/>
            <w:tcBorders>
              <w:top w:val="single" w:sz="8" w:space="0" w:color="AEAEAE"/>
              <w:left w:val="single" w:sz="8" w:space="0" w:color="E0E0E0"/>
              <w:bottom w:val="single" w:sz="8" w:space="0" w:color="AEAEAE"/>
              <w:right w:val="single" w:sz="8" w:space="0" w:color="E0E0E0"/>
            </w:tcBorders>
            <w:shd w:val="clear" w:color="auto" w:fill="F9F9FB"/>
          </w:tcPr>
          <w:p w14:paraId="00000AC4"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.255</w:t>
            </w:r>
            <w:r w:rsidRPr="00EB42BE">
              <w:rPr>
                <w:rFonts w:ascii="Arial" w:eastAsia="Arial" w:hAnsi="Arial" w:cs="Arial"/>
                <w:sz w:val="20"/>
                <w:szCs w:val="20"/>
                <w:vertAlign w:val="superscript"/>
              </w:rPr>
              <w:t>**</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00000AC5"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.275</w:t>
            </w:r>
            <w:r w:rsidRPr="00EB42BE">
              <w:rPr>
                <w:rFonts w:ascii="Arial" w:eastAsia="Arial" w:hAnsi="Arial" w:cs="Arial"/>
                <w:sz w:val="20"/>
                <w:szCs w:val="20"/>
                <w:vertAlign w:val="superscript"/>
              </w:rPr>
              <w:t>**</w:t>
            </w:r>
          </w:p>
        </w:tc>
        <w:tc>
          <w:tcPr>
            <w:tcW w:w="1044" w:type="dxa"/>
            <w:tcBorders>
              <w:top w:val="single" w:sz="8" w:space="0" w:color="AEAEAE"/>
              <w:left w:val="single" w:sz="8" w:space="0" w:color="E0E0E0"/>
              <w:bottom w:val="single" w:sz="8" w:space="0" w:color="AEAEAE"/>
              <w:right w:val="single" w:sz="8" w:space="0" w:color="E0E0E0"/>
            </w:tcBorders>
            <w:shd w:val="clear" w:color="auto" w:fill="F9F9FB"/>
          </w:tcPr>
          <w:p w14:paraId="00000AC6"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1</w:t>
            </w:r>
          </w:p>
        </w:tc>
        <w:tc>
          <w:tcPr>
            <w:tcW w:w="1005" w:type="dxa"/>
            <w:tcBorders>
              <w:top w:val="single" w:sz="8" w:space="0" w:color="AEAEAE"/>
              <w:left w:val="single" w:sz="8" w:space="0" w:color="E0E0E0"/>
              <w:bottom w:val="single" w:sz="8" w:space="0" w:color="AEAEAE"/>
              <w:right w:val="single" w:sz="8" w:space="0" w:color="E0E0E0"/>
            </w:tcBorders>
            <w:shd w:val="clear" w:color="auto" w:fill="F9F9FB"/>
          </w:tcPr>
          <w:p w14:paraId="00000AC7"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.513</w:t>
            </w:r>
            <w:r w:rsidRPr="00EB42BE">
              <w:rPr>
                <w:rFonts w:ascii="Arial" w:eastAsia="Arial" w:hAnsi="Arial" w:cs="Arial"/>
                <w:sz w:val="20"/>
                <w:szCs w:val="20"/>
                <w:vertAlign w:val="superscript"/>
              </w:rPr>
              <w:t>**</w:t>
            </w:r>
          </w:p>
        </w:tc>
        <w:tc>
          <w:tcPr>
            <w:tcW w:w="1035" w:type="dxa"/>
            <w:tcBorders>
              <w:top w:val="single" w:sz="8" w:space="0" w:color="AEAEAE"/>
              <w:left w:val="single" w:sz="8" w:space="0" w:color="E0E0E0"/>
              <w:bottom w:val="single" w:sz="8" w:space="0" w:color="AEAEAE"/>
              <w:right w:val="single" w:sz="4" w:space="0" w:color="000000"/>
            </w:tcBorders>
            <w:shd w:val="clear" w:color="auto" w:fill="F9F9FB"/>
          </w:tcPr>
          <w:p w14:paraId="00000AC8"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.384</w:t>
            </w:r>
            <w:r w:rsidRPr="00EB42BE">
              <w:rPr>
                <w:rFonts w:ascii="Arial" w:eastAsia="Arial" w:hAnsi="Arial" w:cs="Arial"/>
                <w:sz w:val="20"/>
                <w:szCs w:val="20"/>
                <w:vertAlign w:val="superscript"/>
              </w:rPr>
              <w:t>**</w:t>
            </w:r>
          </w:p>
        </w:tc>
      </w:tr>
      <w:tr w:rsidR="00C14C0B" w:rsidRPr="00EB42BE" w14:paraId="6049A061" w14:textId="77777777" w:rsidTr="0064543A">
        <w:trPr>
          <w:trHeight w:val="61"/>
        </w:trPr>
        <w:tc>
          <w:tcPr>
            <w:tcW w:w="1880" w:type="dxa"/>
            <w:vMerge/>
            <w:tcBorders>
              <w:top w:val="single" w:sz="8" w:space="0" w:color="AEAEAE"/>
              <w:left w:val="single" w:sz="4" w:space="0" w:color="000000"/>
              <w:bottom w:val="single" w:sz="8" w:space="0" w:color="AEAEAE"/>
            </w:tcBorders>
            <w:shd w:val="clear" w:color="auto" w:fill="E0E0E0"/>
          </w:tcPr>
          <w:p w14:paraId="00000AC9" w14:textId="77777777" w:rsidR="00C14C0B" w:rsidRPr="00EB42BE" w:rsidRDefault="00C14C0B" w:rsidP="00845314">
            <w:pPr>
              <w:widowControl w:val="0"/>
              <w:pBdr>
                <w:top w:val="nil"/>
                <w:left w:val="nil"/>
                <w:bottom w:val="nil"/>
                <w:right w:val="nil"/>
                <w:between w:val="nil"/>
              </w:pBdr>
              <w:spacing w:line="276" w:lineRule="auto"/>
              <w:jc w:val="center"/>
              <w:rPr>
                <w:rFonts w:ascii="Arial" w:eastAsia="Arial" w:hAnsi="Arial" w:cs="Arial"/>
                <w:sz w:val="20"/>
                <w:szCs w:val="20"/>
              </w:rPr>
            </w:pPr>
          </w:p>
        </w:tc>
        <w:tc>
          <w:tcPr>
            <w:tcW w:w="1450" w:type="dxa"/>
            <w:tcBorders>
              <w:top w:val="single" w:sz="8" w:space="0" w:color="AEAEAE"/>
              <w:bottom w:val="single" w:sz="8" w:space="0" w:color="AEAEAE"/>
            </w:tcBorders>
            <w:shd w:val="clear" w:color="auto" w:fill="E0E0E0"/>
          </w:tcPr>
          <w:p w14:paraId="00000ACA"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Sig. (2-tailed)</w:t>
            </w:r>
          </w:p>
        </w:tc>
        <w:tc>
          <w:tcPr>
            <w:tcW w:w="1350" w:type="dxa"/>
            <w:tcBorders>
              <w:top w:val="single" w:sz="8" w:space="0" w:color="AEAEAE"/>
              <w:bottom w:val="single" w:sz="8" w:space="0" w:color="AEAEAE"/>
              <w:right w:val="single" w:sz="8" w:space="0" w:color="E0E0E0"/>
            </w:tcBorders>
            <w:shd w:val="clear" w:color="auto" w:fill="F9F9FB"/>
          </w:tcPr>
          <w:p w14:paraId="00000ACB"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80" w:type="dxa"/>
            <w:tcBorders>
              <w:top w:val="single" w:sz="8" w:space="0" w:color="AEAEAE"/>
              <w:left w:val="single" w:sz="8" w:space="0" w:color="E0E0E0"/>
              <w:bottom w:val="single" w:sz="8" w:space="0" w:color="AEAEAE"/>
              <w:right w:val="single" w:sz="8" w:space="0" w:color="E0E0E0"/>
            </w:tcBorders>
            <w:shd w:val="clear" w:color="auto" w:fill="F9F9FB"/>
          </w:tcPr>
          <w:p w14:paraId="00000ACC"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260" w:type="dxa"/>
            <w:tcBorders>
              <w:top w:val="single" w:sz="8" w:space="0" w:color="AEAEAE"/>
              <w:left w:val="single" w:sz="8" w:space="0" w:color="E0E0E0"/>
              <w:bottom w:val="single" w:sz="8" w:space="0" w:color="AEAEAE"/>
              <w:right w:val="single" w:sz="8" w:space="0" w:color="E0E0E0"/>
            </w:tcBorders>
            <w:shd w:val="clear" w:color="auto" w:fill="F9F9FB"/>
          </w:tcPr>
          <w:p w14:paraId="00000ACD"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36" w:type="dxa"/>
            <w:tcBorders>
              <w:top w:val="single" w:sz="8" w:space="0" w:color="AEAEAE"/>
              <w:left w:val="single" w:sz="8" w:space="0" w:color="E0E0E0"/>
              <w:bottom w:val="single" w:sz="8" w:space="0" w:color="AEAEAE"/>
              <w:right w:val="single" w:sz="8" w:space="0" w:color="E0E0E0"/>
            </w:tcBorders>
            <w:shd w:val="clear" w:color="auto" w:fill="F9F9FB"/>
          </w:tcPr>
          <w:p w14:paraId="00000ACE"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166" w:type="dxa"/>
            <w:tcBorders>
              <w:top w:val="single" w:sz="8" w:space="0" w:color="AEAEAE"/>
              <w:left w:val="single" w:sz="8" w:space="0" w:color="E0E0E0"/>
              <w:bottom w:val="single" w:sz="8" w:space="0" w:color="AEAEAE"/>
              <w:right w:val="single" w:sz="8" w:space="0" w:color="E0E0E0"/>
            </w:tcBorders>
            <w:shd w:val="clear" w:color="auto" w:fill="F9F9FB"/>
          </w:tcPr>
          <w:p w14:paraId="00000ACF"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00000AD0"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44"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0000AD1" w14:textId="77777777" w:rsidR="00C14C0B" w:rsidRPr="00EB42BE" w:rsidRDefault="00C14C0B" w:rsidP="00845314">
            <w:pPr>
              <w:jc w:val="center"/>
              <w:rPr>
                <w:rFonts w:ascii="Arial" w:eastAsia="Arial" w:hAnsi="Arial" w:cs="Arial"/>
                <w:sz w:val="20"/>
                <w:szCs w:val="20"/>
              </w:rPr>
            </w:pPr>
          </w:p>
        </w:tc>
        <w:tc>
          <w:tcPr>
            <w:tcW w:w="1005" w:type="dxa"/>
            <w:tcBorders>
              <w:top w:val="single" w:sz="8" w:space="0" w:color="AEAEAE"/>
              <w:left w:val="single" w:sz="8" w:space="0" w:color="E0E0E0"/>
              <w:bottom w:val="single" w:sz="8" w:space="0" w:color="AEAEAE"/>
              <w:right w:val="single" w:sz="8" w:space="0" w:color="E0E0E0"/>
            </w:tcBorders>
            <w:shd w:val="clear" w:color="auto" w:fill="F9F9FB"/>
          </w:tcPr>
          <w:p w14:paraId="00000AD2"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35" w:type="dxa"/>
            <w:tcBorders>
              <w:top w:val="single" w:sz="8" w:space="0" w:color="AEAEAE"/>
              <w:left w:val="single" w:sz="8" w:space="0" w:color="E0E0E0"/>
              <w:bottom w:val="single" w:sz="8" w:space="0" w:color="AEAEAE"/>
              <w:right w:val="single" w:sz="4" w:space="0" w:color="000000"/>
            </w:tcBorders>
            <w:shd w:val="clear" w:color="auto" w:fill="F9F9FB"/>
          </w:tcPr>
          <w:p w14:paraId="00000AD3"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r>
      <w:tr w:rsidR="00C14C0B" w:rsidRPr="00EB42BE" w14:paraId="039A93F1" w14:textId="77777777" w:rsidTr="0064543A">
        <w:trPr>
          <w:trHeight w:val="61"/>
        </w:trPr>
        <w:tc>
          <w:tcPr>
            <w:tcW w:w="1880" w:type="dxa"/>
            <w:vMerge w:val="restart"/>
            <w:tcBorders>
              <w:top w:val="single" w:sz="8" w:space="0" w:color="AEAEAE"/>
              <w:left w:val="single" w:sz="4" w:space="0" w:color="000000"/>
              <w:bottom w:val="single" w:sz="8" w:space="0" w:color="AEAEAE"/>
            </w:tcBorders>
            <w:shd w:val="clear" w:color="auto" w:fill="E0E0E0"/>
          </w:tcPr>
          <w:p w14:paraId="00000AD4" w14:textId="77777777" w:rsidR="00C14C0B" w:rsidRPr="00EB42BE" w:rsidRDefault="00DF6B49" w:rsidP="00845314">
            <w:pPr>
              <w:ind w:right="60"/>
              <w:jc w:val="center"/>
              <w:rPr>
                <w:rFonts w:ascii="Arial" w:eastAsia="Arial" w:hAnsi="Arial" w:cs="Arial"/>
                <w:sz w:val="20"/>
                <w:szCs w:val="20"/>
              </w:rPr>
            </w:pPr>
            <w:r w:rsidRPr="00EB42BE">
              <w:rPr>
                <w:rFonts w:ascii="Arial" w:eastAsia="Arial" w:hAnsi="Arial" w:cs="Arial"/>
                <w:sz w:val="20"/>
                <w:szCs w:val="20"/>
              </w:rPr>
              <w:t>Has High Product Quality</w:t>
            </w:r>
          </w:p>
        </w:tc>
        <w:tc>
          <w:tcPr>
            <w:tcW w:w="1450" w:type="dxa"/>
            <w:tcBorders>
              <w:top w:val="single" w:sz="8" w:space="0" w:color="AEAEAE"/>
              <w:bottom w:val="single" w:sz="8" w:space="0" w:color="AEAEAE"/>
            </w:tcBorders>
            <w:shd w:val="clear" w:color="auto" w:fill="E0E0E0"/>
          </w:tcPr>
          <w:p w14:paraId="00000AD5"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Pearson Correlation</w:t>
            </w:r>
          </w:p>
        </w:tc>
        <w:tc>
          <w:tcPr>
            <w:tcW w:w="1350" w:type="dxa"/>
            <w:tcBorders>
              <w:top w:val="single" w:sz="8" w:space="0" w:color="AEAEAE"/>
              <w:bottom w:val="single" w:sz="8" w:space="0" w:color="AEAEAE"/>
              <w:right w:val="single" w:sz="8" w:space="0" w:color="E0E0E0"/>
            </w:tcBorders>
            <w:shd w:val="clear" w:color="auto" w:fill="F9F9FB"/>
          </w:tcPr>
          <w:p w14:paraId="00000AD6"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.550</w:t>
            </w:r>
            <w:r w:rsidRPr="00EB42BE">
              <w:rPr>
                <w:rFonts w:ascii="Arial" w:eastAsia="Arial" w:hAnsi="Arial" w:cs="Arial"/>
                <w:sz w:val="20"/>
                <w:szCs w:val="20"/>
                <w:vertAlign w:val="superscript"/>
              </w:rPr>
              <w:t>**</w:t>
            </w:r>
          </w:p>
        </w:tc>
        <w:tc>
          <w:tcPr>
            <w:tcW w:w="1080" w:type="dxa"/>
            <w:tcBorders>
              <w:top w:val="single" w:sz="8" w:space="0" w:color="AEAEAE"/>
              <w:left w:val="single" w:sz="8" w:space="0" w:color="E0E0E0"/>
              <w:bottom w:val="single" w:sz="8" w:space="0" w:color="AEAEAE"/>
              <w:right w:val="single" w:sz="8" w:space="0" w:color="E0E0E0"/>
            </w:tcBorders>
            <w:shd w:val="clear" w:color="auto" w:fill="F9F9FB"/>
          </w:tcPr>
          <w:p w14:paraId="00000AD7"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.360</w:t>
            </w:r>
            <w:r w:rsidRPr="00EB42BE">
              <w:rPr>
                <w:rFonts w:ascii="Arial" w:eastAsia="Arial" w:hAnsi="Arial" w:cs="Arial"/>
                <w:sz w:val="20"/>
                <w:szCs w:val="20"/>
                <w:vertAlign w:val="superscript"/>
              </w:rPr>
              <w:t>**</w:t>
            </w:r>
          </w:p>
        </w:tc>
        <w:tc>
          <w:tcPr>
            <w:tcW w:w="1260" w:type="dxa"/>
            <w:tcBorders>
              <w:top w:val="single" w:sz="8" w:space="0" w:color="AEAEAE"/>
              <w:left w:val="single" w:sz="8" w:space="0" w:color="E0E0E0"/>
              <w:bottom w:val="single" w:sz="8" w:space="0" w:color="AEAEAE"/>
              <w:right w:val="single" w:sz="8" w:space="0" w:color="E0E0E0"/>
            </w:tcBorders>
            <w:shd w:val="clear" w:color="auto" w:fill="F9F9FB"/>
          </w:tcPr>
          <w:p w14:paraId="00000AD8"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.266</w:t>
            </w:r>
            <w:r w:rsidRPr="00EB42BE">
              <w:rPr>
                <w:rFonts w:ascii="Arial" w:eastAsia="Arial" w:hAnsi="Arial" w:cs="Arial"/>
                <w:sz w:val="20"/>
                <w:szCs w:val="20"/>
                <w:vertAlign w:val="superscript"/>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9F9FB"/>
          </w:tcPr>
          <w:p w14:paraId="00000AD9"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.427</w:t>
            </w:r>
            <w:r w:rsidRPr="00EB42BE">
              <w:rPr>
                <w:rFonts w:ascii="Arial" w:eastAsia="Arial" w:hAnsi="Arial" w:cs="Arial"/>
                <w:sz w:val="20"/>
                <w:szCs w:val="20"/>
                <w:vertAlign w:val="superscript"/>
              </w:rPr>
              <w:t>**</w:t>
            </w:r>
          </w:p>
        </w:tc>
        <w:tc>
          <w:tcPr>
            <w:tcW w:w="1166" w:type="dxa"/>
            <w:tcBorders>
              <w:top w:val="single" w:sz="8" w:space="0" w:color="AEAEAE"/>
              <w:left w:val="single" w:sz="8" w:space="0" w:color="E0E0E0"/>
              <w:bottom w:val="single" w:sz="8" w:space="0" w:color="AEAEAE"/>
              <w:right w:val="single" w:sz="8" w:space="0" w:color="E0E0E0"/>
            </w:tcBorders>
            <w:shd w:val="clear" w:color="auto" w:fill="F9F9FB"/>
          </w:tcPr>
          <w:p w14:paraId="00000ADA"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.254</w:t>
            </w:r>
            <w:r w:rsidRPr="00EB42BE">
              <w:rPr>
                <w:rFonts w:ascii="Arial" w:eastAsia="Arial" w:hAnsi="Arial" w:cs="Arial"/>
                <w:sz w:val="20"/>
                <w:szCs w:val="20"/>
                <w:vertAlign w:val="superscript"/>
              </w:rPr>
              <w:t>**</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00000ADB"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.398</w:t>
            </w:r>
            <w:r w:rsidRPr="00EB42BE">
              <w:rPr>
                <w:rFonts w:ascii="Arial" w:eastAsia="Arial" w:hAnsi="Arial" w:cs="Arial"/>
                <w:sz w:val="20"/>
                <w:szCs w:val="20"/>
                <w:vertAlign w:val="superscript"/>
              </w:rPr>
              <w:t>**</w:t>
            </w:r>
          </w:p>
        </w:tc>
        <w:tc>
          <w:tcPr>
            <w:tcW w:w="1044" w:type="dxa"/>
            <w:tcBorders>
              <w:top w:val="single" w:sz="8" w:space="0" w:color="AEAEAE"/>
              <w:left w:val="single" w:sz="8" w:space="0" w:color="E0E0E0"/>
              <w:bottom w:val="single" w:sz="8" w:space="0" w:color="AEAEAE"/>
              <w:right w:val="single" w:sz="8" w:space="0" w:color="E0E0E0"/>
            </w:tcBorders>
            <w:shd w:val="clear" w:color="auto" w:fill="F9F9FB"/>
          </w:tcPr>
          <w:p w14:paraId="00000ADC"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.513</w:t>
            </w:r>
            <w:r w:rsidRPr="00EB42BE">
              <w:rPr>
                <w:rFonts w:ascii="Arial" w:eastAsia="Arial" w:hAnsi="Arial" w:cs="Arial"/>
                <w:sz w:val="20"/>
                <w:szCs w:val="20"/>
                <w:vertAlign w:val="superscript"/>
              </w:rPr>
              <w:t>**</w:t>
            </w:r>
          </w:p>
        </w:tc>
        <w:tc>
          <w:tcPr>
            <w:tcW w:w="1005" w:type="dxa"/>
            <w:tcBorders>
              <w:top w:val="single" w:sz="8" w:space="0" w:color="AEAEAE"/>
              <w:left w:val="single" w:sz="8" w:space="0" w:color="E0E0E0"/>
              <w:bottom w:val="single" w:sz="8" w:space="0" w:color="AEAEAE"/>
              <w:right w:val="single" w:sz="8" w:space="0" w:color="E0E0E0"/>
            </w:tcBorders>
            <w:shd w:val="clear" w:color="auto" w:fill="F9F9FB"/>
          </w:tcPr>
          <w:p w14:paraId="00000ADD"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1</w:t>
            </w:r>
          </w:p>
        </w:tc>
        <w:tc>
          <w:tcPr>
            <w:tcW w:w="1035" w:type="dxa"/>
            <w:tcBorders>
              <w:top w:val="single" w:sz="8" w:space="0" w:color="AEAEAE"/>
              <w:left w:val="single" w:sz="8" w:space="0" w:color="E0E0E0"/>
              <w:bottom w:val="single" w:sz="8" w:space="0" w:color="AEAEAE"/>
              <w:right w:val="single" w:sz="4" w:space="0" w:color="000000"/>
            </w:tcBorders>
            <w:shd w:val="clear" w:color="auto" w:fill="F9F9FB"/>
          </w:tcPr>
          <w:p w14:paraId="00000ADE"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.439</w:t>
            </w:r>
            <w:r w:rsidRPr="00EB42BE">
              <w:rPr>
                <w:rFonts w:ascii="Arial" w:eastAsia="Arial" w:hAnsi="Arial" w:cs="Arial"/>
                <w:sz w:val="20"/>
                <w:szCs w:val="20"/>
                <w:vertAlign w:val="superscript"/>
              </w:rPr>
              <w:t>**</w:t>
            </w:r>
          </w:p>
        </w:tc>
      </w:tr>
      <w:tr w:rsidR="00C14C0B" w:rsidRPr="00EB42BE" w14:paraId="5C2A2AD6" w14:textId="77777777" w:rsidTr="0064543A">
        <w:trPr>
          <w:trHeight w:val="61"/>
        </w:trPr>
        <w:tc>
          <w:tcPr>
            <w:tcW w:w="1880" w:type="dxa"/>
            <w:vMerge/>
            <w:tcBorders>
              <w:top w:val="single" w:sz="8" w:space="0" w:color="AEAEAE"/>
              <w:left w:val="single" w:sz="4" w:space="0" w:color="000000"/>
              <w:bottom w:val="single" w:sz="8" w:space="0" w:color="AEAEAE"/>
            </w:tcBorders>
            <w:shd w:val="clear" w:color="auto" w:fill="E0E0E0"/>
          </w:tcPr>
          <w:p w14:paraId="00000ADF" w14:textId="77777777" w:rsidR="00C14C0B" w:rsidRPr="00EB42BE" w:rsidRDefault="00C14C0B" w:rsidP="00845314">
            <w:pPr>
              <w:widowControl w:val="0"/>
              <w:pBdr>
                <w:top w:val="nil"/>
                <w:left w:val="nil"/>
                <w:bottom w:val="nil"/>
                <w:right w:val="nil"/>
                <w:between w:val="nil"/>
              </w:pBdr>
              <w:spacing w:line="276" w:lineRule="auto"/>
              <w:jc w:val="center"/>
              <w:rPr>
                <w:rFonts w:ascii="Arial" w:eastAsia="Arial" w:hAnsi="Arial" w:cs="Arial"/>
                <w:sz w:val="20"/>
                <w:szCs w:val="20"/>
              </w:rPr>
            </w:pPr>
          </w:p>
        </w:tc>
        <w:tc>
          <w:tcPr>
            <w:tcW w:w="1450" w:type="dxa"/>
            <w:tcBorders>
              <w:top w:val="single" w:sz="8" w:space="0" w:color="AEAEAE"/>
              <w:bottom w:val="single" w:sz="8" w:space="0" w:color="AEAEAE"/>
            </w:tcBorders>
            <w:shd w:val="clear" w:color="auto" w:fill="E0E0E0"/>
          </w:tcPr>
          <w:p w14:paraId="00000AE0"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Sig. (2-tailed)</w:t>
            </w:r>
          </w:p>
        </w:tc>
        <w:tc>
          <w:tcPr>
            <w:tcW w:w="1350" w:type="dxa"/>
            <w:tcBorders>
              <w:top w:val="single" w:sz="8" w:space="0" w:color="AEAEAE"/>
              <w:bottom w:val="single" w:sz="8" w:space="0" w:color="AEAEAE"/>
              <w:right w:val="single" w:sz="8" w:space="0" w:color="E0E0E0"/>
            </w:tcBorders>
            <w:shd w:val="clear" w:color="auto" w:fill="F9F9FB"/>
          </w:tcPr>
          <w:p w14:paraId="00000AE1"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80" w:type="dxa"/>
            <w:tcBorders>
              <w:top w:val="single" w:sz="8" w:space="0" w:color="AEAEAE"/>
              <w:left w:val="single" w:sz="8" w:space="0" w:color="E0E0E0"/>
              <w:bottom w:val="single" w:sz="8" w:space="0" w:color="AEAEAE"/>
              <w:right w:val="single" w:sz="8" w:space="0" w:color="E0E0E0"/>
            </w:tcBorders>
            <w:shd w:val="clear" w:color="auto" w:fill="F9F9FB"/>
          </w:tcPr>
          <w:p w14:paraId="00000AE2"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260" w:type="dxa"/>
            <w:tcBorders>
              <w:top w:val="single" w:sz="8" w:space="0" w:color="AEAEAE"/>
              <w:left w:val="single" w:sz="8" w:space="0" w:color="E0E0E0"/>
              <w:bottom w:val="single" w:sz="8" w:space="0" w:color="AEAEAE"/>
              <w:right w:val="single" w:sz="8" w:space="0" w:color="E0E0E0"/>
            </w:tcBorders>
            <w:shd w:val="clear" w:color="auto" w:fill="F9F9FB"/>
          </w:tcPr>
          <w:p w14:paraId="00000AE3"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36" w:type="dxa"/>
            <w:tcBorders>
              <w:top w:val="single" w:sz="8" w:space="0" w:color="AEAEAE"/>
              <w:left w:val="single" w:sz="8" w:space="0" w:color="E0E0E0"/>
              <w:bottom w:val="single" w:sz="8" w:space="0" w:color="AEAEAE"/>
              <w:right w:val="single" w:sz="8" w:space="0" w:color="E0E0E0"/>
            </w:tcBorders>
            <w:shd w:val="clear" w:color="auto" w:fill="F9F9FB"/>
          </w:tcPr>
          <w:p w14:paraId="00000AE4"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166" w:type="dxa"/>
            <w:tcBorders>
              <w:top w:val="single" w:sz="8" w:space="0" w:color="AEAEAE"/>
              <w:left w:val="single" w:sz="8" w:space="0" w:color="E0E0E0"/>
              <w:bottom w:val="single" w:sz="8" w:space="0" w:color="AEAEAE"/>
              <w:right w:val="single" w:sz="8" w:space="0" w:color="E0E0E0"/>
            </w:tcBorders>
            <w:shd w:val="clear" w:color="auto" w:fill="F9F9FB"/>
          </w:tcPr>
          <w:p w14:paraId="00000AE5"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00000AE6"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44" w:type="dxa"/>
            <w:tcBorders>
              <w:top w:val="single" w:sz="8" w:space="0" w:color="AEAEAE"/>
              <w:left w:val="single" w:sz="8" w:space="0" w:color="E0E0E0"/>
              <w:bottom w:val="single" w:sz="8" w:space="0" w:color="AEAEAE"/>
              <w:right w:val="single" w:sz="8" w:space="0" w:color="E0E0E0"/>
            </w:tcBorders>
            <w:shd w:val="clear" w:color="auto" w:fill="F9F9FB"/>
          </w:tcPr>
          <w:p w14:paraId="00000AE7"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05"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0000AE8" w14:textId="77777777" w:rsidR="00C14C0B" w:rsidRPr="00EB42BE" w:rsidRDefault="00C14C0B" w:rsidP="00845314">
            <w:pPr>
              <w:jc w:val="center"/>
              <w:rPr>
                <w:rFonts w:ascii="Arial" w:eastAsia="Arial" w:hAnsi="Arial" w:cs="Arial"/>
                <w:sz w:val="20"/>
                <w:szCs w:val="20"/>
              </w:rPr>
            </w:pPr>
          </w:p>
        </w:tc>
        <w:tc>
          <w:tcPr>
            <w:tcW w:w="1035" w:type="dxa"/>
            <w:tcBorders>
              <w:top w:val="single" w:sz="8" w:space="0" w:color="AEAEAE"/>
              <w:left w:val="single" w:sz="8" w:space="0" w:color="E0E0E0"/>
              <w:bottom w:val="single" w:sz="8" w:space="0" w:color="AEAEAE"/>
              <w:right w:val="single" w:sz="4" w:space="0" w:color="000000"/>
            </w:tcBorders>
            <w:shd w:val="clear" w:color="auto" w:fill="F9F9FB"/>
          </w:tcPr>
          <w:p w14:paraId="00000AE9"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r>
      <w:tr w:rsidR="00C14C0B" w:rsidRPr="00EB42BE" w14:paraId="58BA4CFA" w14:textId="77777777" w:rsidTr="0064543A">
        <w:trPr>
          <w:trHeight w:val="145"/>
        </w:trPr>
        <w:tc>
          <w:tcPr>
            <w:tcW w:w="1880" w:type="dxa"/>
            <w:vMerge w:val="restart"/>
            <w:tcBorders>
              <w:top w:val="single" w:sz="8" w:space="0" w:color="AEAEAE"/>
              <w:left w:val="single" w:sz="4" w:space="0" w:color="000000"/>
              <w:bottom w:val="single" w:sz="8" w:space="0" w:color="152935"/>
            </w:tcBorders>
            <w:shd w:val="clear" w:color="auto" w:fill="E0E0E0"/>
          </w:tcPr>
          <w:p w14:paraId="00000AEA" w14:textId="77777777" w:rsidR="00C14C0B" w:rsidRPr="00EB42BE" w:rsidRDefault="00DF6B49" w:rsidP="00845314">
            <w:pPr>
              <w:ind w:right="60"/>
              <w:jc w:val="center"/>
              <w:rPr>
                <w:rFonts w:ascii="Arial" w:eastAsia="Arial" w:hAnsi="Arial" w:cs="Arial"/>
                <w:sz w:val="20"/>
                <w:szCs w:val="20"/>
              </w:rPr>
            </w:pPr>
            <w:r w:rsidRPr="00EB42BE">
              <w:rPr>
                <w:rFonts w:ascii="Arial" w:eastAsia="Arial" w:hAnsi="Arial" w:cs="Arial"/>
                <w:sz w:val="20"/>
                <w:szCs w:val="20"/>
              </w:rPr>
              <w:t>Has a flexible return policy</w:t>
            </w:r>
          </w:p>
        </w:tc>
        <w:tc>
          <w:tcPr>
            <w:tcW w:w="1450" w:type="dxa"/>
            <w:tcBorders>
              <w:top w:val="single" w:sz="8" w:space="0" w:color="AEAEAE"/>
              <w:bottom w:val="single" w:sz="8" w:space="0" w:color="AEAEAE"/>
            </w:tcBorders>
            <w:shd w:val="clear" w:color="auto" w:fill="E0E0E0"/>
          </w:tcPr>
          <w:p w14:paraId="00000AEB"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Pearson Correlation</w:t>
            </w:r>
          </w:p>
        </w:tc>
        <w:tc>
          <w:tcPr>
            <w:tcW w:w="1350" w:type="dxa"/>
            <w:tcBorders>
              <w:top w:val="single" w:sz="8" w:space="0" w:color="AEAEAE"/>
              <w:bottom w:val="single" w:sz="8" w:space="0" w:color="AEAEAE"/>
              <w:right w:val="single" w:sz="8" w:space="0" w:color="E0E0E0"/>
            </w:tcBorders>
            <w:shd w:val="clear" w:color="auto" w:fill="F9F9FB"/>
          </w:tcPr>
          <w:p w14:paraId="00000AEC"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.424</w:t>
            </w:r>
            <w:r w:rsidRPr="00EB42BE">
              <w:rPr>
                <w:rFonts w:ascii="Arial" w:eastAsia="Arial" w:hAnsi="Arial" w:cs="Arial"/>
                <w:sz w:val="20"/>
                <w:szCs w:val="20"/>
                <w:vertAlign w:val="superscript"/>
              </w:rPr>
              <w:t>**</w:t>
            </w:r>
          </w:p>
        </w:tc>
        <w:tc>
          <w:tcPr>
            <w:tcW w:w="1080" w:type="dxa"/>
            <w:tcBorders>
              <w:top w:val="single" w:sz="8" w:space="0" w:color="AEAEAE"/>
              <w:left w:val="single" w:sz="8" w:space="0" w:color="E0E0E0"/>
              <w:bottom w:val="single" w:sz="8" w:space="0" w:color="AEAEAE"/>
              <w:right w:val="single" w:sz="8" w:space="0" w:color="E0E0E0"/>
            </w:tcBorders>
            <w:shd w:val="clear" w:color="auto" w:fill="F9F9FB"/>
          </w:tcPr>
          <w:p w14:paraId="00000AED"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.271</w:t>
            </w:r>
            <w:r w:rsidRPr="00EB42BE">
              <w:rPr>
                <w:rFonts w:ascii="Arial" w:eastAsia="Arial" w:hAnsi="Arial" w:cs="Arial"/>
                <w:sz w:val="20"/>
                <w:szCs w:val="20"/>
                <w:vertAlign w:val="superscript"/>
              </w:rPr>
              <w:t>**</w:t>
            </w:r>
          </w:p>
        </w:tc>
        <w:tc>
          <w:tcPr>
            <w:tcW w:w="1260" w:type="dxa"/>
            <w:tcBorders>
              <w:top w:val="single" w:sz="8" w:space="0" w:color="AEAEAE"/>
              <w:left w:val="single" w:sz="8" w:space="0" w:color="E0E0E0"/>
              <w:bottom w:val="single" w:sz="8" w:space="0" w:color="AEAEAE"/>
              <w:right w:val="single" w:sz="8" w:space="0" w:color="E0E0E0"/>
            </w:tcBorders>
            <w:shd w:val="clear" w:color="auto" w:fill="F9F9FB"/>
          </w:tcPr>
          <w:p w14:paraId="00000AEE"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.136</w:t>
            </w:r>
            <w:r w:rsidRPr="00EB42BE">
              <w:rPr>
                <w:rFonts w:ascii="Arial" w:eastAsia="Arial" w:hAnsi="Arial" w:cs="Arial"/>
                <w:sz w:val="20"/>
                <w:szCs w:val="20"/>
                <w:vertAlign w:val="superscript"/>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9F9FB"/>
          </w:tcPr>
          <w:p w14:paraId="00000AEF"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.175</w:t>
            </w:r>
            <w:r w:rsidRPr="00EB42BE">
              <w:rPr>
                <w:rFonts w:ascii="Arial" w:eastAsia="Arial" w:hAnsi="Arial" w:cs="Arial"/>
                <w:sz w:val="20"/>
                <w:szCs w:val="20"/>
                <w:vertAlign w:val="superscript"/>
              </w:rPr>
              <w:t>**</w:t>
            </w:r>
          </w:p>
        </w:tc>
        <w:tc>
          <w:tcPr>
            <w:tcW w:w="1166" w:type="dxa"/>
            <w:tcBorders>
              <w:top w:val="single" w:sz="8" w:space="0" w:color="AEAEAE"/>
              <w:left w:val="single" w:sz="8" w:space="0" w:color="E0E0E0"/>
              <w:bottom w:val="single" w:sz="8" w:space="0" w:color="AEAEAE"/>
              <w:right w:val="single" w:sz="8" w:space="0" w:color="E0E0E0"/>
            </w:tcBorders>
            <w:shd w:val="clear" w:color="auto" w:fill="F9F9FB"/>
          </w:tcPr>
          <w:p w14:paraId="00000AF0"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.232</w:t>
            </w:r>
            <w:r w:rsidRPr="00EB42BE">
              <w:rPr>
                <w:rFonts w:ascii="Arial" w:eastAsia="Arial" w:hAnsi="Arial" w:cs="Arial"/>
                <w:sz w:val="20"/>
                <w:szCs w:val="20"/>
                <w:vertAlign w:val="superscript"/>
              </w:rPr>
              <w:t>**</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00000AF1"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.247</w:t>
            </w:r>
            <w:r w:rsidRPr="00EB42BE">
              <w:rPr>
                <w:rFonts w:ascii="Arial" w:eastAsia="Arial" w:hAnsi="Arial" w:cs="Arial"/>
                <w:sz w:val="20"/>
                <w:szCs w:val="20"/>
                <w:vertAlign w:val="superscript"/>
              </w:rPr>
              <w:t>**</w:t>
            </w:r>
          </w:p>
        </w:tc>
        <w:tc>
          <w:tcPr>
            <w:tcW w:w="1044" w:type="dxa"/>
            <w:tcBorders>
              <w:top w:val="single" w:sz="8" w:space="0" w:color="AEAEAE"/>
              <w:left w:val="single" w:sz="8" w:space="0" w:color="E0E0E0"/>
              <w:bottom w:val="single" w:sz="8" w:space="0" w:color="AEAEAE"/>
              <w:right w:val="single" w:sz="8" w:space="0" w:color="E0E0E0"/>
            </w:tcBorders>
            <w:shd w:val="clear" w:color="auto" w:fill="F9F9FB"/>
          </w:tcPr>
          <w:p w14:paraId="00000AF2"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.384</w:t>
            </w:r>
            <w:r w:rsidRPr="00EB42BE">
              <w:rPr>
                <w:rFonts w:ascii="Arial" w:eastAsia="Arial" w:hAnsi="Arial" w:cs="Arial"/>
                <w:sz w:val="20"/>
                <w:szCs w:val="20"/>
                <w:vertAlign w:val="superscript"/>
              </w:rPr>
              <w:t>**</w:t>
            </w:r>
          </w:p>
        </w:tc>
        <w:tc>
          <w:tcPr>
            <w:tcW w:w="1005" w:type="dxa"/>
            <w:tcBorders>
              <w:top w:val="single" w:sz="8" w:space="0" w:color="AEAEAE"/>
              <w:left w:val="single" w:sz="8" w:space="0" w:color="E0E0E0"/>
              <w:bottom w:val="single" w:sz="8" w:space="0" w:color="AEAEAE"/>
              <w:right w:val="single" w:sz="8" w:space="0" w:color="E0E0E0"/>
            </w:tcBorders>
            <w:shd w:val="clear" w:color="auto" w:fill="F9F9FB"/>
          </w:tcPr>
          <w:p w14:paraId="00000AF3"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.439</w:t>
            </w:r>
            <w:r w:rsidRPr="00EB42BE">
              <w:rPr>
                <w:rFonts w:ascii="Arial" w:eastAsia="Arial" w:hAnsi="Arial" w:cs="Arial"/>
                <w:sz w:val="20"/>
                <w:szCs w:val="20"/>
                <w:vertAlign w:val="superscript"/>
              </w:rPr>
              <w:t>**</w:t>
            </w:r>
          </w:p>
        </w:tc>
        <w:tc>
          <w:tcPr>
            <w:tcW w:w="1035" w:type="dxa"/>
            <w:tcBorders>
              <w:top w:val="single" w:sz="8" w:space="0" w:color="AEAEAE"/>
              <w:left w:val="single" w:sz="8" w:space="0" w:color="E0E0E0"/>
              <w:bottom w:val="single" w:sz="8" w:space="0" w:color="AEAEAE"/>
              <w:right w:val="single" w:sz="4" w:space="0" w:color="000000"/>
            </w:tcBorders>
            <w:shd w:val="clear" w:color="auto" w:fill="F9F9FB"/>
          </w:tcPr>
          <w:p w14:paraId="00000AF4"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1</w:t>
            </w:r>
          </w:p>
        </w:tc>
      </w:tr>
      <w:tr w:rsidR="00C14C0B" w:rsidRPr="00EB42BE" w14:paraId="7E27E89C" w14:textId="77777777" w:rsidTr="0064543A">
        <w:trPr>
          <w:trHeight w:val="71"/>
        </w:trPr>
        <w:tc>
          <w:tcPr>
            <w:tcW w:w="1880" w:type="dxa"/>
            <w:vMerge/>
            <w:tcBorders>
              <w:top w:val="single" w:sz="8" w:space="0" w:color="AEAEAE"/>
              <w:left w:val="single" w:sz="4" w:space="0" w:color="000000"/>
              <w:bottom w:val="single" w:sz="8" w:space="0" w:color="152935"/>
            </w:tcBorders>
            <w:shd w:val="clear" w:color="auto" w:fill="E0E0E0"/>
          </w:tcPr>
          <w:p w14:paraId="00000AF5" w14:textId="77777777" w:rsidR="00C14C0B" w:rsidRPr="00EB42BE" w:rsidRDefault="00C14C0B" w:rsidP="00845314">
            <w:pPr>
              <w:widowControl w:val="0"/>
              <w:pBdr>
                <w:top w:val="nil"/>
                <w:left w:val="nil"/>
                <w:bottom w:val="nil"/>
                <w:right w:val="nil"/>
                <w:between w:val="nil"/>
              </w:pBdr>
              <w:spacing w:line="276" w:lineRule="auto"/>
              <w:jc w:val="center"/>
              <w:rPr>
                <w:rFonts w:ascii="Arial" w:eastAsia="Arial" w:hAnsi="Arial" w:cs="Arial"/>
                <w:sz w:val="20"/>
                <w:szCs w:val="20"/>
              </w:rPr>
            </w:pPr>
          </w:p>
        </w:tc>
        <w:tc>
          <w:tcPr>
            <w:tcW w:w="1450" w:type="dxa"/>
            <w:tcBorders>
              <w:top w:val="single" w:sz="8" w:space="0" w:color="AEAEAE"/>
              <w:bottom w:val="single" w:sz="8" w:space="0" w:color="AEAEAE"/>
            </w:tcBorders>
            <w:shd w:val="clear" w:color="auto" w:fill="E0E0E0"/>
          </w:tcPr>
          <w:p w14:paraId="00000AF6"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Sig. (2-tailed)</w:t>
            </w:r>
          </w:p>
        </w:tc>
        <w:tc>
          <w:tcPr>
            <w:tcW w:w="1350" w:type="dxa"/>
            <w:tcBorders>
              <w:top w:val="single" w:sz="8" w:space="0" w:color="AEAEAE"/>
              <w:bottom w:val="single" w:sz="8" w:space="0" w:color="AEAEAE"/>
              <w:right w:val="single" w:sz="8" w:space="0" w:color="E0E0E0"/>
            </w:tcBorders>
            <w:shd w:val="clear" w:color="auto" w:fill="F9F9FB"/>
          </w:tcPr>
          <w:p w14:paraId="00000AF7"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80" w:type="dxa"/>
            <w:tcBorders>
              <w:top w:val="single" w:sz="8" w:space="0" w:color="AEAEAE"/>
              <w:left w:val="single" w:sz="8" w:space="0" w:color="E0E0E0"/>
              <w:bottom w:val="single" w:sz="8" w:space="0" w:color="AEAEAE"/>
              <w:right w:val="single" w:sz="8" w:space="0" w:color="E0E0E0"/>
            </w:tcBorders>
            <w:shd w:val="clear" w:color="auto" w:fill="F9F9FB"/>
          </w:tcPr>
          <w:p w14:paraId="00000AF8"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260" w:type="dxa"/>
            <w:tcBorders>
              <w:top w:val="single" w:sz="8" w:space="0" w:color="AEAEAE"/>
              <w:left w:val="single" w:sz="8" w:space="0" w:color="E0E0E0"/>
              <w:bottom w:val="single" w:sz="8" w:space="0" w:color="AEAEAE"/>
              <w:right w:val="single" w:sz="8" w:space="0" w:color="E0E0E0"/>
            </w:tcBorders>
            <w:shd w:val="clear" w:color="auto" w:fill="F9F9FB"/>
          </w:tcPr>
          <w:p w14:paraId="00000AF9"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.008</w:t>
            </w:r>
          </w:p>
        </w:tc>
        <w:tc>
          <w:tcPr>
            <w:tcW w:w="1036" w:type="dxa"/>
            <w:tcBorders>
              <w:top w:val="single" w:sz="8" w:space="0" w:color="AEAEAE"/>
              <w:left w:val="single" w:sz="8" w:space="0" w:color="E0E0E0"/>
              <w:bottom w:val="single" w:sz="8" w:space="0" w:color="AEAEAE"/>
              <w:right w:val="single" w:sz="8" w:space="0" w:color="E0E0E0"/>
            </w:tcBorders>
            <w:shd w:val="clear" w:color="auto" w:fill="F9F9FB"/>
          </w:tcPr>
          <w:p w14:paraId="00000AFA"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166" w:type="dxa"/>
            <w:tcBorders>
              <w:top w:val="single" w:sz="8" w:space="0" w:color="AEAEAE"/>
              <w:left w:val="single" w:sz="8" w:space="0" w:color="E0E0E0"/>
              <w:bottom w:val="single" w:sz="8" w:space="0" w:color="AEAEAE"/>
              <w:right w:val="single" w:sz="8" w:space="0" w:color="E0E0E0"/>
            </w:tcBorders>
            <w:shd w:val="clear" w:color="auto" w:fill="F9F9FB"/>
          </w:tcPr>
          <w:p w14:paraId="00000AFB"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254" w:type="dxa"/>
            <w:tcBorders>
              <w:top w:val="single" w:sz="8" w:space="0" w:color="AEAEAE"/>
              <w:left w:val="single" w:sz="8" w:space="0" w:color="E0E0E0"/>
              <w:bottom w:val="single" w:sz="8" w:space="0" w:color="AEAEAE"/>
              <w:right w:val="single" w:sz="8" w:space="0" w:color="E0E0E0"/>
            </w:tcBorders>
            <w:shd w:val="clear" w:color="auto" w:fill="F9F9FB"/>
          </w:tcPr>
          <w:p w14:paraId="00000AFC"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44" w:type="dxa"/>
            <w:tcBorders>
              <w:top w:val="single" w:sz="8" w:space="0" w:color="AEAEAE"/>
              <w:left w:val="single" w:sz="8" w:space="0" w:color="E0E0E0"/>
              <w:bottom w:val="single" w:sz="8" w:space="0" w:color="AEAEAE"/>
              <w:right w:val="single" w:sz="8" w:space="0" w:color="E0E0E0"/>
            </w:tcBorders>
            <w:shd w:val="clear" w:color="auto" w:fill="F9F9FB"/>
          </w:tcPr>
          <w:p w14:paraId="00000AFD"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05" w:type="dxa"/>
            <w:tcBorders>
              <w:top w:val="single" w:sz="8" w:space="0" w:color="AEAEAE"/>
              <w:left w:val="single" w:sz="8" w:space="0" w:color="E0E0E0"/>
              <w:bottom w:val="single" w:sz="8" w:space="0" w:color="AEAEAE"/>
              <w:right w:val="single" w:sz="8" w:space="0" w:color="E0E0E0"/>
            </w:tcBorders>
            <w:shd w:val="clear" w:color="auto" w:fill="F9F9FB"/>
          </w:tcPr>
          <w:p w14:paraId="00000AFE"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&lt;.001</w:t>
            </w:r>
          </w:p>
        </w:tc>
        <w:tc>
          <w:tcPr>
            <w:tcW w:w="1035" w:type="dxa"/>
            <w:tcBorders>
              <w:top w:val="single" w:sz="8" w:space="0" w:color="AEAEAE"/>
              <w:left w:val="single" w:sz="8" w:space="0" w:color="E0E0E0"/>
              <w:bottom w:val="single" w:sz="8" w:space="0" w:color="AEAEAE"/>
              <w:right w:val="single" w:sz="4" w:space="0" w:color="000000"/>
            </w:tcBorders>
            <w:shd w:val="clear" w:color="auto" w:fill="F9F9FB"/>
            <w:vAlign w:val="center"/>
          </w:tcPr>
          <w:p w14:paraId="00000AFF" w14:textId="77777777" w:rsidR="00C14C0B" w:rsidRPr="00EB42BE" w:rsidRDefault="00C14C0B" w:rsidP="00845314">
            <w:pPr>
              <w:jc w:val="center"/>
              <w:rPr>
                <w:rFonts w:ascii="Arial" w:eastAsia="Arial" w:hAnsi="Arial" w:cs="Arial"/>
                <w:sz w:val="20"/>
                <w:szCs w:val="20"/>
              </w:rPr>
            </w:pPr>
          </w:p>
        </w:tc>
      </w:tr>
      <w:tr w:rsidR="00C14C0B" w:rsidRPr="00EB42BE" w14:paraId="5C13A80C" w14:textId="77777777" w:rsidTr="00845314">
        <w:trPr>
          <w:trHeight w:val="61"/>
        </w:trPr>
        <w:tc>
          <w:tcPr>
            <w:tcW w:w="13560" w:type="dxa"/>
            <w:gridSpan w:val="11"/>
            <w:tcBorders>
              <w:top w:val="single" w:sz="8" w:space="0" w:color="152935"/>
              <w:left w:val="single" w:sz="4" w:space="0" w:color="000000"/>
              <w:bottom w:val="single" w:sz="4" w:space="0" w:color="000000"/>
              <w:right w:val="single" w:sz="4" w:space="0" w:color="000000"/>
            </w:tcBorders>
            <w:shd w:val="clear" w:color="auto" w:fill="FFFFFF"/>
          </w:tcPr>
          <w:p w14:paraId="00000B00" w14:textId="77777777" w:rsidR="00C14C0B" w:rsidRPr="00EB42BE" w:rsidRDefault="00DF6B49" w:rsidP="00845314">
            <w:pPr>
              <w:ind w:left="60" w:right="60"/>
              <w:jc w:val="center"/>
              <w:rPr>
                <w:rFonts w:ascii="Arial" w:eastAsia="Arial" w:hAnsi="Arial" w:cs="Arial"/>
                <w:sz w:val="20"/>
                <w:szCs w:val="20"/>
              </w:rPr>
            </w:pPr>
            <w:r w:rsidRPr="00EB42BE">
              <w:rPr>
                <w:rFonts w:ascii="Arial" w:eastAsia="Arial" w:hAnsi="Arial" w:cs="Arial"/>
                <w:sz w:val="20"/>
                <w:szCs w:val="20"/>
              </w:rPr>
              <w:t>**. Correlation is significant at the 0.01 level (2-tailed).</w:t>
            </w:r>
          </w:p>
        </w:tc>
      </w:tr>
    </w:tbl>
    <w:p w14:paraId="00000B0B" w14:textId="77777777" w:rsidR="00C14C0B" w:rsidRPr="00EB42BE" w:rsidRDefault="00DF6B49">
      <w:pPr>
        <w:spacing w:before="280" w:after="280"/>
        <w:jc w:val="both"/>
        <w:rPr>
          <w:rFonts w:ascii="Arial" w:eastAsia="Arial" w:hAnsi="Arial" w:cs="Arial"/>
        </w:rPr>
      </w:pPr>
      <w:r w:rsidRPr="00EB42BE">
        <w:rPr>
          <w:rFonts w:ascii="Arial" w:eastAsia="Arial" w:hAnsi="Arial" w:cs="Arial"/>
        </w:rPr>
        <w:lastRenderedPageBreak/>
        <w:t>The first row on the table represents the correlation coefficients between Overall Experience and several other variables which we intend to use in the next sub-section (Regression Analysis). Almost all the variables show a significant relationship with Overall Experience; this is good because a regression done with Overall Experience as the dependent variable will have many candidate variables that may impact it.</w:t>
      </w:r>
    </w:p>
    <w:p w14:paraId="00000B0C" w14:textId="77777777" w:rsidR="00C14C0B" w:rsidRPr="00EB42BE" w:rsidRDefault="00DF6B49">
      <w:pPr>
        <w:spacing w:before="280" w:after="280"/>
        <w:jc w:val="both"/>
        <w:rPr>
          <w:rFonts w:ascii="Arial" w:eastAsia="Arial" w:hAnsi="Arial" w:cs="Arial"/>
        </w:rPr>
      </w:pPr>
      <w:r w:rsidRPr="00EB42BE">
        <w:rPr>
          <w:rFonts w:ascii="Arial" w:eastAsia="Arial" w:hAnsi="Arial" w:cs="Arial"/>
        </w:rPr>
        <w:t>The rest of the table also shows many significant relationships between the variables that we intend to use as independent variables in our regression analysis. This phenomenon arises out of a “halo effect” by which, if we like (or dislike) one attribute of a product or service or person, we tend to like (or dislike) most other attributes of that product or service, or person. These many significant correlations among the planned independent variables are not desirable and may lead to a potential problem of multicollinearity in a regression analysis which in turn leads to spurious relationships being indicated. To minimize the effect of multicollinearity, we will use stepwise regressions which will not allow insignificant variables to come into the chosen steps of the regression.</w:t>
      </w:r>
    </w:p>
    <w:p w14:paraId="00000B0D" w14:textId="77777777" w:rsidR="00C14C0B" w:rsidRPr="00EB42BE" w:rsidRDefault="00DF6B49">
      <w:pPr>
        <w:jc w:val="both"/>
        <w:rPr>
          <w:rFonts w:ascii="Arial" w:eastAsia="Arial" w:hAnsi="Arial" w:cs="Arial"/>
        </w:rPr>
      </w:pPr>
      <w:r w:rsidRPr="00EB42BE">
        <w:rPr>
          <w:rFonts w:ascii="Arial" w:eastAsia="Arial" w:hAnsi="Arial" w:cs="Arial"/>
        </w:rPr>
        <w:t>The above correlation table reveals that respondents who are satisfied with the overall experience at Walmart also agree that; they are regular customers at Walmart, like the fast checkout at Walmart, Walmart offers variety of product options, Walmart has more convenient locations, Walmart offers reasonable prices, Walmart has excellent customer service, Walmart has high product quality and that Walmart has a flexible return policy.</w:t>
      </w:r>
    </w:p>
    <w:p w14:paraId="00000B0E" w14:textId="4FA45AE7" w:rsidR="00C14C0B" w:rsidRPr="00EB42BE" w:rsidRDefault="00DF6B49">
      <w:pPr>
        <w:jc w:val="both"/>
        <w:rPr>
          <w:rFonts w:ascii="Arial" w:eastAsia="Arial" w:hAnsi="Arial" w:cs="Arial"/>
        </w:rPr>
        <w:sectPr w:rsidR="00C14C0B" w:rsidRPr="00EB42BE" w:rsidSect="00773291">
          <w:type w:val="continuous"/>
          <w:pgSz w:w="15840" w:h="12240" w:orient="landscape"/>
          <w:pgMar w:top="1440" w:right="1440" w:bottom="1440" w:left="1440" w:header="144" w:footer="288" w:gutter="0"/>
          <w:cols w:space="720"/>
          <w:docGrid w:linePitch="299"/>
        </w:sectPr>
      </w:pPr>
      <w:r w:rsidRPr="00EB42BE">
        <w:rPr>
          <w:rFonts w:ascii="Arial" w:eastAsia="Arial" w:hAnsi="Arial" w:cs="Arial"/>
        </w:rPr>
        <w:t>Also, it is interesting to note that there is a significant positive relationship between Walmart’s High product quality and reasonable pricing, this indicates that Walmart is efficient at selling quality products at reasonable prices, this puts real value in the hands of customers and should be sustained.</w:t>
      </w:r>
      <w:r w:rsidR="002A684A">
        <w:rPr>
          <w:rFonts w:ascii="Arial" w:eastAsia="Arial" w:hAnsi="Arial" w:cs="Arial"/>
        </w:rPr>
        <w:t xml:space="preserve"> The lowest value on our correlation analysis above is .136, sitting between the variables flexible </w:t>
      </w:r>
      <w:r w:rsidR="008004AD">
        <w:rPr>
          <w:rFonts w:ascii="Arial" w:eastAsia="Arial" w:hAnsi="Arial" w:cs="Arial"/>
        </w:rPr>
        <w:t>return</w:t>
      </w:r>
      <w:r w:rsidR="002A684A">
        <w:rPr>
          <w:rFonts w:ascii="Arial" w:eastAsia="Arial" w:hAnsi="Arial" w:cs="Arial"/>
        </w:rPr>
        <w:t xml:space="preserve"> policy and fast </w:t>
      </w:r>
      <w:r w:rsidR="008004AD">
        <w:rPr>
          <w:rFonts w:ascii="Arial" w:eastAsia="Arial" w:hAnsi="Arial" w:cs="Arial"/>
        </w:rPr>
        <w:t>self-checkout</w:t>
      </w:r>
      <w:r w:rsidR="002A684A">
        <w:rPr>
          <w:rFonts w:ascii="Arial" w:eastAsia="Arial" w:hAnsi="Arial" w:cs="Arial"/>
        </w:rPr>
        <w:t xml:space="preserve"> options. Despite the low correlation, the value is still significant at .008.</w:t>
      </w:r>
    </w:p>
    <w:p w14:paraId="00000B0F" w14:textId="77777777" w:rsidR="00C14C0B" w:rsidRPr="00EB42BE" w:rsidRDefault="00DF6B49">
      <w:pPr>
        <w:spacing w:line="240" w:lineRule="auto"/>
        <w:jc w:val="center"/>
        <w:rPr>
          <w:rFonts w:ascii="Arial" w:eastAsia="Arial" w:hAnsi="Arial" w:cs="Arial"/>
          <w:b/>
          <w:sz w:val="28"/>
          <w:szCs w:val="28"/>
        </w:rPr>
      </w:pPr>
      <w:r w:rsidRPr="00EB42BE">
        <w:rPr>
          <w:rFonts w:ascii="Arial" w:eastAsia="Arial" w:hAnsi="Arial" w:cs="Arial"/>
          <w:b/>
          <w:sz w:val="28"/>
          <w:szCs w:val="28"/>
        </w:rPr>
        <w:lastRenderedPageBreak/>
        <w:t>Regression Analysis</w:t>
      </w:r>
    </w:p>
    <w:p w14:paraId="00000B10" w14:textId="77777777" w:rsidR="00C14C0B" w:rsidRPr="00EB42BE" w:rsidRDefault="00DF6B49">
      <w:pPr>
        <w:spacing w:after="160" w:line="240" w:lineRule="auto"/>
        <w:ind w:left="720" w:firstLine="720"/>
        <w:rPr>
          <w:rFonts w:ascii="Arial" w:eastAsia="Arial" w:hAnsi="Arial" w:cs="Arial"/>
          <w:i/>
        </w:rPr>
      </w:pPr>
      <w:r w:rsidRPr="00EB42BE">
        <w:rPr>
          <w:rFonts w:ascii="Arial" w:eastAsia="Arial" w:hAnsi="Arial" w:cs="Arial"/>
          <w:i/>
        </w:rPr>
        <w:t>Dependent Variable: I am likely to recommend Walmart to family and friends.</w:t>
      </w:r>
    </w:p>
    <w:p w14:paraId="00000B12" w14:textId="1D4E62F5" w:rsidR="00C14C0B" w:rsidRPr="00EB42BE" w:rsidRDefault="00DF6B49" w:rsidP="0064543A">
      <w:pPr>
        <w:spacing w:after="160" w:line="240" w:lineRule="auto"/>
        <w:jc w:val="center"/>
        <w:rPr>
          <w:rFonts w:ascii="Arial" w:eastAsia="Arial" w:hAnsi="Arial" w:cs="Arial"/>
        </w:rPr>
      </w:pPr>
      <w:r w:rsidRPr="00EB42BE">
        <w:rPr>
          <w:rFonts w:ascii="Arial" w:eastAsia="Arial" w:hAnsi="Arial" w:cs="Arial"/>
          <w:u w:val="single"/>
        </w:rPr>
        <w:t>Model Summary</w:t>
      </w:r>
    </w:p>
    <w:p w14:paraId="50C7D373" w14:textId="77777777" w:rsidR="0064543A" w:rsidRPr="00EB42BE" w:rsidRDefault="0064543A" w:rsidP="0064543A">
      <w:pPr>
        <w:spacing w:after="160" w:line="240" w:lineRule="auto"/>
        <w:jc w:val="center"/>
        <w:rPr>
          <w:rFonts w:ascii="Arial" w:eastAsia="Arial" w:hAnsi="Arial" w:cs="Arial"/>
        </w:rPr>
      </w:pPr>
    </w:p>
    <w:tbl>
      <w:tblPr>
        <w:tblStyle w:val="afffd"/>
        <w:tblpPr w:leftFromText="180" w:rightFromText="180" w:topFromText="180" w:bottomFromText="180" w:vertAnchor="text" w:horzAnchor="margin" w:tblpXSpec="center" w:tblpY="1"/>
        <w:tblW w:w="8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5"/>
        <w:gridCol w:w="640"/>
        <w:gridCol w:w="1080"/>
        <w:gridCol w:w="1997"/>
        <w:gridCol w:w="3168"/>
      </w:tblGrid>
      <w:tr w:rsidR="0064543A" w:rsidRPr="00EB42BE" w14:paraId="554758A5" w14:textId="77777777" w:rsidTr="0064543A">
        <w:trPr>
          <w:trHeight w:val="656"/>
        </w:trPr>
        <w:tc>
          <w:tcPr>
            <w:tcW w:w="1485"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23953C6C" w14:textId="77777777" w:rsidR="0064543A" w:rsidRPr="00EB42BE" w:rsidRDefault="0064543A" w:rsidP="0064543A">
            <w:pPr>
              <w:ind w:left="60" w:right="60"/>
              <w:jc w:val="center"/>
              <w:rPr>
                <w:rFonts w:ascii="Arial" w:eastAsia="Arial" w:hAnsi="Arial" w:cs="Arial"/>
                <w:b/>
                <w:bCs/>
              </w:rPr>
            </w:pPr>
            <w:r w:rsidRPr="00EB42BE">
              <w:rPr>
                <w:rFonts w:ascii="Arial" w:eastAsia="Arial" w:hAnsi="Arial" w:cs="Arial"/>
                <w:b/>
                <w:bCs/>
              </w:rPr>
              <w:t>Model</w:t>
            </w:r>
          </w:p>
        </w:tc>
        <w:tc>
          <w:tcPr>
            <w:tcW w:w="640"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2F3BBB60" w14:textId="77777777" w:rsidR="0064543A" w:rsidRPr="00EB42BE" w:rsidRDefault="0064543A" w:rsidP="0064543A">
            <w:pPr>
              <w:ind w:left="60" w:right="60"/>
              <w:jc w:val="center"/>
              <w:rPr>
                <w:rFonts w:ascii="Arial" w:eastAsia="Arial" w:hAnsi="Arial" w:cs="Arial"/>
                <w:b/>
                <w:bCs/>
              </w:rPr>
            </w:pPr>
            <w:r w:rsidRPr="00EB42BE">
              <w:rPr>
                <w:rFonts w:ascii="Arial" w:eastAsia="Arial" w:hAnsi="Arial" w:cs="Arial"/>
                <w:b/>
                <w:bCs/>
              </w:rPr>
              <w:t>R</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219017EF" w14:textId="77777777" w:rsidR="0064543A" w:rsidRPr="00EB42BE" w:rsidRDefault="0064543A" w:rsidP="0064543A">
            <w:pPr>
              <w:ind w:left="60" w:right="60"/>
              <w:jc w:val="center"/>
              <w:rPr>
                <w:rFonts w:ascii="Arial" w:eastAsia="Arial" w:hAnsi="Arial" w:cs="Arial"/>
                <w:b/>
                <w:bCs/>
              </w:rPr>
            </w:pPr>
            <w:r w:rsidRPr="00EB42BE">
              <w:rPr>
                <w:rFonts w:ascii="Arial" w:eastAsia="Arial" w:hAnsi="Arial" w:cs="Arial"/>
                <w:b/>
                <w:bCs/>
              </w:rPr>
              <w:t>R Square</w:t>
            </w:r>
          </w:p>
        </w:tc>
        <w:tc>
          <w:tcPr>
            <w:tcW w:w="1997"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2FF2FF4C" w14:textId="77777777" w:rsidR="0064543A" w:rsidRPr="00EB42BE" w:rsidRDefault="0064543A" w:rsidP="0064543A">
            <w:pPr>
              <w:ind w:left="60" w:right="60"/>
              <w:jc w:val="center"/>
              <w:rPr>
                <w:rFonts w:ascii="Arial" w:eastAsia="Arial" w:hAnsi="Arial" w:cs="Arial"/>
                <w:b/>
                <w:bCs/>
              </w:rPr>
            </w:pPr>
            <w:r w:rsidRPr="00EB42BE">
              <w:rPr>
                <w:rFonts w:ascii="Arial" w:eastAsia="Arial" w:hAnsi="Arial" w:cs="Arial"/>
                <w:b/>
                <w:bCs/>
              </w:rPr>
              <w:t>Adjusted R Square</w:t>
            </w:r>
          </w:p>
        </w:tc>
        <w:tc>
          <w:tcPr>
            <w:tcW w:w="316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1838C76D" w14:textId="77777777" w:rsidR="0064543A" w:rsidRPr="00EB42BE" w:rsidRDefault="0064543A" w:rsidP="0064543A">
            <w:pPr>
              <w:ind w:left="60" w:right="60"/>
              <w:jc w:val="center"/>
              <w:rPr>
                <w:rFonts w:ascii="Arial" w:eastAsia="Arial" w:hAnsi="Arial" w:cs="Arial"/>
                <w:b/>
                <w:bCs/>
              </w:rPr>
            </w:pPr>
            <w:r w:rsidRPr="00EB42BE">
              <w:rPr>
                <w:rFonts w:ascii="Arial" w:eastAsia="Arial" w:hAnsi="Arial" w:cs="Arial"/>
                <w:b/>
                <w:bCs/>
              </w:rPr>
              <w:t>Std. Error of the Estimate</w:t>
            </w:r>
          </w:p>
        </w:tc>
      </w:tr>
      <w:tr w:rsidR="0064543A" w:rsidRPr="00EB42BE" w14:paraId="19EA7787" w14:textId="77777777" w:rsidTr="0064543A">
        <w:trPr>
          <w:trHeight w:val="342"/>
        </w:trPr>
        <w:tc>
          <w:tcPr>
            <w:tcW w:w="1485" w:type="dxa"/>
            <w:tcBorders>
              <w:top w:val="single" w:sz="12" w:space="0" w:color="000000"/>
              <w:left w:val="single" w:sz="12" w:space="0" w:color="000000"/>
              <w:bottom w:val="single" w:sz="12" w:space="0" w:color="000000"/>
              <w:right w:val="single" w:sz="12" w:space="0" w:color="000000"/>
            </w:tcBorders>
            <w:shd w:val="clear" w:color="auto" w:fill="E0E0E0"/>
          </w:tcPr>
          <w:p w14:paraId="2D2086B0" w14:textId="77777777" w:rsidR="0064543A" w:rsidRPr="00EB42BE" w:rsidRDefault="0064543A" w:rsidP="0064543A">
            <w:pPr>
              <w:ind w:left="60" w:right="60"/>
              <w:jc w:val="center"/>
              <w:rPr>
                <w:rFonts w:ascii="Arial" w:eastAsia="Arial" w:hAnsi="Arial" w:cs="Arial"/>
              </w:rPr>
            </w:pPr>
            <w:r w:rsidRPr="00EB42BE">
              <w:rPr>
                <w:rFonts w:ascii="Arial" w:eastAsia="Arial" w:hAnsi="Arial" w:cs="Arial"/>
              </w:rPr>
              <w:t>6</w:t>
            </w:r>
          </w:p>
        </w:tc>
        <w:tc>
          <w:tcPr>
            <w:tcW w:w="640" w:type="dxa"/>
            <w:tcBorders>
              <w:top w:val="single" w:sz="12" w:space="0" w:color="000000"/>
              <w:left w:val="single" w:sz="12" w:space="0" w:color="000000"/>
              <w:bottom w:val="single" w:sz="12" w:space="0" w:color="000000"/>
              <w:right w:val="single" w:sz="12" w:space="0" w:color="000000"/>
            </w:tcBorders>
            <w:shd w:val="clear" w:color="auto" w:fill="F9F9FB"/>
          </w:tcPr>
          <w:p w14:paraId="53DBD21F" w14:textId="77777777" w:rsidR="0064543A" w:rsidRPr="00EB42BE" w:rsidRDefault="0064543A" w:rsidP="0064543A">
            <w:pPr>
              <w:ind w:left="60" w:right="60"/>
              <w:jc w:val="center"/>
              <w:rPr>
                <w:rFonts w:ascii="Arial" w:eastAsia="Arial" w:hAnsi="Arial" w:cs="Arial"/>
              </w:rPr>
            </w:pPr>
            <w:r w:rsidRPr="00EB42BE">
              <w:rPr>
                <w:rFonts w:ascii="Arial" w:eastAsia="Arial" w:hAnsi="Arial" w:cs="Arial"/>
              </w:rPr>
              <w:t>.740f</w:t>
            </w:r>
          </w:p>
        </w:tc>
        <w:tc>
          <w:tcPr>
            <w:tcW w:w="1080" w:type="dxa"/>
            <w:tcBorders>
              <w:top w:val="single" w:sz="12" w:space="0" w:color="000000"/>
              <w:left w:val="single" w:sz="12" w:space="0" w:color="000000"/>
              <w:bottom w:val="single" w:sz="12" w:space="0" w:color="000000"/>
              <w:right w:val="single" w:sz="12" w:space="0" w:color="000000"/>
            </w:tcBorders>
            <w:shd w:val="clear" w:color="auto" w:fill="F9F9FB"/>
          </w:tcPr>
          <w:p w14:paraId="3318D457" w14:textId="77777777" w:rsidR="0064543A" w:rsidRPr="00EB42BE" w:rsidRDefault="0064543A" w:rsidP="0064543A">
            <w:pPr>
              <w:ind w:left="60" w:right="60"/>
              <w:jc w:val="center"/>
              <w:rPr>
                <w:rFonts w:ascii="Arial" w:eastAsia="Arial" w:hAnsi="Arial" w:cs="Arial"/>
              </w:rPr>
            </w:pPr>
            <w:r w:rsidRPr="00EB42BE">
              <w:rPr>
                <w:rFonts w:ascii="Arial" w:eastAsia="Arial" w:hAnsi="Arial" w:cs="Arial"/>
              </w:rPr>
              <w:t>.547</w:t>
            </w:r>
          </w:p>
        </w:tc>
        <w:tc>
          <w:tcPr>
            <w:tcW w:w="1997" w:type="dxa"/>
            <w:tcBorders>
              <w:top w:val="single" w:sz="12" w:space="0" w:color="000000"/>
              <w:left w:val="single" w:sz="12" w:space="0" w:color="000000"/>
              <w:bottom w:val="single" w:sz="12" w:space="0" w:color="000000"/>
              <w:right w:val="single" w:sz="12" w:space="0" w:color="000000"/>
            </w:tcBorders>
            <w:shd w:val="clear" w:color="auto" w:fill="F9F9FB"/>
          </w:tcPr>
          <w:p w14:paraId="5A96E8B8" w14:textId="77777777" w:rsidR="0064543A" w:rsidRPr="00EB42BE" w:rsidRDefault="0064543A" w:rsidP="0064543A">
            <w:pPr>
              <w:ind w:left="60" w:right="60"/>
              <w:jc w:val="center"/>
              <w:rPr>
                <w:rFonts w:ascii="Arial" w:eastAsia="Arial" w:hAnsi="Arial" w:cs="Arial"/>
              </w:rPr>
            </w:pPr>
            <w:r w:rsidRPr="00EB42BE">
              <w:rPr>
                <w:rFonts w:ascii="Arial" w:eastAsia="Arial" w:hAnsi="Arial" w:cs="Arial"/>
              </w:rPr>
              <w:t>.539</w:t>
            </w:r>
          </w:p>
        </w:tc>
        <w:tc>
          <w:tcPr>
            <w:tcW w:w="3168" w:type="dxa"/>
            <w:tcBorders>
              <w:top w:val="single" w:sz="12" w:space="0" w:color="000000"/>
              <w:left w:val="single" w:sz="12" w:space="0" w:color="000000"/>
              <w:bottom w:val="single" w:sz="12" w:space="0" w:color="000000"/>
              <w:right w:val="single" w:sz="12" w:space="0" w:color="000000"/>
            </w:tcBorders>
            <w:shd w:val="clear" w:color="auto" w:fill="F9F9FB"/>
          </w:tcPr>
          <w:p w14:paraId="6A6AAFE3" w14:textId="77777777" w:rsidR="0064543A" w:rsidRPr="00EB42BE" w:rsidRDefault="0064543A" w:rsidP="0064543A">
            <w:pPr>
              <w:ind w:left="60" w:right="60"/>
              <w:jc w:val="center"/>
              <w:rPr>
                <w:rFonts w:ascii="Arial" w:eastAsia="Arial" w:hAnsi="Arial" w:cs="Arial"/>
              </w:rPr>
            </w:pPr>
            <w:r w:rsidRPr="00EB42BE">
              <w:rPr>
                <w:rFonts w:ascii="Arial" w:eastAsia="Arial" w:hAnsi="Arial" w:cs="Arial"/>
              </w:rPr>
              <w:t>.722</w:t>
            </w:r>
          </w:p>
        </w:tc>
      </w:tr>
    </w:tbl>
    <w:p w14:paraId="00000B21" w14:textId="77777777" w:rsidR="00C14C0B" w:rsidRPr="00EB42BE" w:rsidRDefault="00DF6B49">
      <w:pPr>
        <w:spacing w:after="160" w:line="240" w:lineRule="auto"/>
        <w:jc w:val="both"/>
        <w:rPr>
          <w:rFonts w:ascii="Arial" w:eastAsia="Arial" w:hAnsi="Arial" w:cs="Arial"/>
        </w:rPr>
      </w:pPr>
      <w:r w:rsidRPr="00EB42BE">
        <w:rPr>
          <w:rFonts w:ascii="Arial" w:eastAsia="Arial" w:hAnsi="Arial" w:cs="Arial"/>
        </w:rPr>
        <w:t>f. Predictors: (Constant), Performance (Walmart): I am a regular customer at Walmart, Performance (Walmart): Has Excellent Customer Service, Walmart has a seamless online shopping experience., Performance (Walmart): Offers a variety of product options, Performance (Walmart): Has High Product Quality, Walmart has a welcoming environment for all consumers.</w:t>
      </w:r>
    </w:p>
    <w:p w14:paraId="00000B22" w14:textId="77777777" w:rsidR="00C14C0B" w:rsidRPr="00EB42BE" w:rsidRDefault="00DF6B49">
      <w:pPr>
        <w:spacing w:after="160" w:line="240" w:lineRule="auto"/>
        <w:jc w:val="both"/>
        <w:rPr>
          <w:rFonts w:ascii="Arial" w:eastAsia="Arial" w:hAnsi="Arial" w:cs="Arial"/>
        </w:rPr>
      </w:pPr>
      <w:r w:rsidRPr="00EB42BE">
        <w:rPr>
          <w:rFonts w:ascii="Arial" w:eastAsia="Arial" w:hAnsi="Arial" w:cs="Arial"/>
        </w:rPr>
        <w:t>In this regression, we have successfully explained 53.9% of the variance in the dependent variable, I am likely to recommend Walmart to family and friends.</w:t>
      </w:r>
    </w:p>
    <w:p w14:paraId="055DC956" w14:textId="77777777" w:rsidR="00DF4B9F" w:rsidRPr="00EB42BE" w:rsidRDefault="00DF4B9F" w:rsidP="00DF4B9F">
      <w:pPr>
        <w:spacing w:after="160" w:line="240" w:lineRule="auto"/>
        <w:rPr>
          <w:rFonts w:ascii="Arial" w:eastAsia="Arial" w:hAnsi="Arial" w:cs="Arial"/>
        </w:rPr>
      </w:pPr>
    </w:p>
    <w:p w14:paraId="00000B24" w14:textId="4C43B5FB" w:rsidR="00C14C0B" w:rsidRPr="00EB42BE" w:rsidRDefault="00DF4B9F" w:rsidP="00DF4B9F">
      <w:pPr>
        <w:spacing w:after="160" w:line="240" w:lineRule="auto"/>
        <w:jc w:val="center"/>
        <w:rPr>
          <w:rFonts w:ascii="Arial" w:eastAsia="Arial" w:hAnsi="Arial" w:cs="Arial"/>
        </w:rPr>
      </w:pPr>
      <w:r w:rsidRPr="00EB42BE">
        <w:rPr>
          <w:rFonts w:ascii="Arial" w:eastAsia="Arial" w:hAnsi="Arial" w:cs="Arial"/>
          <w:b/>
        </w:rPr>
        <w:t>ANOVA</w:t>
      </w:r>
    </w:p>
    <w:tbl>
      <w:tblPr>
        <w:tblStyle w:val="afffe"/>
        <w:tblpPr w:leftFromText="180" w:rightFromText="180" w:topFromText="180" w:bottomFromText="180" w:vertAnchor="text" w:horzAnchor="margin" w:tblpXSpec="center" w:tblpY="75"/>
        <w:tblW w:w="8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8"/>
        <w:gridCol w:w="1263"/>
        <w:gridCol w:w="1825"/>
        <w:gridCol w:w="518"/>
        <w:gridCol w:w="1520"/>
        <w:gridCol w:w="823"/>
        <w:gridCol w:w="830"/>
      </w:tblGrid>
      <w:tr w:rsidR="00DF4B9F" w:rsidRPr="00EB42BE" w14:paraId="1DBE3479" w14:textId="77777777" w:rsidTr="00DF4B9F">
        <w:tc>
          <w:tcPr>
            <w:tcW w:w="2631" w:type="dxa"/>
            <w:gridSpan w:val="2"/>
            <w:tcBorders>
              <w:top w:val="single" w:sz="12" w:space="0" w:color="000000"/>
              <w:left w:val="single" w:sz="12" w:space="0" w:color="000000"/>
              <w:bottom w:val="single" w:sz="12" w:space="0" w:color="000000"/>
              <w:right w:val="single" w:sz="12" w:space="0" w:color="000000"/>
            </w:tcBorders>
            <w:shd w:val="clear" w:color="auto" w:fill="FFFFFF"/>
            <w:vAlign w:val="bottom"/>
          </w:tcPr>
          <w:p w14:paraId="00146949"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b/>
              </w:rPr>
              <w:t>Model</w:t>
            </w:r>
          </w:p>
        </w:tc>
        <w:tc>
          <w:tcPr>
            <w:tcW w:w="1825"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2A17C46D"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b/>
              </w:rPr>
              <w:t>Sum of Squares</w:t>
            </w:r>
          </w:p>
        </w:tc>
        <w:tc>
          <w:tcPr>
            <w:tcW w:w="51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6CD75832"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b/>
              </w:rPr>
              <w:t>df</w:t>
            </w:r>
          </w:p>
        </w:tc>
        <w:tc>
          <w:tcPr>
            <w:tcW w:w="1520"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1C5F7266"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b/>
              </w:rPr>
              <w:t>Mean Square</w:t>
            </w:r>
          </w:p>
        </w:tc>
        <w:tc>
          <w:tcPr>
            <w:tcW w:w="823"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14B46CD4"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b/>
              </w:rPr>
              <w:t>F</w:t>
            </w:r>
          </w:p>
        </w:tc>
        <w:tc>
          <w:tcPr>
            <w:tcW w:w="830"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68BFB636"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b/>
              </w:rPr>
              <w:t>Sig.</w:t>
            </w:r>
          </w:p>
        </w:tc>
      </w:tr>
      <w:tr w:rsidR="00DF4B9F" w:rsidRPr="00EB42BE" w14:paraId="10D9F557" w14:textId="77777777" w:rsidTr="00DF4B9F">
        <w:tc>
          <w:tcPr>
            <w:tcW w:w="1368" w:type="dxa"/>
            <w:vMerge w:val="restart"/>
            <w:tcBorders>
              <w:top w:val="single" w:sz="12" w:space="0" w:color="000000"/>
              <w:left w:val="single" w:sz="12" w:space="0" w:color="000000"/>
              <w:bottom w:val="single" w:sz="12" w:space="0" w:color="000000"/>
            </w:tcBorders>
            <w:shd w:val="clear" w:color="auto" w:fill="E0E0E0"/>
          </w:tcPr>
          <w:p w14:paraId="24EFCD4A" w14:textId="77777777" w:rsidR="00DF4B9F" w:rsidRPr="00EB42BE" w:rsidRDefault="00DF4B9F" w:rsidP="00DF4B9F">
            <w:pPr>
              <w:ind w:left="60" w:right="60"/>
              <w:rPr>
                <w:rFonts w:ascii="Arial" w:eastAsia="Arial" w:hAnsi="Arial" w:cs="Arial"/>
              </w:rPr>
            </w:pPr>
            <w:r w:rsidRPr="00EB42BE">
              <w:rPr>
                <w:rFonts w:ascii="Arial" w:eastAsia="Arial" w:hAnsi="Arial" w:cs="Arial"/>
              </w:rPr>
              <w:t>6</w:t>
            </w:r>
          </w:p>
        </w:tc>
        <w:tc>
          <w:tcPr>
            <w:tcW w:w="1263" w:type="dxa"/>
            <w:tcBorders>
              <w:top w:val="single" w:sz="12" w:space="0" w:color="000000"/>
              <w:bottom w:val="single" w:sz="8" w:space="0" w:color="AEAEAE"/>
              <w:right w:val="single" w:sz="12" w:space="0" w:color="000000"/>
            </w:tcBorders>
            <w:shd w:val="clear" w:color="auto" w:fill="E0E0E0"/>
          </w:tcPr>
          <w:p w14:paraId="1EA366BA"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rPr>
              <w:t>Regression</w:t>
            </w:r>
          </w:p>
        </w:tc>
        <w:tc>
          <w:tcPr>
            <w:tcW w:w="1825" w:type="dxa"/>
            <w:tcBorders>
              <w:top w:val="single" w:sz="12" w:space="0" w:color="000000"/>
              <w:left w:val="single" w:sz="12" w:space="0" w:color="000000"/>
              <w:bottom w:val="single" w:sz="8" w:space="0" w:color="AEAEAE"/>
              <w:right w:val="single" w:sz="12" w:space="0" w:color="000000"/>
            </w:tcBorders>
            <w:shd w:val="clear" w:color="auto" w:fill="F9F9FB"/>
          </w:tcPr>
          <w:p w14:paraId="7DA8B50C"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rPr>
              <w:t>212.193</w:t>
            </w:r>
          </w:p>
        </w:tc>
        <w:tc>
          <w:tcPr>
            <w:tcW w:w="518" w:type="dxa"/>
            <w:tcBorders>
              <w:top w:val="single" w:sz="12" w:space="0" w:color="000000"/>
              <w:left w:val="single" w:sz="12" w:space="0" w:color="000000"/>
              <w:bottom w:val="single" w:sz="8" w:space="0" w:color="AEAEAE"/>
              <w:right w:val="single" w:sz="12" w:space="0" w:color="000000"/>
            </w:tcBorders>
            <w:shd w:val="clear" w:color="auto" w:fill="F9F9FB"/>
          </w:tcPr>
          <w:p w14:paraId="4C369880"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rPr>
              <w:t>6</w:t>
            </w:r>
          </w:p>
        </w:tc>
        <w:tc>
          <w:tcPr>
            <w:tcW w:w="1520" w:type="dxa"/>
            <w:tcBorders>
              <w:top w:val="single" w:sz="12" w:space="0" w:color="000000"/>
              <w:left w:val="single" w:sz="12" w:space="0" w:color="000000"/>
              <w:bottom w:val="single" w:sz="8" w:space="0" w:color="AEAEAE"/>
              <w:right w:val="single" w:sz="12" w:space="0" w:color="000000"/>
            </w:tcBorders>
            <w:shd w:val="clear" w:color="auto" w:fill="F9F9FB"/>
          </w:tcPr>
          <w:p w14:paraId="65854C2D"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rPr>
              <w:t>35.366</w:t>
            </w:r>
          </w:p>
        </w:tc>
        <w:tc>
          <w:tcPr>
            <w:tcW w:w="823" w:type="dxa"/>
            <w:tcBorders>
              <w:top w:val="single" w:sz="12" w:space="0" w:color="000000"/>
              <w:left w:val="single" w:sz="12" w:space="0" w:color="000000"/>
              <w:bottom w:val="single" w:sz="8" w:space="0" w:color="AEAEAE"/>
              <w:right w:val="single" w:sz="12" w:space="0" w:color="000000"/>
            </w:tcBorders>
            <w:shd w:val="clear" w:color="auto" w:fill="F9F9FB"/>
          </w:tcPr>
          <w:p w14:paraId="45C846D8"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rPr>
              <w:t>67.868</w:t>
            </w:r>
          </w:p>
        </w:tc>
        <w:tc>
          <w:tcPr>
            <w:tcW w:w="830" w:type="dxa"/>
            <w:tcBorders>
              <w:top w:val="single" w:sz="12" w:space="0" w:color="000000"/>
              <w:left w:val="single" w:sz="12" w:space="0" w:color="000000"/>
              <w:bottom w:val="single" w:sz="8" w:space="0" w:color="AEAEAE"/>
              <w:right w:val="single" w:sz="12" w:space="0" w:color="000000"/>
            </w:tcBorders>
            <w:shd w:val="clear" w:color="auto" w:fill="F9F9FB"/>
          </w:tcPr>
          <w:p w14:paraId="2F52A6E9"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rPr>
              <w:t>&lt;.001g</w:t>
            </w:r>
          </w:p>
        </w:tc>
      </w:tr>
      <w:tr w:rsidR="00DF4B9F" w:rsidRPr="00EB42BE" w14:paraId="72BBD50D" w14:textId="77777777" w:rsidTr="00DF4B9F">
        <w:tc>
          <w:tcPr>
            <w:tcW w:w="1368" w:type="dxa"/>
            <w:vMerge/>
            <w:tcBorders>
              <w:top w:val="single" w:sz="12" w:space="0" w:color="000000"/>
              <w:left w:val="single" w:sz="12" w:space="0" w:color="000000"/>
              <w:bottom w:val="single" w:sz="12" w:space="0" w:color="000000"/>
            </w:tcBorders>
            <w:shd w:val="clear" w:color="auto" w:fill="E0E0E0"/>
          </w:tcPr>
          <w:p w14:paraId="14A5C308" w14:textId="77777777" w:rsidR="00DF4B9F" w:rsidRPr="00EB42BE" w:rsidRDefault="00DF4B9F" w:rsidP="00DF4B9F">
            <w:pPr>
              <w:widowControl w:val="0"/>
              <w:pBdr>
                <w:top w:val="nil"/>
                <w:left w:val="nil"/>
                <w:bottom w:val="nil"/>
                <w:right w:val="nil"/>
                <w:between w:val="nil"/>
              </w:pBdr>
              <w:spacing w:line="276" w:lineRule="auto"/>
              <w:rPr>
                <w:rFonts w:ascii="Arial" w:eastAsia="Arial" w:hAnsi="Arial" w:cs="Arial"/>
              </w:rPr>
            </w:pPr>
          </w:p>
        </w:tc>
        <w:tc>
          <w:tcPr>
            <w:tcW w:w="1263" w:type="dxa"/>
            <w:tcBorders>
              <w:top w:val="single" w:sz="8" w:space="0" w:color="AEAEAE"/>
              <w:bottom w:val="single" w:sz="8" w:space="0" w:color="AEAEAE"/>
              <w:right w:val="single" w:sz="12" w:space="0" w:color="000000"/>
            </w:tcBorders>
            <w:shd w:val="clear" w:color="auto" w:fill="E0E0E0"/>
          </w:tcPr>
          <w:p w14:paraId="3637B4C4"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rPr>
              <w:t>Residual</w:t>
            </w:r>
          </w:p>
        </w:tc>
        <w:tc>
          <w:tcPr>
            <w:tcW w:w="1825" w:type="dxa"/>
            <w:tcBorders>
              <w:top w:val="single" w:sz="8" w:space="0" w:color="AEAEAE"/>
              <w:left w:val="single" w:sz="12" w:space="0" w:color="000000"/>
              <w:bottom w:val="single" w:sz="8" w:space="0" w:color="AEAEAE"/>
              <w:right w:val="single" w:sz="12" w:space="0" w:color="000000"/>
            </w:tcBorders>
            <w:shd w:val="clear" w:color="auto" w:fill="F9F9FB"/>
          </w:tcPr>
          <w:p w14:paraId="121E9926"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rPr>
              <w:t>175.609</w:t>
            </w:r>
          </w:p>
        </w:tc>
        <w:tc>
          <w:tcPr>
            <w:tcW w:w="518" w:type="dxa"/>
            <w:tcBorders>
              <w:top w:val="single" w:sz="8" w:space="0" w:color="AEAEAE"/>
              <w:left w:val="single" w:sz="12" w:space="0" w:color="000000"/>
              <w:bottom w:val="single" w:sz="8" w:space="0" w:color="AEAEAE"/>
              <w:right w:val="single" w:sz="12" w:space="0" w:color="000000"/>
            </w:tcBorders>
            <w:shd w:val="clear" w:color="auto" w:fill="F9F9FB"/>
          </w:tcPr>
          <w:p w14:paraId="3AE60765"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rPr>
              <w:t>337</w:t>
            </w:r>
          </w:p>
        </w:tc>
        <w:tc>
          <w:tcPr>
            <w:tcW w:w="1520" w:type="dxa"/>
            <w:tcBorders>
              <w:top w:val="single" w:sz="8" w:space="0" w:color="AEAEAE"/>
              <w:left w:val="single" w:sz="12" w:space="0" w:color="000000"/>
              <w:bottom w:val="single" w:sz="8" w:space="0" w:color="AEAEAE"/>
              <w:right w:val="single" w:sz="12" w:space="0" w:color="000000"/>
            </w:tcBorders>
            <w:shd w:val="clear" w:color="auto" w:fill="F9F9FB"/>
          </w:tcPr>
          <w:p w14:paraId="25B67733"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rPr>
              <w:t>.521</w:t>
            </w:r>
          </w:p>
        </w:tc>
        <w:tc>
          <w:tcPr>
            <w:tcW w:w="823" w:type="dxa"/>
            <w:tcBorders>
              <w:top w:val="single" w:sz="8" w:space="0" w:color="AEAEAE"/>
              <w:left w:val="single" w:sz="12" w:space="0" w:color="000000"/>
              <w:bottom w:val="single" w:sz="8" w:space="0" w:color="AEAEAE"/>
              <w:right w:val="single" w:sz="12" w:space="0" w:color="000000"/>
            </w:tcBorders>
            <w:shd w:val="clear" w:color="auto" w:fill="F9F9FB"/>
            <w:vAlign w:val="center"/>
          </w:tcPr>
          <w:p w14:paraId="64079A45" w14:textId="77777777" w:rsidR="00DF4B9F" w:rsidRPr="00EB42BE" w:rsidRDefault="00DF4B9F" w:rsidP="00DF4B9F">
            <w:pPr>
              <w:jc w:val="center"/>
              <w:rPr>
                <w:rFonts w:ascii="Arial" w:eastAsia="Arial" w:hAnsi="Arial" w:cs="Arial"/>
              </w:rPr>
            </w:pPr>
          </w:p>
        </w:tc>
        <w:tc>
          <w:tcPr>
            <w:tcW w:w="830" w:type="dxa"/>
            <w:tcBorders>
              <w:top w:val="single" w:sz="8" w:space="0" w:color="AEAEAE"/>
              <w:left w:val="single" w:sz="12" w:space="0" w:color="000000"/>
              <w:bottom w:val="single" w:sz="8" w:space="0" w:color="AEAEAE"/>
              <w:right w:val="single" w:sz="12" w:space="0" w:color="000000"/>
            </w:tcBorders>
            <w:shd w:val="clear" w:color="auto" w:fill="F9F9FB"/>
            <w:vAlign w:val="center"/>
          </w:tcPr>
          <w:p w14:paraId="12B6327E" w14:textId="77777777" w:rsidR="00DF4B9F" w:rsidRPr="00EB42BE" w:rsidRDefault="00DF4B9F" w:rsidP="00DF4B9F">
            <w:pPr>
              <w:jc w:val="center"/>
              <w:rPr>
                <w:rFonts w:ascii="Arial" w:eastAsia="Arial" w:hAnsi="Arial" w:cs="Arial"/>
              </w:rPr>
            </w:pPr>
          </w:p>
        </w:tc>
      </w:tr>
      <w:tr w:rsidR="00DF4B9F" w:rsidRPr="00EB42BE" w14:paraId="696A19FF" w14:textId="77777777" w:rsidTr="00DF4B9F">
        <w:tc>
          <w:tcPr>
            <w:tcW w:w="1368" w:type="dxa"/>
            <w:vMerge/>
            <w:tcBorders>
              <w:top w:val="single" w:sz="12" w:space="0" w:color="000000"/>
              <w:left w:val="single" w:sz="12" w:space="0" w:color="000000"/>
              <w:bottom w:val="single" w:sz="12" w:space="0" w:color="000000"/>
            </w:tcBorders>
            <w:shd w:val="clear" w:color="auto" w:fill="E0E0E0"/>
          </w:tcPr>
          <w:p w14:paraId="2AE9464A" w14:textId="77777777" w:rsidR="00DF4B9F" w:rsidRPr="00EB42BE" w:rsidRDefault="00DF4B9F" w:rsidP="00DF4B9F">
            <w:pPr>
              <w:widowControl w:val="0"/>
              <w:pBdr>
                <w:top w:val="nil"/>
                <w:left w:val="nil"/>
                <w:bottom w:val="nil"/>
                <w:right w:val="nil"/>
                <w:between w:val="nil"/>
              </w:pBdr>
              <w:spacing w:line="276" w:lineRule="auto"/>
              <w:rPr>
                <w:rFonts w:ascii="Arial" w:eastAsia="Arial" w:hAnsi="Arial" w:cs="Arial"/>
              </w:rPr>
            </w:pPr>
          </w:p>
        </w:tc>
        <w:tc>
          <w:tcPr>
            <w:tcW w:w="1263" w:type="dxa"/>
            <w:tcBorders>
              <w:top w:val="single" w:sz="8" w:space="0" w:color="AEAEAE"/>
              <w:bottom w:val="single" w:sz="12" w:space="0" w:color="000000"/>
              <w:right w:val="single" w:sz="12" w:space="0" w:color="000000"/>
            </w:tcBorders>
            <w:shd w:val="clear" w:color="auto" w:fill="E0E0E0"/>
          </w:tcPr>
          <w:p w14:paraId="523A5462"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rPr>
              <w:t>Total</w:t>
            </w:r>
          </w:p>
        </w:tc>
        <w:tc>
          <w:tcPr>
            <w:tcW w:w="1825" w:type="dxa"/>
            <w:tcBorders>
              <w:top w:val="single" w:sz="8" w:space="0" w:color="AEAEAE"/>
              <w:left w:val="single" w:sz="12" w:space="0" w:color="000000"/>
              <w:bottom w:val="single" w:sz="12" w:space="0" w:color="000000"/>
              <w:right w:val="single" w:sz="12" w:space="0" w:color="000000"/>
            </w:tcBorders>
            <w:shd w:val="clear" w:color="auto" w:fill="F9F9FB"/>
          </w:tcPr>
          <w:p w14:paraId="22C402BA"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rPr>
              <w:t>387.802</w:t>
            </w:r>
          </w:p>
        </w:tc>
        <w:tc>
          <w:tcPr>
            <w:tcW w:w="518" w:type="dxa"/>
            <w:tcBorders>
              <w:top w:val="single" w:sz="8" w:space="0" w:color="AEAEAE"/>
              <w:left w:val="single" w:sz="12" w:space="0" w:color="000000"/>
              <w:bottom w:val="single" w:sz="12" w:space="0" w:color="000000"/>
              <w:right w:val="single" w:sz="12" w:space="0" w:color="000000"/>
            </w:tcBorders>
            <w:shd w:val="clear" w:color="auto" w:fill="F9F9FB"/>
          </w:tcPr>
          <w:p w14:paraId="54A96C37" w14:textId="77777777" w:rsidR="00DF4B9F" w:rsidRPr="00EB42BE" w:rsidRDefault="00DF4B9F" w:rsidP="00DF4B9F">
            <w:pPr>
              <w:ind w:left="60" w:right="60"/>
              <w:jc w:val="center"/>
              <w:rPr>
                <w:rFonts w:ascii="Arial" w:eastAsia="Arial" w:hAnsi="Arial" w:cs="Arial"/>
              </w:rPr>
            </w:pPr>
            <w:r w:rsidRPr="00EB42BE">
              <w:rPr>
                <w:rFonts w:ascii="Arial" w:eastAsia="Arial" w:hAnsi="Arial" w:cs="Arial"/>
              </w:rPr>
              <w:t>343</w:t>
            </w:r>
          </w:p>
        </w:tc>
        <w:tc>
          <w:tcPr>
            <w:tcW w:w="1520" w:type="dxa"/>
            <w:tcBorders>
              <w:top w:val="single" w:sz="8" w:space="0" w:color="AEAEAE"/>
              <w:left w:val="single" w:sz="12" w:space="0" w:color="000000"/>
              <w:bottom w:val="single" w:sz="12" w:space="0" w:color="000000"/>
              <w:right w:val="single" w:sz="12" w:space="0" w:color="000000"/>
            </w:tcBorders>
            <w:shd w:val="clear" w:color="auto" w:fill="F9F9FB"/>
            <w:vAlign w:val="center"/>
          </w:tcPr>
          <w:p w14:paraId="02A9613C" w14:textId="77777777" w:rsidR="00DF4B9F" w:rsidRPr="00EB42BE" w:rsidRDefault="00DF4B9F" w:rsidP="00DF4B9F">
            <w:pPr>
              <w:jc w:val="center"/>
              <w:rPr>
                <w:rFonts w:ascii="Arial" w:eastAsia="Arial" w:hAnsi="Arial" w:cs="Arial"/>
              </w:rPr>
            </w:pPr>
          </w:p>
        </w:tc>
        <w:tc>
          <w:tcPr>
            <w:tcW w:w="823" w:type="dxa"/>
            <w:tcBorders>
              <w:top w:val="single" w:sz="8" w:space="0" w:color="AEAEAE"/>
              <w:left w:val="single" w:sz="12" w:space="0" w:color="000000"/>
              <w:bottom w:val="single" w:sz="12" w:space="0" w:color="000000"/>
              <w:right w:val="single" w:sz="12" w:space="0" w:color="000000"/>
            </w:tcBorders>
            <w:shd w:val="clear" w:color="auto" w:fill="F9F9FB"/>
            <w:vAlign w:val="center"/>
          </w:tcPr>
          <w:p w14:paraId="3703F9D0" w14:textId="77777777" w:rsidR="00DF4B9F" w:rsidRPr="00EB42BE" w:rsidRDefault="00DF4B9F" w:rsidP="00DF4B9F">
            <w:pPr>
              <w:jc w:val="center"/>
              <w:rPr>
                <w:rFonts w:ascii="Arial" w:eastAsia="Arial" w:hAnsi="Arial" w:cs="Arial"/>
              </w:rPr>
            </w:pPr>
          </w:p>
        </w:tc>
        <w:tc>
          <w:tcPr>
            <w:tcW w:w="830" w:type="dxa"/>
            <w:tcBorders>
              <w:top w:val="single" w:sz="8" w:space="0" w:color="AEAEAE"/>
              <w:left w:val="single" w:sz="12" w:space="0" w:color="000000"/>
              <w:bottom w:val="single" w:sz="12" w:space="0" w:color="000000"/>
              <w:right w:val="single" w:sz="12" w:space="0" w:color="000000"/>
            </w:tcBorders>
            <w:shd w:val="clear" w:color="auto" w:fill="F9F9FB"/>
            <w:vAlign w:val="center"/>
          </w:tcPr>
          <w:p w14:paraId="2E937130" w14:textId="77777777" w:rsidR="00DF4B9F" w:rsidRPr="00EB42BE" w:rsidRDefault="00DF4B9F" w:rsidP="00DF4B9F">
            <w:pPr>
              <w:jc w:val="center"/>
              <w:rPr>
                <w:rFonts w:ascii="Arial" w:eastAsia="Arial" w:hAnsi="Arial" w:cs="Arial"/>
              </w:rPr>
            </w:pPr>
          </w:p>
        </w:tc>
      </w:tr>
    </w:tbl>
    <w:p w14:paraId="00000B42" w14:textId="77777777" w:rsidR="00C14C0B" w:rsidRPr="00EB42BE" w:rsidRDefault="00C14C0B">
      <w:pPr>
        <w:spacing w:after="0" w:line="240" w:lineRule="auto"/>
        <w:rPr>
          <w:rFonts w:ascii="Arial" w:eastAsia="Arial" w:hAnsi="Arial" w:cs="Arial"/>
        </w:rPr>
      </w:pPr>
    </w:p>
    <w:p w14:paraId="1620B046" w14:textId="77777777" w:rsidR="00DF4B9F" w:rsidRPr="00EB42BE" w:rsidRDefault="00DF4B9F">
      <w:pPr>
        <w:spacing w:after="0" w:line="240" w:lineRule="auto"/>
        <w:rPr>
          <w:rFonts w:ascii="Arial" w:eastAsia="Arial" w:hAnsi="Arial" w:cs="Arial"/>
        </w:rPr>
      </w:pPr>
    </w:p>
    <w:p w14:paraId="00000B43" w14:textId="77777777" w:rsidR="00C14C0B" w:rsidRPr="00EB42BE" w:rsidRDefault="00C14C0B">
      <w:pPr>
        <w:spacing w:after="0" w:line="240" w:lineRule="auto"/>
        <w:rPr>
          <w:rFonts w:ascii="Arial" w:eastAsia="Arial" w:hAnsi="Arial" w:cs="Arial"/>
        </w:rPr>
      </w:pPr>
    </w:p>
    <w:p w14:paraId="00000B44" w14:textId="77777777" w:rsidR="00C14C0B" w:rsidRPr="00EB42BE" w:rsidRDefault="00C14C0B">
      <w:pPr>
        <w:spacing w:after="0" w:line="240" w:lineRule="auto"/>
        <w:rPr>
          <w:rFonts w:ascii="Arial" w:eastAsia="Arial" w:hAnsi="Arial" w:cs="Arial"/>
        </w:rPr>
      </w:pPr>
    </w:p>
    <w:p w14:paraId="00000B45" w14:textId="77777777" w:rsidR="00C14C0B" w:rsidRPr="00EB42BE" w:rsidRDefault="00C14C0B">
      <w:pPr>
        <w:spacing w:after="0" w:line="240" w:lineRule="auto"/>
        <w:rPr>
          <w:rFonts w:ascii="Arial" w:eastAsia="Arial" w:hAnsi="Arial" w:cs="Arial"/>
        </w:rPr>
      </w:pPr>
    </w:p>
    <w:p w14:paraId="00000B47" w14:textId="77777777" w:rsidR="00C14C0B" w:rsidRPr="00EB42BE" w:rsidRDefault="00C14C0B">
      <w:pPr>
        <w:spacing w:after="0" w:line="240" w:lineRule="auto"/>
        <w:rPr>
          <w:rFonts w:ascii="Arial" w:eastAsia="Arial" w:hAnsi="Arial" w:cs="Arial"/>
        </w:rPr>
      </w:pPr>
    </w:p>
    <w:p w14:paraId="00000B48" w14:textId="77777777" w:rsidR="00C14C0B" w:rsidRPr="00EB42BE" w:rsidRDefault="00C14C0B">
      <w:pPr>
        <w:spacing w:after="0" w:line="240" w:lineRule="auto"/>
        <w:rPr>
          <w:rFonts w:ascii="Arial" w:eastAsia="Arial" w:hAnsi="Arial" w:cs="Arial"/>
        </w:rPr>
      </w:pPr>
    </w:p>
    <w:p w14:paraId="00000B49" w14:textId="77777777" w:rsidR="00C14C0B" w:rsidRPr="00EB42BE" w:rsidRDefault="00DF6B49">
      <w:pPr>
        <w:spacing w:after="0" w:line="240" w:lineRule="auto"/>
        <w:jc w:val="both"/>
        <w:rPr>
          <w:rFonts w:ascii="Arial" w:eastAsia="Arial" w:hAnsi="Arial" w:cs="Arial"/>
        </w:rPr>
      </w:pPr>
      <w:r w:rsidRPr="00EB42BE">
        <w:rPr>
          <w:rFonts w:ascii="Arial" w:eastAsia="Arial" w:hAnsi="Arial" w:cs="Arial"/>
        </w:rPr>
        <w:t>a. Dependent Variable: Performance (Walmart): I am likely to recommend Walmart to family and friends</w:t>
      </w:r>
    </w:p>
    <w:p w14:paraId="00000B4A" w14:textId="77777777" w:rsidR="00C14C0B" w:rsidRPr="00EB42BE" w:rsidRDefault="00DF6B49">
      <w:pPr>
        <w:spacing w:after="0" w:line="240" w:lineRule="auto"/>
        <w:jc w:val="both"/>
        <w:rPr>
          <w:rFonts w:ascii="Arial" w:eastAsia="Arial" w:hAnsi="Arial" w:cs="Arial"/>
        </w:rPr>
      </w:pPr>
      <w:r w:rsidRPr="00EB42BE">
        <w:rPr>
          <w:rFonts w:ascii="Arial" w:eastAsia="Arial" w:hAnsi="Arial" w:cs="Arial"/>
        </w:rPr>
        <w:t>g. Predictors: (Constant), Performance (Walmart): I am a regular customer at Walmart, Performance (Walmart): Has Excellent Customer Service, Walmart has a seamless online shopping experience., Performance (Walmart): Offers a variety of product options, Performance (Walmart): Has High Product Quality, Walmart has a welcoming environment for all consumers.</w:t>
      </w:r>
    </w:p>
    <w:p w14:paraId="00000B4B" w14:textId="77777777" w:rsidR="00C14C0B" w:rsidRPr="00EB42BE" w:rsidRDefault="00C14C0B">
      <w:pPr>
        <w:spacing w:after="0" w:line="240" w:lineRule="auto"/>
        <w:jc w:val="both"/>
        <w:rPr>
          <w:rFonts w:ascii="Arial" w:eastAsia="Arial" w:hAnsi="Arial" w:cs="Arial"/>
        </w:rPr>
      </w:pPr>
    </w:p>
    <w:p w14:paraId="00000B4C" w14:textId="77777777" w:rsidR="00C14C0B" w:rsidRPr="00EB42BE" w:rsidRDefault="00DF6B49">
      <w:pPr>
        <w:spacing w:after="160" w:line="240" w:lineRule="auto"/>
        <w:jc w:val="both"/>
        <w:rPr>
          <w:rFonts w:ascii="Arial" w:eastAsia="Arial" w:hAnsi="Arial" w:cs="Arial"/>
        </w:rPr>
      </w:pPr>
      <w:r w:rsidRPr="00EB42BE">
        <w:rPr>
          <w:rFonts w:ascii="Arial" w:eastAsia="Arial" w:hAnsi="Arial" w:cs="Arial"/>
        </w:rPr>
        <w:t>Based on the ANOVA, the regression as a whole demonstrates a linear relationship between the variables, significant at the 0.001 level.</w:t>
      </w:r>
    </w:p>
    <w:p w14:paraId="00000B4D" w14:textId="77777777" w:rsidR="00C14C0B" w:rsidRPr="00EB42BE" w:rsidRDefault="00C14C0B">
      <w:pPr>
        <w:spacing w:after="160" w:line="240" w:lineRule="auto"/>
        <w:rPr>
          <w:rFonts w:ascii="Arial" w:eastAsia="Arial" w:hAnsi="Arial" w:cs="Arial"/>
        </w:rPr>
      </w:pPr>
    </w:p>
    <w:p w14:paraId="00000B4E" w14:textId="77777777" w:rsidR="00C14C0B" w:rsidRPr="00EB42BE" w:rsidRDefault="00C14C0B">
      <w:pPr>
        <w:spacing w:after="160" w:line="240" w:lineRule="auto"/>
        <w:rPr>
          <w:rFonts w:ascii="Arial" w:eastAsia="Arial" w:hAnsi="Arial" w:cs="Arial"/>
        </w:rPr>
      </w:pPr>
    </w:p>
    <w:p w14:paraId="00000B4F" w14:textId="77777777" w:rsidR="00C14C0B" w:rsidRPr="00EB42BE" w:rsidRDefault="00C14C0B">
      <w:pPr>
        <w:spacing w:after="160" w:line="240" w:lineRule="auto"/>
        <w:rPr>
          <w:rFonts w:ascii="Arial" w:eastAsia="Arial" w:hAnsi="Arial" w:cs="Arial"/>
        </w:rPr>
      </w:pPr>
    </w:p>
    <w:p w14:paraId="00000B50" w14:textId="77777777" w:rsidR="00C14C0B" w:rsidRPr="00EB42BE" w:rsidRDefault="00C14C0B">
      <w:pPr>
        <w:spacing w:after="160" w:line="240" w:lineRule="auto"/>
        <w:rPr>
          <w:rFonts w:ascii="Arial" w:eastAsia="Arial" w:hAnsi="Arial" w:cs="Arial"/>
        </w:rPr>
      </w:pPr>
    </w:p>
    <w:p w14:paraId="00000B53" w14:textId="77777777" w:rsidR="00C14C0B" w:rsidRPr="00EB42BE" w:rsidRDefault="00C14C0B">
      <w:pPr>
        <w:spacing w:after="0" w:line="240" w:lineRule="auto"/>
        <w:rPr>
          <w:rFonts w:ascii="Arial" w:eastAsia="Arial" w:hAnsi="Arial" w:cs="Arial"/>
        </w:rPr>
      </w:pPr>
    </w:p>
    <w:p w14:paraId="3EDDA5E8" w14:textId="77777777" w:rsidR="009D1FA5" w:rsidRPr="00EB42BE" w:rsidRDefault="009D1FA5">
      <w:pPr>
        <w:spacing w:after="0" w:line="240" w:lineRule="auto"/>
        <w:rPr>
          <w:rFonts w:ascii="Arial" w:eastAsia="Arial" w:hAnsi="Arial" w:cs="Arial"/>
        </w:rPr>
      </w:pPr>
    </w:p>
    <w:p w14:paraId="00000B54" w14:textId="77777777" w:rsidR="00C14C0B" w:rsidRPr="00EB42BE" w:rsidRDefault="00C14C0B">
      <w:pPr>
        <w:spacing w:after="0" w:line="240" w:lineRule="auto"/>
        <w:rPr>
          <w:rFonts w:ascii="Arial" w:eastAsia="Arial" w:hAnsi="Arial" w:cs="Arial"/>
        </w:rPr>
      </w:pPr>
    </w:p>
    <w:p w14:paraId="00000B55" w14:textId="7A7C0143" w:rsidR="00C14C0B" w:rsidRPr="00EB42BE" w:rsidRDefault="00DF6B49">
      <w:pPr>
        <w:spacing w:after="0" w:line="240" w:lineRule="auto"/>
        <w:jc w:val="center"/>
        <w:rPr>
          <w:rFonts w:ascii="Arial" w:eastAsia="Arial" w:hAnsi="Arial" w:cs="Arial"/>
          <w:sz w:val="28"/>
        </w:rPr>
      </w:pPr>
      <w:r w:rsidRPr="00EB42BE">
        <w:rPr>
          <w:rFonts w:ascii="Arial" w:eastAsia="Arial" w:hAnsi="Arial" w:cs="Arial"/>
          <w:b/>
          <w:sz w:val="28"/>
        </w:rPr>
        <w:lastRenderedPageBreak/>
        <w:t>Coefficients</w:t>
      </w:r>
    </w:p>
    <w:p w14:paraId="00000B56" w14:textId="77777777" w:rsidR="00C14C0B" w:rsidRPr="00EB42BE" w:rsidRDefault="00C14C0B">
      <w:pPr>
        <w:spacing w:after="0" w:line="240" w:lineRule="auto"/>
        <w:rPr>
          <w:rFonts w:ascii="Arial" w:eastAsia="Arial" w:hAnsi="Arial" w:cs="Arial"/>
        </w:rPr>
      </w:pPr>
    </w:p>
    <w:tbl>
      <w:tblPr>
        <w:tblStyle w:val="affff"/>
        <w:tblW w:w="91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
        <w:gridCol w:w="3600"/>
        <w:gridCol w:w="826"/>
        <w:gridCol w:w="1064"/>
        <w:gridCol w:w="1800"/>
        <w:gridCol w:w="810"/>
        <w:gridCol w:w="806"/>
      </w:tblGrid>
      <w:tr w:rsidR="00C14C0B" w:rsidRPr="00EB42BE" w14:paraId="1C424850" w14:textId="77777777" w:rsidTr="00BE7940">
        <w:trPr>
          <w:trHeight w:val="495"/>
        </w:trPr>
        <w:tc>
          <w:tcPr>
            <w:tcW w:w="3855" w:type="dxa"/>
            <w:gridSpan w:val="2"/>
            <w:vMerge w:val="restart"/>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57"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b/>
              </w:rPr>
              <w:t>Model</w:t>
            </w:r>
          </w:p>
        </w:tc>
        <w:tc>
          <w:tcPr>
            <w:tcW w:w="1890" w:type="dxa"/>
            <w:gridSpan w:val="2"/>
            <w:tcBorders>
              <w:top w:val="single" w:sz="12" w:space="0" w:color="000000"/>
              <w:right w:val="single" w:sz="8" w:space="0" w:color="E0E0E0"/>
            </w:tcBorders>
            <w:shd w:val="clear" w:color="auto" w:fill="FFFFFF"/>
            <w:vAlign w:val="bottom"/>
          </w:tcPr>
          <w:p w14:paraId="00000B59"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b/>
              </w:rPr>
              <w:t>Unstandardized Coefficients</w:t>
            </w:r>
          </w:p>
        </w:tc>
        <w:tc>
          <w:tcPr>
            <w:tcW w:w="1800" w:type="dxa"/>
            <w:tcBorders>
              <w:top w:val="single" w:sz="12" w:space="0" w:color="000000"/>
              <w:left w:val="single" w:sz="8" w:space="0" w:color="E0E0E0"/>
              <w:right w:val="single" w:sz="8" w:space="0" w:color="E0E0E0"/>
            </w:tcBorders>
            <w:shd w:val="clear" w:color="auto" w:fill="FFFFFF"/>
            <w:vAlign w:val="bottom"/>
          </w:tcPr>
          <w:p w14:paraId="00000B5B"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b/>
              </w:rPr>
              <w:t>Standardized Coefficients</w:t>
            </w:r>
          </w:p>
        </w:tc>
        <w:tc>
          <w:tcPr>
            <w:tcW w:w="810" w:type="dxa"/>
            <w:vMerge w:val="restart"/>
            <w:tcBorders>
              <w:top w:val="single" w:sz="12" w:space="0" w:color="000000"/>
              <w:left w:val="single" w:sz="8" w:space="0" w:color="E0E0E0"/>
              <w:bottom w:val="single" w:sz="12" w:space="0" w:color="000000"/>
              <w:right w:val="single" w:sz="8" w:space="0" w:color="E0E0E0"/>
            </w:tcBorders>
            <w:shd w:val="clear" w:color="auto" w:fill="FFFFFF"/>
            <w:vAlign w:val="bottom"/>
          </w:tcPr>
          <w:p w14:paraId="00000B5C"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b/>
              </w:rPr>
              <w:t>t</w:t>
            </w:r>
          </w:p>
        </w:tc>
        <w:tc>
          <w:tcPr>
            <w:tcW w:w="806" w:type="dxa"/>
            <w:vMerge w:val="restart"/>
            <w:tcBorders>
              <w:top w:val="single" w:sz="12" w:space="0" w:color="000000"/>
              <w:left w:val="single" w:sz="8" w:space="0" w:color="E0E0E0"/>
              <w:bottom w:val="single" w:sz="12" w:space="0" w:color="000000"/>
              <w:right w:val="single" w:sz="12" w:space="0" w:color="000000"/>
            </w:tcBorders>
            <w:shd w:val="clear" w:color="auto" w:fill="FFFFFF"/>
            <w:vAlign w:val="bottom"/>
          </w:tcPr>
          <w:p w14:paraId="00000B5D"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b/>
              </w:rPr>
              <w:t>Sig.</w:t>
            </w:r>
          </w:p>
        </w:tc>
      </w:tr>
      <w:tr w:rsidR="00C14C0B" w:rsidRPr="00EB42BE" w14:paraId="35DCE919" w14:textId="77777777" w:rsidTr="00BE7940">
        <w:trPr>
          <w:trHeight w:val="137"/>
        </w:trPr>
        <w:tc>
          <w:tcPr>
            <w:tcW w:w="3855" w:type="dxa"/>
            <w:gridSpan w:val="2"/>
            <w:vMerge/>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5E" w14:textId="77777777" w:rsidR="00C14C0B" w:rsidRPr="00EB42BE" w:rsidRDefault="00C14C0B" w:rsidP="00DF4B9F">
            <w:pPr>
              <w:widowControl w:val="0"/>
              <w:pBdr>
                <w:top w:val="nil"/>
                <w:left w:val="nil"/>
                <w:bottom w:val="nil"/>
                <w:right w:val="nil"/>
                <w:between w:val="nil"/>
              </w:pBdr>
              <w:spacing w:line="276" w:lineRule="auto"/>
              <w:jc w:val="center"/>
              <w:rPr>
                <w:rFonts w:ascii="Arial" w:eastAsia="Arial" w:hAnsi="Arial" w:cs="Arial"/>
              </w:rPr>
            </w:pPr>
          </w:p>
        </w:tc>
        <w:tc>
          <w:tcPr>
            <w:tcW w:w="826" w:type="dxa"/>
            <w:tcBorders>
              <w:bottom w:val="single" w:sz="8" w:space="0" w:color="152935"/>
              <w:right w:val="single" w:sz="8" w:space="0" w:color="E0E0E0"/>
            </w:tcBorders>
            <w:shd w:val="clear" w:color="auto" w:fill="FFFFFF"/>
            <w:vAlign w:val="bottom"/>
          </w:tcPr>
          <w:p w14:paraId="00000B60"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B</w:t>
            </w:r>
          </w:p>
        </w:tc>
        <w:tc>
          <w:tcPr>
            <w:tcW w:w="1064" w:type="dxa"/>
            <w:tcBorders>
              <w:left w:val="single" w:sz="8" w:space="0" w:color="E0E0E0"/>
              <w:bottom w:val="single" w:sz="8" w:space="0" w:color="152935"/>
              <w:right w:val="single" w:sz="8" w:space="0" w:color="E0E0E0"/>
            </w:tcBorders>
            <w:shd w:val="clear" w:color="auto" w:fill="FFFFFF"/>
            <w:vAlign w:val="bottom"/>
          </w:tcPr>
          <w:p w14:paraId="00000B61"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Std. Error</w:t>
            </w:r>
          </w:p>
        </w:tc>
        <w:tc>
          <w:tcPr>
            <w:tcW w:w="1800" w:type="dxa"/>
            <w:tcBorders>
              <w:left w:val="single" w:sz="8" w:space="0" w:color="E0E0E0"/>
              <w:bottom w:val="single" w:sz="8" w:space="0" w:color="152935"/>
              <w:right w:val="single" w:sz="8" w:space="0" w:color="E0E0E0"/>
            </w:tcBorders>
            <w:shd w:val="clear" w:color="auto" w:fill="FFFFFF"/>
            <w:vAlign w:val="bottom"/>
          </w:tcPr>
          <w:p w14:paraId="00000B62"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Beta</w:t>
            </w:r>
          </w:p>
        </w:tc>
        <w:tc>
          <w:tcPr>
            <w:tcW w:w="810" w:type="dxa"/>
            <w:vMerge/>
            <w:tcBorders>
              <w:top w:val="single" w:sz="12" w:space="0" w:color="000000"/>
              <w:left w:val="single" w:sz="8" w:space="0" w:color="E0E0E0"/>
              <w:bottom w:val="single" w:sz="12" w:space="0" w:color="000000"/>
              <w:right w:val="single" w:sz="8" w:space="0" w:color="E0E0E0"/>
            </w:tcBorders>
            <w:shd w:val="clear" w:color="auto" w:fill="FFFFFF"/>
            <w:vAlign w:val="bottom"/>
          </w:tcPr>
          <w:p w14:paraId="00000B63" w14:textId="77777777" w:rsidR="00C14C0B" w:rsidRPr="00EB42BE" w:rsidRDefault="00C14C0B" w:rsidP="00DF4B9F">
            <w:pPr>
              <w:widowControl w:val="0"/>
              <w:pBdr>
                <w:top w:val="nil"/>
                <w:left w:val="nil"/>
                <w:bottom w:val="nil"/>
                <w:right w:val="nil"/>
                <w:between w:val="nil"/>
              </w:pBdr>
              <w:spacing w:line="276" w:lineRule="auto"/>
              <w:jc w:val="center"/>
              <w:rPr>
                <w:rFonts w:ascii="Arial" w:eastAsia="Arial" w:hAnsi="Arial" w:cs="Arial"/>
              </w:rPr>
            </w:pPr>
          </w:p>
        </w:tc>
        <w:tc>
          <w:tcPr>
            <w:tcW w:w="806" w:type="dxa"/>
            <w:vMerge/>
            <w:tcBorders>
              <w:top w:val="single" w:sz="12" w:space="0" w:color="000000"/>
              <w:left w:val="single" w:sz="8" w:space="0" w:color="E0E0E0"/>
              <w:bottom w:val="single" w:sz="12" w:space="0" w:color="000000"/>
              <w:right w:val="single" w:sz="12" w:space="0" w:color="000000"/>
            </w:tcBorders>
            <w:shd w:val="clear" w:color="auto" w:fill="FFFFFF"/>
            <w:vAlign w:val="bottom"/>
          </w:tcPr>
          <w:p w14:paraId="00000B64" w14:textId="77777777" w:rsidR="00C14C0B" w:rsidRPr="00EB42BE" w:rsidRDefault="00C14C0B" w:rsidP="00DF4B9F">
            <w:pPr>
              <w:widowControl w:val="0"/>
              <w:pBdr>
                <w:top w:val="nil"/>
                <w:left w:val="nil"/>
                <w:bottom w:val="nil"/>
                <w:right w:val="nil"/>
                <w:between w:val="nil"/>
              </w:pBdr>
              <w:spacing w:line="276" w:lineRule="auto"/>
              <w:jc w:val="center"/>
              <w:rPr>
                <w:rFonts w:ascii="Arial" w:eastAsia="Arial" w:hAnsi="Arial" w:cs="Arial"/>
              </w:rPr>
            </w:pPr>
          </w:p>
        </w:tc>
      </w:tr>
      <w:tr w:rsidR="00C14C0B" w:rsidRPr="00EB42BE" w14:paraId="76E73B38" w14:textId="77777777" w:rsidTr="00BE7940">
        <w:trPr>
          <w:trHeight w:val="221"/>
        </w:trPr>
        <w:tc>
          <w:tcPr>
            <w:tcW w:w="255" w:type="dxa"/>
            <w:vMerge w:val="restart"/>
            <w:tcBorders>
              <w:top w:val="single" w:sz="8" w:space="0" w:color="AEAEAE"/>
              <w:left w:val="single" w:sz="12" w:space="0" w:color="000000"/>
              <w:bottom w:val="single" w:sz="8" w:space="0" w:color="152935"/>
            </w:tcBorders>
            <w:shd w:val="clear" w:color="auto" w:fill="E0E0E0"/>
          </w:tcPr>
          <w:p w14:paraId="00000B65" w14:textId="77777777" w:rsidR="00C14C0B" w:rsidRPr="00EB42BE" w:rsidRDefault="00DF6B49">
            <w:pPr>
              <w:ind w:left="60" w:right="60"/>
              <w:rPr>
                <w:rFonts w:ascii="Arial" w:eastAsia="Arial" w:hAnsi="Arial" w:cs="Arial"/>
              </w:rPr>
            </w:pPr>
            <w:r w:rsidRPr="00EB42BE">
              <w:rPr>
                <w:rFonts w:ascii="Arial" w:eastAsia="Arial" w:hAnsi="Arial" w:cs="Arial"/>
              </w:rPr>
              <w:t>6</w:t>
            </w:r>
          </w:p>
        </w:tc>
        <w:tc>
          <w:tcPr>
            <w:tcW w:w="3600" w:type="dxa"/>
            <w:tcBorders>
              <w:top w:val="single" w:sz="8" w:space="0" w:color="AEAEAE"/>
              <w:bottom w:val="single" w:sz="8" w:space="0" w:color="AEAEAE"/>
            </w:tcBorders>
            <w:shd w:val="clear" w:color="auto" w:fill="E0E0E0"/>
          </w:tcPr>
          <w:p w14:paraId="00000B66"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(Constant)</w:t>
            </w:r>
          </w:p>
        </w:tc>
        <w:tc>
          <w:tcPr>
            <w:tcW w:w="826" w:type="dxa"/>
            <w:tcBorders>
              <w:top w:val="single" w:sz="8" w:space="0" w:color="152935"/>
              <w:bottom w:val="single" w:sz="8" w:space="0" w:color="AEAEAE"/>
              <w:right w:val="single" w:sz="8" w:space="0" w:color="E0E0E0"/>
            </w:tcBorders>
            <w:shd w:val="clear" w:color="auto" w:fill="F9F9FB"/>
          </w:tcPr>
          <w:p w14:paraId="00000B67"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-.201</w:t>
            </w:r>
          </w:p>
        </w:tc>
        <w:tc>
          <w:tcPr>
            <w:tcW w:w="1064" w:type="dxa"/>
            <w:tcBorders>
              <w:top w:val="single" w:sz="8" w:space="0" w:color="152935"/>
              <w:left w:val="single" w:sz="8" w:space="0" w:color="E0E0E0"/>
              <w:bottom w:val="single" w:sz="8" w:space="0" w:color="AEAEAE"/>
              <w:right w:val="single" w:sz="8" w:space="0" w:color="E0E0E0"/>
            </w:tcBorders>
            <w:shd w:val="clear" w:color="auto" w:fill="F9F9FB"/>
          </w:tcPr>
          <w:p w14:paraId="00000B68"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.242</w:t>
            </w:r>
          </w:p>
        </w:tc>
        <w:tc>
          <w:tcPr>
            <w:tcW w:w="1800" w:type="dxa"/>
            <w:tcBorders>
              <w:top w:val="single" w:sz="8" w:space="0" w:color="152935"/>
              <w:left w:val="single" w:sz="8" w:space="0" w:color="E0E0E0"/>
              <w:bottom w:val="single" w:sz="8" w:space="0" w:color="AEAEAE"/>
              <w:right w:val="single" w:sz="8" w:space="0" w:color="E0E0E0"/>
            </w:tcBorders>
            <w:shd w:val="clear" w:color="auto" w:fill="F9F9FB"/>
            <w:vAlign w:val="center"/>
          </w:tcPr>
          <w:p w14:paraId="00000B69" w14:textId="77777777" w:rsidR="00C14C0B" w:rsidRPr="00EB42BE" w:rsidRDefault="00C14C0B" w:rsidP="00DF4B9F">
            <w:pPr>
              <w:jc w:val="center"/>
              <w:rPr>
                <w:rFonts w:ascii="Arial" w:eastAsia="Arial" w:hAnsi="Arial" w:cs="Arial"/>
              </w:rPr>
            </w:pP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0000B6A"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-.828</w:t>
            </w:r>
          </w:p>
        </w:tc>
        <w:tc>
          <w:tcPr>
            <w:tcW w:w="806" w:type="dxa"/>
            <w:tcBorders>
              <w:top w:val="single" w:sz="8" w:space="0" w:color="AEAEAE"/>
              <w:left w:val="single" w:sz="8" w:space="0" w:color="E0E0E0"/>
              <w:bottom w:val="single" w:sz="8" w:space="0" w:color="AEAEAE"/>
              <w:right w:val="single" w:sz="12" w:space="0" w:color="000000"/>
            </w:tcBorders>
            <w:shd w:val="clear" w:color="auto" w:fill="F9F9FB"/>
          </w:tcPr>
          <w:p w14:paraId="00000B6B"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.408</w:t>
            </w:r>
          </w:p>
        </w:tc>
      </w:tr>
      <w:tr w:rsidR="00C14C0B" w:rsidRPr="00EB42BE" w14:paraId="1FD7DD10" w14:textId="77777777" w:rsidTr="00BE7940">
        <w:trPr>
          <w:trHeight w:val="137"/>
        </w:trPr>
        <w:tc>
          <w:tcPr>
            <w:tcW w:w="255" w:type="dxa"/>
            <w:vMerge/>
            <w:tcBorders>
              <w:top w:val="single" w:sz="8" w:space="0" w:color="AEAEAE"/>
              <w:left w:val="single" w:sz="12" w:space="0" w:color="000000"/>
              <w:bottom w:val="single" w:sz="8" w:space="0" w:color="152935"/>
            </w:tcBorders>
            <w:shd w:val="clear" w:color="auto" w:fill="E0E0E0"/>
          </w:tcPr>
          <w:p w14:paraId="00000B6C"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600" w:type="dxa"/>
            <w:tcBorders>
              <w:top w:val="single" w:sz="8" w:space="0" w:color="AEAEAE"/>
              <w:bottom w:val="single" w:sz="8" w:space="0" w:color="AEAEAE"/>
            </w:tcBorders>
            <w:shd w:val="clear" w:color="auto" w:fill="E0E0E0"/>
          </w:tcPr>
          <w:p w14:paraId="00000B6D"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Performance (Walmart): I am a regular customer at Walmart</w:t>
            </w:r>
          </w:p>
        </w:tc>
        <w:tc>
          <w:tcPr>
            <w:tcW w:w="826" w:type="dxa"/>
            <w:tcBorders>
              <w:top w:val="single" w:sz="8" w:space="0" w:color="AEAEAE"/>
              <w:bottom w:val="single" w:sz="8" w:space="0" w:color="AEAEAE"/>
              <w:right w:val="single" w:sz="8" w:space="0" w:color="E0E0E0"/>
            </w:tcBorders>
            <w:shd w:val="clear" w:color="auto" w:fill="F9F9FB"/>
          </w:tcPr>
          <w:p w14:paraId="00000B6E"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.331</w:t>
            </w:r>
          </w:p>
        </w:tc>
        <w:tc>
          <w:tcPr>
            <w:tcW w:w="1064" w:type="dxa"/>
            <w:tcBorders>
              <w:top w:val="single" w:sz="8" w:space="0" w:color="AEAEAE"/>
              <w:left w:val="single" w:sz="8" w:space="0" w:color="E0E0E0"/>
              <w:bottom w:val="single" w:sz="8" w:space="0" w:color="AEAEAE"/>
              <w:right w:val="single" w:sz="8" w:space="0" w:color="E0E0E0"/>
            </w:tcBorders>
            <w:shd w:val="clear" w:color="auto" w:fill="F9F9FB"/>
          </w:tcPr>
          <w:p w14:paraId="00000B6F"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.037</w:t>
            </w:r>
          </w:p>
        </w:tc>
        <w:tc>
          <w:tcPr>
            <w:tcW w:w="1800" w:type="dxa"/>
            <w:tcBorders>
              <w:top w:val="single" w:sz="8" w:space="0" w:color="AEAEAE"/>
              <w:left w:val="single" w:sz="8" w:space="0" w:color="E0E0E0"/>
              <w:bottom w:val="single" w:sz="8" w:space="0" w:color="AEAEAE"/>
              <w:right w:val="single" w:sz="8" w:space="0" w:color="E0E0E0"/>
            </w:tcBorders>
            <w:shd w:val="clear" w:color="auto" w:fill="F9F9FB"/>
          </w:tcPr>
          <w:p w14:paraId="00000B70"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.377</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0000B71"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9.046</w:t>
            </w:r>
          </w:p>
        </w:tc>
        <w:tc>
          <w:tcPr>
            <w:tcW w:w="806" w:type="dxa"/>
            <w:tcBorders>
              <w:top w:val="single" w:sz="8" w:space="0" w:color="AEAEAE"/>
              <w:left w:val="single" w:sz="8" w:space="0" w:color="E0E0E0"/>
              <w:bottom w:val="single" w:sz="8" w:space="0" w:color="AEAEAE"/>
              <w:right w:val="single" w:sz="12" w:space="0" w:color="000000"/>
            </w:tcBorders>
            <w:shd w:val="clear" w:color="auto" w:fill="F9F9FB"/>
          </w:tcPr>
          <w:p w14:paraId="00000B72"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&lt;.001</w:t>
            </w:r>
          </w:p>
        </w:tc>
      </w:tr>
      <w:tr w:rsidR="00C14C0B" w:rsidRPr="00EB42BE" w14:paraId="37488342" w14:textId="77777777" w:rsidTr="00BE7940">
        <w:trPr>
          <w:trHeight w:val="137"/>
        </w:trPr>
        <w:tc>
          <w:tcPr>
            <w:tcW w:w="255" w:type="dxa"/>
            <w:vMerge/>
            <w:tcBorders>
              <w:top w:val="single" w:sz="8" w:space="0" w:color="AEAEAE"/>
              <w:left w:val="single" w:sz="12" w:space="0" w:color="000000"/>
              <w:bottom w:val="single" w:sz="8" w:space="0" w:color="152935"/>
            </w:tcBorders>
            <w:shd w:val="clear" w:color="auto" w:fill="E0E0E0"/>
          </w:tcPr>
          <w:p w14:paraId="00000B73"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600" w:type="dxa"/>
            <w:tcBorders>
              <w:top w:val="single" w:sz="8" w:space="0" w:color="AEAEAE"/>
              <w:bottom w:val="single" w:sz="8" w:space="0" w:color="AEAEAE"/>
            </w:tcBorders>
            <w:shd w:val="clear" w:color="auto" w:fill="E0E0E0"/>
          </w:tcPr>
          <w:p w14:paraId="00000B74"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Performance (Walmart): Has Excellent Customer Service</w:t>
            </w:r>
          </w:p>
        </w:tc>
        <w:tc>
          <w:tcPr>
            <w:tcW w:w="826" w:type="dxa"/>
            <w:tcBorders>
              <w:top w:val="single" w:sz="8" w:space="0" w:color="AEAEAE"/>
              <w:bottom w:val="single" w:sz="8" w:space="0" w:color="AEAEAE"/>
              <w:right w:val="single" w:sz="8" w:space="0" w:color="E0E0E0"/>
            </w:tcBorders>
            <w:shd w:val="clear" w:color="auto" w:fill="F9F9FB"/>
          </w:tcPr>
          <w:p w14:paraId="00000B75"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.230</w:t>
            </w:r>
          </w:p>
        </w:tc>
        <w:tc>
          <w:tcPr>
            <w:tcW w:w="1064" w:type="dxa"/>
            <w:tcBorders>
              <w:top w:val="single" w:sz="8" w:space="0" w:color="AEAEAE"/>
              <w:left w:val="single" w:sz="8" w:space="0" w:color="E0E0E0"/>
              <w:bottom w:val="single" w:sz="8" w:space="0" w:color="AEAEAE"/>
              <w:right w:val="single" w:sz="8" w:space="0" w:color="E0E0E0"/>
            </w:tcBorders>
            <w:shd w:val="clear" w:color="auto" w:fill="F9F9FB"/>
          </w:tcPr>
          <w:p w14:paraId="00000B76"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.046</w:t>
            </w:r>
          </w:p>
        </w:tc>
        <w:tc>
          <w:tcPr>
            <w:tcW w:w="1800" w:type="dxa"/>
            <w:tcBorders>
              <w:top w:val="single" w:sz="8" w:space="0" w:color="AEAEAE"/>
              <w:left w:val="single" w:sz="8" w:space="0" w:color="E0E0E0"/>
              <w:bottom w:val="single" w:sz="8" w:space="0" w:color="AEAEAE"/>
              <w:right w:val="single" w:sz="8" w:space="0" w:color="E0E0E0"/>
            </w:tcBorders>
            <w:shd w:val="clear" w:color="auto" w:fill="F9F9FB"/>
          </w:tcPr>
          <w:p w14:paraId="00000B77"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.235</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0000B78"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4.967</w:t>
            </w:r>
          </w:p>
        </w:tc>
        <w:tc>
          <w:tcPr>
            <w:tcW w:w="806" w:type="dxa"/>
            <w:tcBorders>
              <w:top w:val="single" w:sz="8" w:space="0" w:color="AEAEAE"/>
              <w:left w:val="single" w:sz="8" w:space="0" w:color="E0E0E0"/>
              <w:bottom w:val="single" w:sz="8" w:space="0" w:color="AEAEAE"/>
              <w:right w:val="single" w:sz="12" w:space="0" w:color="000000"/>
            </w:tcBorders>
            <w:shd w:val="clear" w:color="auto" w:fill="F9F9FB"/>
          </w:tcPr>
          <w:p w14:paraId="00000B79"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&lt;.001</w:t>
            </w:r>
          </w:p>
        </w:tc>
      </w:tr>
      <w:tr w:rsidR="00C14C0B" w:rsidRPr="00EB42BE" w14:paraId="73E049A6" w14:textId="77777777" w:rsidTr="00BE7940">
        <w:trPr>
          <w:trHeight w:val="137"/>
        </w:trPr>
        <w:tc>
          <w:tcPr>
            <w:tcW w:w="255" w:type="dxa"/>
            <w:vMerge/>
            <w:tcBorders>
              <w:top w:val="single" w:sz="8" w:space="0" w:color="AEAEAE"/>
              <w:left w:val="single" w:sz="12" w:space="0" w:color="000000"/>
              <w:bottom w:val="single" w:sz="8" w:space="0" w:color="152935"/>
            </w:tcBorders>
            <w:shd w:val="clear" w:color="auto" w:fill="E0E0E0"/>
          </w:tcPr>
          <w:p w14:paraId="00000B7A"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600" w:type="dxa"/>
            <w:tcBorders>
              <w:top w:val="single" w:sz="8" w:space="0" w:color="AEAEAE"/>
              <w:bottom w:val="single" w:sz="8" w:space="0" w:color="AEAEAE"/>
            </w:tcBorders>
            <w:shd w:val="clear" w:color="auto" w:fill="E0E0E0"/>
          </w:tcPr>
          <w:p w14:paraId="00000B7B"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Walmart has a seamless online shopping experience.</w:t>
            </w:r>
          </w:p>
        </w:tc>
        <w:tc>
          <w:tcPr>
            <w:tcW w:w="826" w:type="dxa"/>
            <w:tcBorders>
              <w:top w:val="single" w:sz="8" w:space="0" w:color="AEAEAE"/>
              <w:bottom w:val="single" w:sz="8" w:space="0" w:color="AEAEAE"/>
              <w:right w:val="single" w:sz="8" w:space="0" w:color="E0E0E0"/>
            </w:tcBorders>
            <w:shd w:val="clear" w:color="auto" w:fill="F9F9FB"/>
          </w:tcPr>
          <w:p w14:paraId="00000B7C"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.161</w:t>
            </w:r>
          </w:p>
        </w:tc>
        <w:tc>
          <w:tcPr>
            <w:tcW w:w="1064" w:type="dxa"/>
            <w:tcBorders>
              <w:top w:val="single" w:sz="8" w:space="0" w:color="AEAEAE"/>
              <w:left w:val="single" w:sz="8" w:space="0" w:color="E0E0E0"/>
              <w:bottom w:val="single" w:sz="8" w:space="0" w:color="AEAEAE"/>
              <w:right w:val="single" w:sz="8" w:space="0" w:color="E0E0E0"/>
            </w:tcBorders>
            <w:shd w:val="clear" w:color="auto" w:fill="F9F9FB"/>
          </w:tcPr>
          <w:p w14:paraId="00000B7D"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.048</w:t>
            </w:r>
          </w:p>
        </w:tc>
        <w:tc>
          <w:tcPr>
            <w:tcW w:w="1800" w:type="dxa"/>
            <w:tcBorders>
              <w:top w:val="single" w:sz="8" w:space="0" w:color="AEAEAE"/>
              <w:left w:val="single" w:sz="8" w:space="0" w:color="E0E0E0"/>
              <w:bottom w:val="single" w:sz="8" w:space="0" w:color="AEAEAE"/>
              <w:right w:val="single" w:sz="8" w:space="0" w:color="E0E0E0"/>
            </w:tcBorders>
            <w:shd w:val="clear" w:color="auto" w:fill="F9F9FB"/>
          </w:tcPr>
          <w:p w14:paraId="00000B7E"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.135</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0000B7F"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3.378</w:t>
            </w:r>
          </w:p>
        </w:tc>
        <w:tc>
          <w:tcPr>
            <w:tcW w:w="806" w:type="dxa"/>
            <w:tcBorders>
              <w:top w:val="single" w:sz="8" w:space="0" w:color="AEAEAE"/>
              <w:left w:val="single" w:sz="8" w:space="0" w:color="E0E0E0"/>
              <w:bottom w:val="single" w:sz="8" w:space="0" w:color="AEAEAE"/>
              <w:right w:val="single" w:sz="12" w:space="0" w:color="000000"/>
            </w:tcBorders>
            <w:shd w:val="clear" w:color="auto" w:fill="F9F9FB"/>
          </w:tcPr>
          <w:p w14:paraId="00000B80"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&lt;.001</w:t>
            </w:r>
          </w:p>
        </w:tc>
      </w:tr>
      <w:tr w:rsidR="00C14C0B" w:rsidRPr="00EB42BE" w14:paraId="7E765ADD" w14:textId="77777777" w:rsidTr="00BE7940">
        <w:trPr>
          <w:trHeight w:val="137"/>
        </w:trPr>
        <w:tc>
          <w:tcPr>
            <w:tcW w:w="255" w:type="dxa"/>
            <w:vMerge/>
            <w:tcBorders>
              <w:top w:val="single" w:sz="8" w:space="0" w:color="AEAEAE"/>
              <w:left w:val="single" w:sz="12" w:space="0" w:color="000000"/>
              <w:bottom w:val="single" w:sz="8" w:space="0" w:color="152935"/>
            </w:tcBorders>
            <w:shd w:val="clear" w:color="auto" w:fill="E0E0E0"/>
          </w:tcPr>
          <w:p w14:paraId="00000B81"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600" w:type="dxa"/>
            <w:tcBorders>
              <w:top w:val="single" w:sz="8" w:space="0" w:color="AEAEAE"/>
              <w:bottom w:val="single" w:sz="8" w:space="0" w:color="AEAEAE"/>
            </w:tcBorders>
            <w:shd w:val="clear" w:color="auto" w:fill="E0E0E0"/>
          </w:tcPr>
          <w:p w14:paraId="00000B82"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Performance (Walmart): Offers a variety of product options</w:t>
            </w:r>
          </w:p>
        </w:tc>
        <w:tc>
          <w:tcPr>
            <w:tcW w:w="826" w:type="dxa"/>
            <w:tcBorders>
              <w:top w:val="single" w:sz="8" w:space="0" w:color="AEAEAE"/>
              <w:bottom w:val="single" w:sz="8" w:space="0" w:color="AEAEAE"/>
              <w:right w:val="single" w:sz="8" w:space="0" w:color="E0E0E0"/>
            </w:tcBorders>
            <w:shd w:val="clear" w:color="auto" w:fill="F9F9FB"/>
          </w:tcPr>
          <w:p w14:paraId="00000B83"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.168</w:t>
            </w:r>
          </w:p>
        </w:tc>
        <w:tc>
          <w:tcPr>
            <w:tcW w:w="1064" w:type="dxa"/>
            <w:tcBorders>
              <w:top w:val="single" w:sz="8" w:space="0" w:color="AEAEAE"/>
              <w:left w:val="single" w:sz="8" w:space="0" w:color="E0E0E0"/>
              <w:bottom w:val="single" w:sz="8" w:space="0" w:color="AEAEAE"/>
              <w:right w:val="single" w:sz="8" w:space="0" w:color="E0E0E0"/>
            </w:tcBorders>
            <w:shd w:val="clear" w:color="auto" w:fill="F9F9FB"/>
          </w:tcPr>
          <w:p w14:paraId="00000B84"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.055</w:t>
            </w:r>
          </w:p>
        </w:tc>
        <w:tc>
          <w:tcPr>
            <w:tcW w:w="1800" w:type="dxa"/>
            <w:tcBorders>
              <w:top w:val="single" w:sz="8" w:space="0" w:color="AEAEAE"/>
              <w:left w:val="single" w:sz="8" w:space="0" w:color="E0E0E0"/>
              <w:bottom w:val="single" w:sz="8" w:space="0" w:color="AEAEAE"/>
              <w:right w:val="single" w:sz="8" w:space="0" w:color="E0E0E0"/>
            </w:tcBorders>
            <w:shd w:val="clear" w:color="auto" w:fill="F9F9FB"/>
          </w:tcPr>
          <w:p w14:paraId="00000B85"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.124</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0000B86"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3.044</w:t>
            </w:r>
          </w:p>
        </w:tc>
        <w:tc>
          <w:tcPr>
            <w:tcW w:w="806" w:type="dxa"/>
            <w:tcBorders>
              <w:top w:val="single" w:sz="8" w:space="0" w:color="AEAEAE"/>
              <w:left w:val="single" w:sz="8" w:space="0" w:color="E0E0E0"/>
              <w:bottom w:val="single" w:sz="8" w:space="0" w:color="AEAEAE"/>
              <w:right w:val="single" w:sz="12" w:space="0" w:color="000000"/>
            </w:tcBorders>
            <w:shd w:val="clear" w:color="auto" w:fill="F9F9FB"/>
          </w:tcPr>
          <w:p w14:paraId="00000B87"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.003</w:t>
            </w:r>
          </w:p>
        </w:tc>
      </w:tr>
      <w:tr w:rsidR="00C14C0B" w:rsidRPr="00EB42BE" w14:paraId="1D88D057" w14:textId="77777777" w:rsidTr="00BE7940">
        <w:trPr>
          <w:trHeight w:val="137"/>
        </w:trPr>
        <w:tc>
          <w:tcPr>
            <w:tcW w:w="255" w:type="dxa"/>
            <w:vMerge/>
            <w:tcBorders>
              <w:top w:val="single" w:sz="8" w:space="0" w:color="AEAEAE"/>
              <w:left w:val="single" w:sz="12" w:space="0" w:color="000000"/>
              <w:bottom w:val="single" w:sz="8" w:space="0" w:color="152935"/>
            </w:tcBorders>
            <w:shd w:val="clear" w:color="auto" w:fill="E0E0E0"/>
          </w:tcPr>
          <w:p w14:paraId="00000B88"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600" w:type="dxa"/>
            <w:tcBorders>
              <w:top w:val="single" w:sz="8" w:space="0" w:color="AEAEAE"/>
              <w:bottom w:val="single" w:sz="8" w:space="0" w:color="AEAEAE"/>
            </w:tcBorders>
            <w:shd w:val="clear" w:color="auto" w:fill="E0E0E0"/>
          </w:tcPr>
          <w:p w14:paraId="00000B89"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Performance (Walmart): Has High Product Quality</w:t>
            </w:r>
          </w:p>
        </w:tc>
        <w:tc>
          <w:tcPr>
            <w:tcW w:w="826" w:type="dxa"/>
            <w:tcBorders>
              <w:top w:val="single" w:sz="8" w:space="0" w:color="AEAEAE"/>
              <w:bottom w:val="single" w:sz="8" w:space="0" w:color="AEAEAE"/>
              <w:right w:val="single" w:sz="8" w:space="0" w:color="E0E0E0"/>
            </w:tcBorders>
            <w:shd w:val="clear" w:color="auto" w:fill="F9F9FB"/>
          </w:tcPr>
          <w:p w14:paraId="00000B8A"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.126</w:t>
            </w:r>
          </w:p>
        </w:tc>
        <w:tc>
          <w:tcPr>
            <w:tcW w:w="1064" w:type="dxa"/>
            <w:tcBorders>
              <w:top w:val="single" w:sz="8" w:space="0" w:color="AEAEAE"/>
              <w:left w:val="single" w:sz="8" w:space="0" w:color="E0E0E0"/>
              <w:bottom w:val="single" w:sz="8" w:space="0" w:color="AEAEAE"/>
              <w:right w:val="single" w:sz="8" w:space="0" w:color="E0E0E0"/>
            </w:tcBorders>
            <w:shd w:val="clear" w:color="auto" w:fill="F9F9FB"/>
          </w:tcPr>
          <w:p w14:paraId="00000B8B"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.056</w:t>
            </w:r>
          </w:p>
        </w:tc>
        <w:tc>
          <w:tcPr>
            <w:tcW w:w="1800" w:type="dxa"/>
            <w:tcBorders>
              <w:top w:val="single" w:sz="8" w:space="0" w:color="AEAEAE"/>
              <w:left w:val="single" w:sz="8" w:space="0" w:color="E0E0E0"/>
              <w:bottom w:val="single" w:sz="8" w:space="0" w:color="AEAEAE"/>
              <w:right w:val="single" w:sz="8" w:space="0" w:color="E0E0E0"/>
            </w:tcBorders>
            <w:shd w:val="clear" w:color="auto" w:fill="F9F9FB"/>
          </w:tcPr>
          <w:p w14:paraId="00000B8C"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.106</w:t>
            </w:r>
          </w:p>
        </w:tc>
        <w:tc>
          <w:tcPr>
            <w:tcW w:w="810" w:type="dxa"/>
            <w:tcBorders>
              <w:top w:val="single" w:sz="8" w:space="0" w:color="AEAEAE"/>
              <w:left w:val="single" w:sz="8" w:space="0" w:color="E0E0E0"/>
              <w:bottom w:val="single" w:sz="8" w:space="0" w:color="AEAEAE"/>
              <w:right w:val="single" w:sz="8" w:space="0" w:color="E0E0E0"/>
            </w:tcBorders>
            <w:shd w:val="clear" w:color="auto" w:fill="F9F9FB"/>
          </w:tcPr>
          <w:p w14:paraId="00000B8D"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2.229</w:t>
            </w:r>
          </w:p>
        </w:tc>
        <w:tc>
          <w:tcPr>
            <w:tcW w:w="806" w:type="dxa"/>
            <w:tcBorders>
              <w:top w:val="single" w:sz="8" w:space="0" w:color="AEAEAE"/>
              <w:left w:val="single" w:sz="8" w:space="0" w:color="E0E0E0"/>
              <w:bottom w:val="single" w:sz="8" w:space="0" w:color="AEAEAE"/>
              <w:right w:val="single" w:sz="12" w:space="0" w:color="000000"/>
            </w:tcBorders>
            <w:shd w:val="clear" w:color="auto" w:fill="F9F9FB"/>
          </w:tcPr>
          <w:p w14:paraId="00000B8E"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.026</w:t>
            </w:r>
          </w:p>
        </w:tc>
      </w:tr>
      <w:tr w:rsidR="00C14C0B" w:rsidRPr="00EB42BE" w14:paraId="24AD5D6B" w14:textId="77777777" w:rsidTr="00BE7940">
        <w:trPr>
          <w:trHeight w:val="137"/>
        </w:trPr>
        <w:tc>
          <w:tcPr>
            <w:tcW w:w="255" w:type="dxa"/>
            <w:vMerge/>
            <w:tcBorders>
              <w:top w:val="single" w:sz="8" w:space="0" w:color="AEAEAE"/>
              <w:left w:val="single" w:sz="12" w:space="0" w:color="000000"/>
              <w:bottom w:val="single" w:sz="8" w:space="0" w:color="152935"/>
            </w:tcBorders>
            <w:shd w:val="clear" w:color="auto" w:fill="E0E0E0"/>
          </w:tcPr>
          <w:p w14:paraId="00000B8F"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3600" w:type="dxa"/>
            <w:tcBorders>
              <w:top w:val="single" w:sz="8" w:space="0" w:color="AEAEAE"/>
              <w:bottom w:val="single" w:sz="12" w:space="0" w:color="000000"/>
            </w:tcBorders>
            <w:shd w:val="clear" w:color="auto" w:fill="E0E0E0"/>
          </w:tcPr>
          <w:p w14:paraId="00000B90"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Walmart has a welcoming environment for all consumers.</w:t>
            </w:r>
          </w:p>
        </w:tc>
        <w:tc>
          <w:tcPr>
            <w:tcW w:w="826" w:type="dxa"/>
            <w:tcBorders>
              <w:top w:val="single" w:sz="8" w:space="0" w:color="AEAEAE"/>
              <w:bottom w:val="single" w:sz="12" w:space="0" w:color="000000"/>
              <w:right w:val="single" w:sz="8" w:space="0" w:color="E0E0E0"/>
            </w:tcBorders>
            <w:shd w:val="clear" w:color="auto" w:fill="F9F9FB"/>
          </w:tcPr>
          <w:p w14:paraId="00000B91"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.094</w:t>
            </w:r>
          </w:p>
        </w:tc>
        <w:tc>
          <w:tcPr>
            <w:tcW w:w="1064" w:type="dxa"/>
            <w:tcBorders>
              <w:top w:val="single" w:sz="8" w:space="0" w:color="AEAEAE"/>
              <w:left w:val="single" w:sz="8" w:space="0" w:color="E0E0E0"/>
              <w:bottom w:val="single" w:sz="12" w:space="0" w:color="000000"/>
              <w:right w:val="single" w:sz="8" w:space="0" w:color="E0E0E0"/>
            </w:tcBorders>
            <w:shd w:val="clear" w:color="auto" w:fill="F9F9FB"/>
          </w:tcPr>
          <w:p w14:paraId="00000B92"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.047</w:t>
            </w:r>
          </w:p>
        </w:tc>
        <w:tc>
          <w:tcPr>
            <w:tcW w:w="1800" w:type="dxa"/>
            <w:tcBorders>
              <w:top w:val="single" w:sz="8" w:space="0" w:color="AEAEAE"/>
              <w:left w:val="single" w:sz="8" w:space="0" w:color="E0E0E0"/>
              <w:bottom w:val="single" w:sz="12" w:space="0" w:color="000000"/>
              <w:right w:val="single" w:sz="8" w:space="0" w:color="E0E0E0"/>
            </w:tcBorders>
            <w:shd w:val="clear" w:color="auto" w:fill="F9F9FB"/>
          </w:tcPr>
          <w:p w14:paraId="00000B93"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.090</w:t>
            </w:r>
          </w:p>
        </w:tc>
        <w:tc>
          <w:tcPr>
            <w:tcW w:w="810" w:type="dxa"/>
            <w:tcBorders>
              <w:top w:val="single" w:sz="8" w:space="0" w:color="AEAEAE"/>
              <w:left w:val="single" w:sz="8" w:space="0" w:color="E0E0E0"/>
              <w:bottom w:val="single" w:sz="12" w:space="0" w:color="000000"/>
              <w:right w:val="single" w:sz="8" w:space="0" w:color="E0E0E0"/>
            </w:tcBorders>
            <w:shd w:val="clear" w:color="auto" w:fill="F9F9FB"/>
          </w:tcPr>
          <w:p w14:paraId="00000B94"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1.991</w:t>
            </w:r>
          </w:p>
        </w:tc>
        <w:tc>
          <w:tcPr>
            <w:tcW w:w="806" w:type="dxa"/>
            <w:tcBorders>
              <w:top w:val="single" w:sz="8" w:space="0" w:color="AEAEAE"/>
              <w:left w:val="single" w:sz="8" w:space="0" w:color="E0E0E0"/>
              <w:bottom w:val="single" w:sz="12" w:space="0" w:color="000000"/>
              <w:right w:val="single" w:sz="12" w:space="0" w:color="000000"/>
            </w:tcBorders>
            <w:shd w:val="clear" w:color="auto" w:fill="F9F9FB"/>
          </w:tcPr>
          <w:p w14:paraId="00000B95" w14:textId="77777777" w:rsidR="00C14C0B" w:rsidRPr="00EB42BE" w:rsidRDefault="00DF6B49" w:rsidP="00DF4B9F">
            <w:pPr>
              <w:ind w:left="60" w:right="60"/>
              <w:jc w:val="center"/>
              <w:rPr>
                <w:rFonts w:ascii="Arial" w:eastAsia="Arial" w:hAnsi="Arial" w:cs="Arial"/>
              </w:rPr>
            </w:pPr>
            <w:r w:rsidRPr="00EB42BE">
              <w:rPr>
                <w:rFonts w:ascii="Arial" w:eastAsia="Arial" w:hAnsi="Arial" w:cs="Arial"/>
              </w:rPr>
              <w:t>.047</w:t>
            </w:r>
          </w:p>
        </w:tc>
      </w:tr>
    </w:tbl>
    <w:p w14:paraId="22E071B6" w14:textId="77777777" w:rsidR="00C83CEC" w:rsidRPr="00EB42BE" w:rsidRDefault="00C83CEC">
      <w:pPr>
        <w:numPr>
          <w:ilvl w:val="0"/>
          <w:numId w:val="2"/>
        </w:numPr>
        <w:spacing w:after="0" w:line="240" w:lineRule="auto"/>
        <w:rPr>
          <w:rFonts w:ascii="Arial" w:eastAsia="Arial" w:hAnsi="Arial" w:cs="Arial"/>
        </w:rPr>
      </w:pPr>
    </w:p>
    <w:p w14:paraId="40A9B1F6" w14:textId="07576EEB" w:rsidR="006373E8" w:rsidRDefault="00DF6B49" w:rsidP="006373E8">
      <w:pPr>
        <w:numPr>
          <w:ilvl w:val="0"/>
          <w:numId w:val="2"/>
        </w:numPr>
        <w:spacing w:after="0" w:line="240" w:lineRule="auto"/>
        <w:rPr>
          <w:rFonts w:ascii="Arial" w:eastAsia="Arial" w:hAnsi="Arial" w:cs="Arial"/>
        </w:rPr>
      </w:pPr>
      <w:r w:rsidRPr="00EB42BE">
        <w:rPr>
          <w:rFonts w:ascii="Arial" w:eastAsia="Arial" w:hAnsi="Arial" w:cs="Arial"/>
        </w:rPr>
        <w:t>Dependent Variable: Performance (Walmart): I am likely to recommend Walmart to family and friends.</w:t>
      </w:r>
      <w:r w:rsidR="006373E8">
        <w:rPr>
          <w:rFonts w:ascii="Arial" w:eastAsia="Arial" w:hAnsi="Arial" w:cs="Arial"/>
        </w:rPr>
        <w:t xml:space="preserve"> </w:t>
      </w:r>
      <w:r w:rsidRPr="006373E8">
        <w:rPr>
          <w:rFonts w:ascii="Arial" w:eastAsia="Arial" w:hAnsi="Arial" w:cs="Arial"/>
        </w:rPr>
        <w:t>*</w:t>
      </w:r>
      <w:r w:rsidRPr="006373E8">
        <w:rPr>
          <w:rFonts w:ascii="Arial" w:eastAsia="Arial" w:hAnsi="Arial" w:cs="Arial"/>
          <w:b/>
          <w:i/>
        </w:rPr>
        <w:t xml:space="preserve"> Sig. of &lt; 0.05 indicates that the variable is significant)</w:t>
      </w:r>
    </w:p>
    <w:p w14:paraId="7BB3A4EA" w14:textId="77777777" w:rsidR="006373E8" w:rsidRPr="006373E8" w:rsidRDefault="006373E8" w:rsidP="006373E8">
      <w:pPr>
        <w:spacing w:after="0" w:line="240" w:lineRule="auto"/>
        <w:rPr>
          <w:rFonts w:ascii="Arial" w:eastAsia="Arial" w:hAnsi="Arial" w:cs="Arial"/>
        </w:rPr>
      </w:pPr>
    </w:p>
    <w:p w14:paraId="00000B99" w14:textId="77777777" w:rsidR="00C14C0B" w:rsidRPr="00EB42BE" w:rsidRDefault="00DF6B49">
      <w:pPr>
        <w:spacing w:after="0" w:line="240" w:lineRule="auto"/>
        <w:rPr>
          <w:rFonts w:ascii="Arial" w:eastAsia="Arial" w:hAnsi="Arial" w:cs="Arial"/>
        </w:rPr>
      </w:pPr>
      <w:r w:rsidRPr="00EB42BE">
        <w:rPr>
          <w:rFonts w:ascii="Arial" w:eastAsia="Arial" w:hAnsi="Arial" w:cs="Arial"/>
        </w:rPr>
        <w:t>The final regression equation is: </w:t>
      </w:r>
    </w:p>
    <w:p w14:paraId="00000B9A" w14:textId="77777777" w:rsidR="00C14C0B" w:rsidRPr="00EB42BE" w:rsidRDefault="00DF6B49">
      <w:pPr>
        <w:pBdr>
          <w:top w:val="single" w:sz="4" w:space="1" w:color="000000"/>
          <w:left w:val="single" w:sz="4" w:space="4" w:color="000000"/>
          <w:right w:val="single" w:sz="4" w:space="4" w:color="000000"/>
        </w:pBdr>
        <w:spacing w:after="0" w:line="240" w:lineRule="auto"/>
        <w:rPr>
          <w:rFonts w:ascii="Arial" w:eastAsia="Arial" w:hAnsi="Arial" w:cs="Arial"/>
        </w:rPr>
      </w:pPr>
      <w:r w:rsidRPr="00EB42BE">
        <w:rPr>
          <w:rFonts w:ascii="Arial" w:eastAsia="Arial" w:hAnsi="Arial" w:cs="Arial"/>
        </w:rPr>
        <w:t>I am likely to recommend Walmart to family and friends = </w:t>
      </w:r>
    </w:p>
    <w:p w14:paraId="00000B9B" w14:textId="77777777" w:rsidR="00C14C0B" w:rsidRPr="00EB42BE" w:rsidRDefault="00DF6B49">
      <w:pPr>
        <w:pBdr>
          <w:left w:val="single" w:sz="4" w:space="4" w:color="000000"/>
          <w:right w:val="single" w:sz="4" w:space="4" w:color="000000"/>
        </w:pBdr>
        <w:spacing w:after="0" w:line="240" w:lineRule="auto"/>
        <w:rPr>
          <w:rFonts w:ascii="Arial" w:eastAsia="Arial" w:hAnsi="Arial" w:cs="Arial"/>
        </w:rPr>
      </w:pPr>
      <w:r w:rsidRPr="00EB42BE">
        <w:rPr>
          <w:rFonts w:ascii="Arial" w:eastAsia="Arial" w:hAnsi="Arial" w:cs="Arial"/>
        </w:rPr>
        <w:t>+0.377 * I am a regular customer at Walmart</w:t>
      </w:r>
    </w:p>
    <w:p w14:paraId="00000B9C" w14:textId="77777777" w:rsidR="00C14C0B" w:rsidRPr="00EB42BE" w:rsidRDefault="00DF6B49">
      <w:pPr>
        <w:pBdr>
          <w:left w:val="single" w:sz="4" w:space="4" w:color="000000"/>
          <w:right w:val="single" w:sz="4" w:space="4" w:color="000000"/>
        </w:pBdr>
        <w:spacing w:after="0" w:line="240" w:lineRule="auto"/>
        <w:rPr>
          <w:rFonts w:ascii="Arial" w:eastAsia="Arial" w:hAnsi="Arial" w:cs="Arial"/>
        </w:rPr>
      </w:pPr>
      <w:r w:rsidRPr="00EB42BE">
        <w:rPr>
          <w:rFonts w:ascii="Arial" w:eastAsia="Arial" w:hAnsi="Arial" w:cs="Arial"/>
        </w:rPr>
        <w:t>+0.235 * Has Excellent Customer Service</w:t>
      </w:r>
    </w:p>
    <w:p w14:paraId="00000B9D" w14:textId="77777777" w:rsidR="00C14C0B" w:rsidRPr="00EB42BE" w:rsidRDefault="00DF6B49">
      <w:pPr>
        <w:pBdr>
          <w:left w:val="single" w:sz="4" w:space="4" w:color="000000"/>
          <w:right w:val="single" w:sz="4" w:space="4" w:color="000000"/>
        </w:pBdr>
        <w:spacing w:after="0" w:line="240" w:lineRule="auto"/>
        <w:rPr>
          <w:rFonts w:ascii="Arial" w:eastAsia="Arial" w:hAnsi="Arial" w:cs="Arial"/>
        </w:rPr>
      </w:pPr>
      <w:r w:rsidRPr="00EB42BE">
        <w:rPr>
          <w:rFonts w:ascii="Arial" w:eastAsia="Arial" w:hAnsi="Arial" w:cs="Arial"/>
        </w:rPr>
        <w:t>+0.135 * Walmart has a seamless online shopping experience.</w:t>
      </w:r>
    </w:p>
    <w:p w14:paraId="00000B9E" w14:textId="77777777" w:rsidR="00C14C0B" w:rsidRPr="00EB42BE" w:rsidRDefault="00DF6B49">
      <w:pPr>
        <w:pBdr>
          <w:left w:val="single" w:sz="4" w:space="4" w:color="000000"/>
          <w:right w:val="single" w:sz="4" w:space="4" w:color="000000"/>
        </w:pBdr>
        <w:spacing w:after="0" w:line="240" w:lineRule="auto"/>
        <w:rPr>
          <w:rFonts w:ascii="Arial" w:eastAsia="Arial" w:hAnsi="Arial" w:cs="Arial"/>
        </w:rPr>
      </w:pPr>
      <w:r w:rsidRPr="00EB42BE">
        <w:rPr>
          <w:rFonts w:ascii="Arial" w:eastAsia="Arial" w:hAnsi="Arial" w:cs="Arial"/>
        </w:rPr>
        <w:t>+0.124 * Performance (Walmart): Offers a variety of product options</w:t>
      </w:r>
    </w:p>
    <w:p w14:paraId="00000B9F" w14:textId="77777777" w:rsidR="00C14C0B" w:rsidRPr="00EB42BE" w:rsidRDefault="00DF6B49">
      <w:pPr>
        <w:pBdr>
          <w:left w:val="single" w:sz="4" w:space="4" w:color="000000"/>
          <w:right w:val="single" w:sz="4" w:space="4" w:color="000000"/>
        </w:pBdr>
        <w:spacing w:after="0" w:line="240" w:lineRule="auto"/>
        <w:rPr>
          <w:rFonts w:ascii="Arial" w:eastAsia="Arial" w:hAnsi="Arial" w:cs="Arial"/>
        </w:rPr>
      </w:pPr>
      <w:r w:rsidRPr="00EB42BE">
        <w:rPr>
          <w:rFonts w:ascii="Arial" w:eastAsia="Arial" w:hAnsi="Arial" w:cs="Arial"/>
        </w:rPr>
        <w:t>+0.106 * Performance (Walmart): Has High Product Quality</w:t>
      </w:r>
    </w:p>
    <w:p w14:paraId="00000BA0" w14:textId="77777777" w:rsidR="00C14C0B" w:rsidRPr="00EB42BE" w:rsidRDefault="00DF6B49">
      <w:pPr>
        <w:pBdr>
          <w:left w:val="single" w:sz="4" w:space="4" w:color="000000"/>
          <w:bottom w:val="single" w:sz="4" w:space="1" w:color="000000"/>
          <w:right w:val="single" w:sz="4" w:space="4" w:color="000000"/>
        </w:pBdr>
        <w:spacing w:after="0" w:line="240" w:lineRule="auto"/>
        <w:rPr>
          <w:rFonts w:ascii="Arial" w:eastAsia="Arial" w:hAnsi="Arial" w:cs="Arial"/>
        </w:rPr>
      </w:pPr>
      <w:r w:rsidRPr="00EB42BE">
        <w:rPr>
          <w:rFonts w:ascii="Arial" w:eastAsia="Arial" w:hAnsi="Arial" w:cs="Arial"/>
        </w:rPr>
        <w:t>+0.090 * Walmart has a welcoming environment for all consumers</w:t>
      </w:r>
    </w:p>
    <w:p w14:paraId="00000BA1" w14:textId="77777777" w:rsidR="00C14C0B" w:rsidRPr="00EB42BE" w:rsidRDefault="00C14C0B">
      <w:pPr>
        <w:spacing w:after="0" w:line="240" w:lineRule="auto"/>
        <w:rPr>
          <w:rFonts w:ascii="Arial" w:eastAsia="Arial" w:hAnsi="Arial" w:cs="Arial"/>
        </w:rPr>
      </w:pPr>
    </w:p>
    <w:p w14:paraId="00000BA2" w14:textId="77777777" w:rsidR="00C14C0B" w:rsidRPr="00EB42BE" w:rsidRDefault="00DF6B49">
      <w:pPr>
        <w:spacing w:after="160" w:line="240" w:lineRule="auto"/>
        <w:jc w:val="both"/>
        <w:rPr>
          <w:rFonts w:ascii="Arial" w:eastAsia="Arial" w:hAnsi="Arial" w:cs="Arial"/>
        </w:rPr>
      </w:pPr>
      <w:r w:rsidRPr="00EB42BE">
        <w:rPr>
          <w:rFonts w:ascii="Arial" w:eastAsia="Arial" w:hAnsi="Arial" w:cs="Arial"/>
        </w:rPr>
        <w:t>From the regression equation above, we see there is a considerable impact of Walmart’s customer regularity (I am a regular customer at Walmart) on the likelihood of recommending Walmart to family and friends, a one-point increase in customer regularity, results in a 0.377 increase in Overall Experience; on a 5-point scale, this shows a moderate impact between the variables. The other variables also have a significant impact, but it varies from one to another with “Walmart has a welcoming environment for all consumers” having the lowest impact on Overall Experience.</w:t>
      </w:r>
    </w:p>
    <w:p w14:paraId="00000BA3" w14:textId="14B0C01C" w:rsidR="00C14C0B" w:rsidRPr="00EB42BE" w:rsidRDefault="00DF6B49">
      <w:pPr>
        <w:spacing w:after="160" w:line="240" w:lineRule="auto"/>
        <w:jc w:val="both"/>
        <w:rPr>
          <w:rFonts w:ascii="Arial" w:eastAsia="Arial" w:hAnsi="Arial" w:cs="Arial"/>
        </w:rPr>
      </w:pPr>
      <w:r w:rsidRPr="00EB42BE">
        <w:rPr>
          <w:rFonts w:ascii="Arial" w:eastAsia="Arial" w:hAnsi="Arial" w:cs="Arial"/>
          <w:b/>
        </w:rPr>
        <w:t>Managerial Conclusion:</w:t>
      </w:r>
      <w:r w:rsidRPr="00EB42BE">
        <w:rPr>
          <w:rFonts w:ascii="Arial" w:eastAsia="Arial" w:hAnsi="Arial" w:cs="Arial"/>
        </w:rPr>
        <w:t xml:space="preserve"> We recommend that Walmart management work on building loyalty for their regular customers (perhaps like airlines do) and improving their customer service. Walmart can gain customer loyalty by customizing their </w:t>
      </w:r>
      <w:r w:rsidR="00FC55FA" w:rsidRPr="00EB42BE">
        <w:rPr>
          <w:rFonts w:ascii="Arial" w:eastAsia="Arial" w:hAnsi="Arial" w:cs="Arial"/>
        </w:rPr>
        <w:t>customer's</w:t>
      </w:r>
      <w:r w:rsidRPr="00EB42BE">
        <w:rPr>
          <w:rFonts w:ascii="Arial" w:eastAsia="Arial" w:hAnsi="Arial" w:cs="Arial"/>
        </w:rPr>
        <w:t xml:space="preserve"> experience while shopping in the store, giving out perks and benefits for their purchases, as well as providing </w:t>
      </w:r>
      <w:r w:rsidR="00957B8A" w:rsidRPr="00EB42BE">
        <w:rPr>
          <w:rFonts w:ascii="Arial" w:eastAsia="Arial" w:hAnsi="Arial" w:cs="Arial"/>
        </w:rPr>
        <w:t>top-tier</w:t>
      </w:r>
      <w:r w:rsidRPr="00EB42BE">
        <w:rPr>
          <w:rFonts w:ascii="Arial" w:eastAsia="Arial" w:hAnsi="Arial" w:cs="Arial"/>
        </w:rPr>
        <w:t xml:space="preserve"> customer service. From the regression equation above, we see that excellent customer service plays a big role in whether or not customers are satisfied with their overall experience so Walmart must invest more time into training their employees to provide better overall service to their customers.</w:t>
      </w:r>
    </w:p>
    <w:p w14:paraId="00000BA4" w14:textId="77777777" w:rsidR="00C14C0B" w:rsidRPr="00EB42BE" w:rsidRDefault="00DF6B49">
      <w:pPr>
        <w:spacing w:line="240" w:lineRule="auto"/>
        <w:jc w:val="center"/>
        <w:rPr>
          <w:rFonts w:ascii="Arial" w:eastAsia="Arial" w:hAnsi="Arial" w:cs="Arial"/>
          <w:b/>
          <w:sz w:val="28"/>
          <w:szCs w:val="28"/>
        </w:rPr>
      </w:pPr>
      <w:r w:rsidRPr="00EB42BE">
        <w:rPr>
          <w:rFonts w:ascii="Arial" w:hAnsi="Arial" w:cs="Arial"/>
        </w:rPr>
        <w:br w:type="page"/>
      </w:r>
      <w:r w:rsidRPr="00EB42BE">
        <w:rPr>
          <w:rFonts w:ascii="Arial" w:eastAsia="Arial" w:hAnsi="Arial" w:cs="Arial"/>
          <w:b/>
          <w:sz w:val="28"/>
          <w:szCs w:val="28"/>
        </w:rPr>
        <w:lastRenderedPageBreak/>
        <w:t>Regression Analysis</w:t>
      </w:r>
    </w:p>
    <w:p w14:paraId="00000BA5" w14:textId="77777777" w:rsidR="00C14C0B" w:rsidRPr="00EB42BE" w:rsidRDefault="00DF6B49">
      <w:pPr>
        <w:spacing w:after="160" w:line="240" w:lineRule="auto"/>
        <w:jc w:val="center"/>
        <w:rPr>
          <w:rFonts w:ascii="Arial" w:eastAsia="Arial" w:hAnsi="Arial" w:cs="Arial"/>
          <w:i/>
        </w:rPr>
      </w:pPr>
      <w:r w:rsidRPr="00EB42BE">
        <w:rPr>
          <w:rFonts w:ascii="Arial" w:eastAsia="Arial" w:hAnsi="Arial" w:cs="Arial"/>
          <w:i/>
        </w:rPr>
        <w:t>Dependent Variable: I am satisfied with the overall experience</w:t>
      </w:r>
    </w:p>
    <w:p w14:paraId="00000BA7" w14:textId="1702B8F5" w:rsidR="00C14C0B" w:rsidRPr="00EB42BE" w:rsidRDefault="00DF6B49" w:rsidP="00C83CEC">
      <w:pPr>
        <w:spacing w:after="160" w:line="240" w:lineRule="auto"/>
        <w:jc w:val="center"/>
        <w:rPr>
          <w:rFonts w:ascii="Arial" w:eastAsia="Arial" w:hAnsi="Arial" w:cs="Arial"/>
          <w:u w:val="single"/>
        </w:rPr>
      </w:pPr>
      <w:r w:rsidRPr="00EB42BE">
        <w:rPr>
          <w:rFonts w:ascii="Arial" w:eastAsia="Arial" w:hAnsi="Arial" w:cs="Arial"/>
          <w:u w:val="single"/>
        </w:rPr>
        <w:t>Model Summary</w:t>
      </w:r>
    </w:p>
    <w:tbl>
      <w:tblPr>
        <w:tblStyle w:val="affff0"/>
        <w:tblW w:w="7525" w:type="dxa"/>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6"/>
        <w:gridCol w:w="701"/>
        <w:gridCol w:w="1116"/>
        <w:gridCol w:w="2119"/>
        <w:gridCol w:w="2803"/>
      </w:tblGrid>
      <w:tr w:rsidR="00C14C0B" w:rsidRPr="00EB42BE" w14:paraId="29E5941C" w14:textId="77777777" w:rsidTr="00C83CEC">
        <w:tc>
          <w:tcPr>
            <w:tcW w:w="786"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A8" w14:textId="77777777" w:rsidR="00C14C0B" w:rsidRPr="00EB42BE" w:rsidRDefault="00DF6B49">
            <w:pPr>
              <w:ind w:left="60" w:right="60"/>
              <w:rPr>
                <w:rFonts w:ascii="Arial" w:eastAsia="Arial" w:hAnsi="Arial" w:cs="Arial"/>
              </w:rPr>
            </w:pPr>
            <w:r w:rsidRPr="00EB42BE">
              <w:rPr>
                <w:rFonts w:ascii="Arial" w:eastAsia="Arial" w:hAnsi="Arial" w:cs="Arial"/>
                <w:b/>
              </w:rPr>
              <w:t>Model</w:t>
            </w:r>
          </w:p>
        </w:tc>
        <w:tc>
          <w:tcPr>
            <w:tcW w:w="701"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A9" w14:textId="77777777" w:rsidR="00C14C0B" w:rsidRPr="00EB42BE" w:rsidRDefault="00DF6B49">
            <w:pPr>
              <w:ind w:left="60" w:right="60"/>
              <w:jc w:val="center"/>
              <w:rPr>
                <w:rFonts w:ascii="Arial" w:eastAsia="Arial" w:hAnsi="Arial" w:cs="Arial"/>
              </w:rPr>
            </w:pPr>
            <w:r w:rsidRPr="00EB42BE">
              <w:rPr>
                <w:rFonts w:ascii="Arial" w:eastAsia="Arial" w:hAnsi="Arial" w:cs="Arial"/>
                <w:b/>
              </w:rPr>
              <w:t>R</w:t>
            </w:r>
          </w:p>
        </w:tc>
        <w:tc>
          <w:tcPr>
            <w:tcW w:w="1116"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AA" w14:textId="77777777" w:rsidR="00C14C0B" w:rsidRPr="00EB42BE" w:rsidRDefault="00DF6B49">
            <w:pPr>
              <w:ind w:left="60" w:right="60"/>
              <w:jc w:val="center"/>
              <w:rPr>
                <w:rFonts w:ascii="Arial" w:eastAsia="Arial" w:hAnsi="Arial" w:cs="Arial"/>
              </w:rPr>
            </w:pPr>
            <w:r w:rsidRPr="00EB42BE">
              <w:rPr>
                <w:rFonts w:ascii="Arial" w:eastAsia="Arial" w:hAnsi="Arial" w:cs="Arial"/>
                <w:b/>
              </w:rPr>
              <w:t>R Square</w:t>
            </w:r>
          </w:p>
        </w:tc>
        <w:tc>
          <w:tcPr>
            <w:tcW w:w="2119"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AB" w14:textId="77777777" w:rsidR="00C14C0B" w:rsidRPr="00EB42BE" w:rsidRDefault="00DF6B49">
            <w:pPr>
              <w:ind w:left="60" w:right="60"/>
              <w:jc w:val="center"/>
              <w:rPr>
                <w:rFonts w:ascii="Arial" w:eastAsia="Arial" w:hAnsi="Arial" w:cs="Arial"/>
              </w:rPr>
            </w:pPr>
            <w:r w:rsidRPr="00EB42BE">
              <w:rPr>
                <w:rFonts w:ascii="Arial" w:eastAsia="Arial" w:hAnsi="Arial" w:cs="Arial"/>
                <w:b/>
              </w:rPr>
              <w:t>Adjusted R Square</w:t>
            </w:r>
          </w:p>
        </w:tc>
        <w:tc>
          <w:tcPr>
            <w:tcW w:w="2803"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AC" w14:textId="77777777" w:rsidR="00C14C0B" w:rsidRPr="00EB42BE" w:rsidRDefault="00DF6B49">
            <w:pPr>
              <w:ind w:left="60" w:right="60"/>
              <w:jc w:val="center"/>
              <w:rPr>
                <w:rFonts w:ascii="Arial" w:eastAsia="Arial" w:hAnsi="Arial" w:cs="Arial"/>
              </w:rPr>
            </w:pPr>
            <w:r w:rsidRPr="00EB42BE">
              <w:rPr>
                <w:rFonts w:ascii="Arial" w:eastAsia="Arial" w:hAnsi="Arial" w:cs="Arial"/>
                <w:b/>
              </w:rPr>
              <w:t>Std. Error of the Estimate</w:t>
            </w:r>
          </w:p>
        </w:tc>
      </w:tr>
      <w:tr w:rsidR="00C14C0B" w:rsidRPr="00EB42BE" w14:paraId="676FBF86" w14:textId="77777777" w:rsidTr="00C83CEC">
        <w:tc>
          <w:tcPr>
            <w:tcW w:w="786" w:type="dxa"/>
            <w:tcBorders>
              <w:top w:val="single" w:sz="12" w:space="0" w:color="000000"/>
              <w:left w:val="single" w:sz="12" w:space="0" w:color="000000"/>
              <w:bottom w:val="single" w:sz="12" w:space="0" w:color="000000"/>
              <w:right w:val="single" w:sz="12" w:space="0" w:color="000000"/>
            </w:tcBorders>
            <w:shd w:val="clear" w:color="auto" w:fill="E0E0E0"/>
          </w:tcPr>
          <w:p w14:paraId="00000BAD" w14:textId="77777777" w:rsidR="00C14C0B" w:rsidRPr="00EB42BE" w:rsidRDefault="00DF6B49">
            <w:pPr>
              <w:ind w:left="60" w:right="60"/>
              <w:rPr>
                <w:rFonts w:ascii="Arial" w:eastAsia="Arial" w:hAnsi="Arial" w:cs="Arial"/>
              </w:rPr>
            </w:pPr>
            <w:r w:rsidRPr="00EB42BE">
              <w:rPr>
                <w:rFonts w:ascii="Arial" w:eastAsia="Arial" w:hAnsi="Arial" w:cs="Arial"/>
              </w:rPr>
              <w:t>7</w:t>
            </w:r>
          </w:p>
        </w:tc>
        <w:tc>
          <w:tcPr>
            <w:tcW w:w="701" w:type="dxa"/>
            <w:tcBorders>
              <w:top w:val="single" w:sz="12" w:space="0" w:color="000000"/>
              <w:left w:val="single" w:sz="12" w:space="0" w:color="000000"/>
              <w:bottom w:val="single" w:sz="12" w:space="0" w:color="000000"/>
              <w:right w:val="single" w:sz="12" w:space="0" w:color="000000"/>
            </w:tcBorders>
            <w:shd w:val="clear" w:color="auto" w:fill="F9F9FB"/>
          </w:tcPr>
          <w:p w14:paraId="00000BAE" w14:textId="77777777" w:rsidR="00C14C0B" w:rsidRPr="00EB42BE" w:rsidRDefault="00DF6B49">
            <w:pPr>
              <w:ind w:left="60" w:right="60"/>
              <w:jc w:val="right"/>
              <w:rPr>
                <w:rFonts w:ascii="Arial" w:eastAsia="Arial" w:hAnsi="Arial" w:cs="Arial"/>
              </w:rPr>
            </w:pPr>
            <w:r w:rsidRPr="00EB42BE">
              <w:rPr>
                <w:rFonts w:ascii="Arial" w:eastAsia="Arial" w:hAnsi="Arial" w:cs="Arial"/>
              </w:rPr>
              <w:t>.725g</w:t>
            </w:r>
          </w:p>
        </w:tc>
        <w:tc>
          <w:tcPr>
            <w:tcW w:w="1116" w:type="dxa"/>
            <w:tcBorders>
              <w:top w:val="single" w:sz="12" w:space="0" w:color="000000"/>
              <w:left w:val="single" w:sz="12" w:space="0" w:color="000000"/>
              <w:bottom w:val="single" w:sz="12" w:space="0" w:color="000000"/>
              <w:right w:val="single" w:sz="12" w:space="0" w:color="000000"/>
            </w:tcBorders>
            <w:shd w:val="clear" w:color="auto" w:fill="F9F9FB"/>
          </w:tcPr>
          <w:p w14:paraId="00000BAF" w14:textId="77777777" w:rsidR="00C14C0B" w:rsidRPr="00EB42BE" w:rsidRDefault="00DF6B49">
            <w:pPr>
              <w:ind w:left="60" w:right="60"/>
              <w:jc w:val="right"/>
              <w:rPr>
                <w:rFonts w:ascii="Arial" w:eastAsia="Arial" w:hAnsi="Arial" w:cs="Arial"/>
              </w:rPr>
            </w:pPr>
            <w:r w:rsidRPr="00EB42BE">
              <w:rPr>
                <w:rFonts w:ascii="Arial" w:eastAsia="Arial" w:hAnsi="Arial" w:cs="Arial"/>
              </w:rPr>
              <w:t>.525</w:t>
            </w:r>
          </w:p>
        </w:tc>
        <w:tc>
          <w:tcPr>
            <w:tcW w:w="2119" w:type="dxa"/>
            <w:tcBorders>
              <w:top w:val="single" w:sz="12" w:space="0" w:color="000000"/>
              <w:left w:val="single" w:sz="12" w:space="0" w:color="000000"/>
              <w:bottom w:val="single" w:sz="12" w:space="0" w:color="000000"/>
              <w:right w:val="single" w:sz="12" w:space="0" w:color="000000"/>
            </w:tcBorders>
            <w:shd w:val="clear" w:color="auto" w:fill="F9F9FB"/>
          </w:tcPr>
          <w:p w14:paraId="00000BB0" w14:textId="77777777" w:rsidR="00C14C0B" w:rsidRPr="00EB42BE" w:rsidRDefault="00DF6B49">
            <w:pPr>
              <w:ind w:left="60" w:right="60"/>
              <w:jc w:val="right"/>
              <w:rPr>
                <w:rFonts w:ascii="Arial" w:eastAsia="Arial" w:hAnsi="Arial" w:cs="Arial"/>
              </w:rPr>
            </w:pPr>
            <w:r w:rsidRPr="00EB42BE">
              <w:rPr>
                <w:rFonts w:ascii="Arial" w:eastAsia="Arial" w:hAnsi="Arial" w:cs="Arial"/>
              </w:rPr>
              <w:t>.515</w:t>
            </w:r>
          </w:p>
        </w:tc>
        <w:tc>
          <w:tcPr>
            <w:tcW w:w="2803" w:type="dxa"/>
            <w:tcBorders>
              <w:top w:val="single" w:sz="12" w:space="0" w:color="000000"/>
              <w:left w:val="single" w:sz="12" w:space="0" w:color="000000"/>
              <w:bottom w:val="single" w:sz="12" w:space="0" w:color="000000"/>
              <w:right w:val="single" w:sz="12" w:space="0" w:color="000000"/>
            </w:tcBorders>
            <w:shd w:val="clear" w:color="auto" w:fill="F9F9FB"/>
          </w:tcPr>
          <w:p w14:paraId="00000BB1" w14:textId="77777777" w:rsidR="00C14C0B" w:rsidRPr="00EB42BE" w:rsidRDefault="00DF6B49">
            <w:pPr>
              <w:ind w:left="60" w:right="60"/>
              <w:jc w:val="right"/>
              <w:rPr>
                <w:rFonts w:ascii="Arial" w:eastAsia="Arial" w:hAnsi="Arial" w:cs="Arial"/>
              </w:rPr>
            </w:pPr>
            <w:r w:rsidRPr="00EB42BE">
              <w:rPr>
                <w:rFonts w:ascii="Arial" w:eastAsia="Arial" w:hAnsi="Arial" w:cs="Arial"/>
              </w:rPr>
              <w:t>.620</w:t>
            </w:r>
          </w:p>
        </w:tc>
      </w:tr>
    </w:tbl>
    <w:p w14:paraId="00000BB3" w14:textId="77777777" w:rsidR="00C14C0B" w:rsidRPr="00EB42BE" w:rsidRDefault="00C14C0B">
      <w:pPr>
        <w:spacing w:after="160" w:line="240" w:lineRule="auto"/>
        <w:rPr>
          <w:rFonts w:ascii="Arial" w:eastAsia="Arial" w:hAnsi="Arial" w:cs="Arial"/>
        </w:rPr>
      </w:pPr>
    </w:p>
    <w:p w14:paraId="00000BB4" w14:textId="77777777" w:rsidR="00C14C0B" w:rsidRPr="00EB42BE" w:rsidRDefault="00DF6B49">
      <w:pPr>
        <w:spacing w:after="160" w:line="240" w:lineRule="auto"/>
        <w:jc w:val="both"/>
        <w:rPr>
          <w:rFonts w:ascii="Arial" w:eastAsia="Arial" w:hAnsi="Arial" w:cs="Arial"/>
        </w:rPr>
      </w:pPr>
      <w:r w:rsidRPr="00EB42BE">
        <w:rPr>
          <w:rFonts w:ascii="Arial" w:eastAsia="Arial" w:hAnsi="Arial" w:cs="Arial"/>
        </w:rPr>
        <w:t>g. Predictors: (Constant), Performance (Walmart): Has High Product Quality, Performance (Walmart): I am a regular customer at Walmart, Performance (Walmart): Has Excellent Customer Service, Performance (Walmart): Offers a variety of product options, Walmart has a seamless online shopping experience., Performance (Walmart): Has a flexible return policy, Walmart has a welcoming environment for all consumers.</w:t>
      </w:r>
    </w:p>
    <w:p w14:paraId="00000BB5" w14:textId="77777777" w:rsidR="00C14C0B" w:rsidRPr="00EB42BE" w:rsidRDefault="00DF6B49">
      <w:pPr>
        <w:spacing w:after="160" w:line="240" w:lineRule="auto"/>
        <w:jc w:val="both"/>
        <w:rPr>
          <w:rFonts w:ascii="Arial" w:eastAsia="Arial" w:hAnsi="Arial" w:cs="Arial"/>
        </w:rPr>
      </w:pPr>
      <w:r w:rsidRPr="00EB42BE">
        <w:rPr>
          <w:rFonts w:ascii="Arial" w:eastAsia="Arial" w:hAnsi="Arial" w:cs="Arial"/>
        </w:rPr>
        <w:t>In this regression, we have successfully explained 51.5% of the variance in the dependent variable, I am satisfied with the overall experience.</w:t>
      </w:r>
    </w:p>
    <w:p w14:paraId="1B476345" w14:textId="77777777" w:rsidR="00C83CEC" w:rsidRPr="00EB42BE" w:rsidRDefault="00C83CEC">
      <w:pPr>
        <w:spacing w:after="160" w:line="240" w:lineRule="auto"/>
        <w:jc w:val="both"/>
        <w:rPr>
          <w:rFonts w:ascii="Arial" w:eastAsia="Arial" w:hAnsi="Arial" w:cs="Arial"/>
        </w:rPr>
      </w:pPr>
    </w:p>
    <w:p w14:paraId="00000BB6" w14:textId="77777777" w:rsidR="00C14C0B" w:rsidRPr="00EB42BE" w:rsidRDefault="00DF6B49">
      <w:pPr>
        <w:spacing w:after="0" w:line="240" w:lineRule="auto"/>
        <w:jc w:val="center"/>
        <w:rPr>
          <w:rFonts w:ascii="Arial" w:eastAsia="Arial" w:hAnsi="Arial" w:cs="Arial"/>
        </w:rPr>
      </w:pPr>
      <w:r w:rsidRPr="00EB42BE">
        <w:rPr>
          <w:rFonts w:ascii="Arial" w:eastAsia="Arial" w:hAnsi="Arial" w:cs="Arial"/>
          <w:b/>
        </w:rPr>
        <w:t>ANOVA</w:t>
      </w:r>
    </w:p>
    <w:p w14:paraId="00000BB7" w14:textId="77777777" w:rsidR="00C14C0B" w:rsidRPr="00EB42BE" w:rsidRDefault="00C14C0B">
      <w:pPr>
        <w:spacing w:after="0" w:line="240" w:lineRule="auto"/>
        <w:rPr>
          <w:rFonts w:ascii="Arial" w:eastAsia="Arial" w:hAnsi="Arial" w:cs="Arial"/>
        </w:rPr>
      </w:pPr>
    </w:p>
    <w:tbl>
      <w:tblPr>
        <w:tblStyle w:val="affff1"/>
        <w:tblW w:w="7052" w:type="dxa"/>
        <w:tblInd w:w="1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
        <w:gridCol w:w="1263"/>
        <w:gridCol w:w="1825"/>
        <w:gridCol w:w="518"/>
        <w:gridCol w:w="1520"/>
        <w:gridCol w:w="823"/>
        <w:gridCol w:w="830"/>
      </w:tblGrid>
      <w:tr w:rsidR="00C14C0B" w:rsidRPr="00EB42BE" w14:paraId="45137137" w14:textId="77777777" w:rsidTr="00C83CEC">
        <w:trPr>
          <w:trHeight w:val="667"/>
        </w:trPr>
        <w:tc>
          <w:tcPr>
            <w:tcW w:w="1536" w:type="dxa"/>
            <w:gridSpan w:val="2"/>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B8" w14:textId="77777777" w:rsidR="00C14C0B" w:rsidRPr="00EB42BE" w:rsidRDefault="00DF6B49">
            <w:pPr>
              <w:ind w:left="60" w:right="60"/>
              <w:rPr>
                <w:rFonts w:ascii="Arial" w:eastAsia="Arial" w:hAnsi="Arial" w:cs="Arial"/>
              </w:rPr>
            </w:pPr>
            <w:r w:rsidRPr="00EB42BE">
              <w:rPr>
                <w:rFonts w:ascii="Arial" w:eastAsia="Arial" w:hAnsi="Arial" w:cs="Arial"/>
                <w:b/>
              </w:rPr>
              <w:t>Model</w:t>
            </w:r>
          </w:p>
        </w:tc>
        <w:tc>
          <w:tcPr>
            <w:tcW w:w="1825"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BA" w14:textId="77777777" w:rsidR="00C14C0B" w:rsidRPr="00EB42BE" w:rsidRDefault="00DF6B49">
            <w:pPr>
              <w:ind w:left="60" w:right="60"/>
              <w:jc w:val="center"/>
              <w:rPr>
                <w:rFonts w:ascii="Arial" w:eastAsia="Arial" w:hAnsi="Arial" w:cs="Arial"/>
              </w:rPr>
            </w:pPr>
            <w:r w:rsidRPr="00EB42BE">
              <w:rPr>
                <w:rFonts w:ascii="Arial" w:eastAsia="Arial" w:hAnsi="Arial" w:cs="Arial"/>
                <w:b/>
              </w:rPr>
              <w:t>Sum of Squares</w:t>
            </w:r>
          </w:p>
        </w:tc>
        <w:tc>
          <w:tcPr>
            <w:tcW w:w="518"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BB" w14:textId="77777777" w:rsidR="00C14C0B" w:rsidRPr="00EB42BE" w:rsidRDefault="00DF6B49">
            <w:pPr>
              <w:ind w:left="60" w:right="60"/>
              <w:jc w:val="center"/>
              <w:rPr>
                <w:rFonts w:ascii="Arial" w:eastAsia="Arial" w:hAnsi="Arial" w:cs="Arial"/>
              </w:rPr>
            </w:pPr>
            <w:r w:rsidRPr="00EB42BE">
              <w:rPr>
                <w:rFonts w:ascii="Arial" w:eastAsia="Arial" w:hAnsi="Arial" w:cs="Arial"/>
                <w:b/>
              </w:rPr>
              <w:t>df</w:t>
            </w:r>
          </w:p>
        </w:tc>
        <w:tc>
          <w:tcPr>
            <w:tcW w:w="1520"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BC" w14:textId="77777777" w:rsidR="00C14C0B" w:rsidRPr="00EB42BE" w:rsidRDefault="00DF6B49">
            <w:pPr>
              <w:ind w:left="60" w:right="60"/>
              <w:jc w:val="center"/>
              <w:rPr>
                <w:rFonts w:ascii="Arial" w:eastAsia="Arial" w:hAnsi="Arial" w:cs="Arial"/>
              </w:rPr>
            </w:pPr>
            <w:r w:rsidRPr="00EB42BE">
              <w:rPr>
                <w:rFonts w:ascii="Arial" w:eastAsia="Arial" w:hAnsi="Arial" w:cs="Arial"/>
                <w:b/>
              </w:rPr>
              <w:t>Mean Square</w:t>
            </w:r>
          </w:p>
        </w:tc>
        <w:tc>
          <w:tcPr>
            <w:tcW w:w="823"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BD" w14:textId="77777777" w:rsidR="00C14C0B" w:rsidRPr="00EB42BE" w:rsidRDefault="00DF6B49">
            <w:pPr>
              <w:ind w:left="60" w:right="60"/>
              <w:jc w:val="center"/>
              <w:rPr>
                <w:rFonts w:ascii="Arial" w:eastAsia="Arial" w:hAnsi="Arial" w:cs="Arial"/>
              </w:rPr>
            </w:pPr>
            <w:r w:rsidRPr="00EB42BE">
              <w:rPr>
                <w:rFonts w:ascii="Arial" w:eastAsia="Arial" w:hAnsi="Arial" w:cs="Arial"/>
                <w:b/>
              </w:rPr>
              <w:t>F</w:t>
            </w:r>
          </w:p>
        </w:tc>
        <w:tc>
          <w:tcPr>
            <w:tcW w:w="830"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BE" w14:textId="77777777" w:rsidR="00C14C0B" w:rsidRPr="00EB42BE" w:rsidRDefault="00DF6B49">
            <w:pPr>
              <w:ind w:left="60" w:right="60"/>
              <w:jc w:val="center"/>
              <w:rPr>
                <w:rFonts w:ascii="Arial" w:eastAsia="Arial" w:hAnsi="Arial" w:cs="Arial"/>
              </w:rPr>
            </w:pPr>
            <w:r w:rsidRPr="00EB42BE">
              <w:rPr>
                <w:rFonts w:ascii="Arial" w:eastAsia="Arial" w:hAnsi="Arial" w:cs="Arial"/>
                <w:b/>
              </w:rPr>
              <w:t>Sig.</w:t>
            </w:r>
          </w:p>
        </w:tc>
      </w:tr>
      <w:tr w:rsidR="00C14C0B" w:rsidRPr="00EB42BE" w14:paraId="15EB1649" w14:textId="77777777" w:rsidTr="00C83CEC">
        <w:trPr>
          <w:trHeight w:val="326"/>
        </w:trPr>
        <w:tc>
          <w:tcPr>
            <w:tcW w:w="273" w:type="dxa"/>
            <w:vMerge w:val="restart"/>
            <w:tcBorders>
              <w:top w:val="single" w:sz="12" w:space="0" w:color="000000"/>
              <w:left w:val="single" w:sz="12" w:space="0" w:color="000000"/>
              <w:bottom w:val="single" w:sz="12" w:space="0" w:color="000000"/>
            </w:tcBorders>
            <w:shd w:val="clear" w:color="auto" w:fill="E0E0E0"/>
          </w:tcPr>
          <w:p w14:paraId="00000BBF" w14:textId="77777777" w:rsidR="00C14C0B" w:rsidRPr="00EB42BE" w:rsidRDefault="00DF6B49">
            <w:pPr>
              <w:ind w:left="60" w:right="60"/>
              <w:rPr>
                <w:rFonts w:ascii="Arial" w:eastAsia="Arial" w:hAnsi="Arial" w:cs="Arial"/>
              </w:rPr>
            </w:pPr>
            <w:r w:rsidRPr="00EB42BE">
              <w:rPr>
                <w:rFonts w:ascii="Arial" w:eastAsia="Arial" w:hAnsi="Arial" w:cs="Arial"/>
              </w:rPr>
              <w:t>7</w:t>
            </w:r>
          </w:p>
        </w:tc>
        <w:tc>
          <w:tcPr>
            <w:tcW w:w="1263" w:type="dxa"/>
            <w:tcBorders>
              <w:top w:val="single" w:sz="12" w:space="0" w:color="000000"/>
              <w:bottom w:val="single" w:sz="8" w:space="0" w:color="AEAEAE"/>
              <w:right w:val="single" w:sz="12" w:space="0" w:color="000000"/>
            </w:tcBorders>
            <w:shd w:val="clear" w:color="auto" w:fill="E0E0E0"/>
          </w:tcPr>
          <w:p w14:paraId="00000BC0" w14:textId="77777777" w:rsidR="00C14C0B" w:rsidRPr="00EB42BE" w:rsidRDefault="00DF6B49">
            <w:pPr>
              <w:ind w:left="60" w:right="60"/>
              <w:rPr>
                <w:rFonts w:ascii="Arial" w:eastAsia="Arial" w:hAnsi="Arial" w:cs="Arial"/>
              </w:rPr>
            </w:pPr>
            <w:r w:rsidRPr="00EB42BE">
              <w:rPr>
                <w:rFonts w:ascii="Arial" w:eastAsia="Arial" w:hAnsi="Arial" w:cs="Arial"/>
              </w:rPr>
              <w:t>Regression</w:t>
            </w:r>
          </w:p>
        </w:tc>
        <w:tc>
          <w:tcPr>
            <w:tcW w:w="1825" w:type="dxa"/>
            <w:tcBorders>
              <w:top w:val="single" w:sz="12" w:space="0" w:color="000000"/>
              <w:left w:val="single" w:sz="12" w:space="0" w:color="000000"/>
              <w:bottom w:val="single" w:sz="8" w:space="0" w:color="AEAEAE"/>
              <w:right w:val="single" w:sz="12" w:space="0" w:color="000000"/>
            </w:tcBorders>
            <w:shd w:val="clear" w:color="auto" w:fill="F9F9FB"/>
          </w:tcPr>
          <w:p w14:paraId="00000BC1" w14:textId="77777777" w:rsidR="00C14C0B" w:rsidRPr="00EB42BE" w:rsidRDefault="00DF6B49">
            <w:pPr>
              <w:ind w:left="60" w:right="60"/>
              <w:jc w:val="right"/>
              <w:rPr>
                <w:rFonts w:ascii="Arial" w:eastAsia="Arial" w:hAnsi="Arial" w:cs="Arial"/>
              </w:rPr>
            </w:pPr>
            <w:r w:rsidRPr="00EB42BE">
              <w:rPr>
                <w:rFonts w:ascii="Arial" w:eastAsia="Arial" w:hAnsi="Arial" w:cs="Arial"/>
              </w:rPr>
              <w:t>142.901</w:t>
            </w:r>
          </w:p>
        </w:tc>
        <w:tc>
          <w:tcPr>
            <w:tcW w:w="518" w:type="dxa"/>
            <w:tcBorders>
              <w:top w:val="single" w:sz="12" w:space="0" w:color="000000"/>
              <w:left w:val="single" w:sz="12" w:space="0" w:color="000000"/>
              <w:bottom w:val="single" w:sz="8" w:space="0" w:color="AEAEAE"/>
              <w:right w:val="single" w:sz="12" w:space="0" w:color="000000"/>
            </w:tcBorders>
            <w:shd w:val="clear" w:color="auto" w:fill="F9F9FB"/>
          </w:tcPr>
          <w:p w14:paraId="00000BC2" w14:textId="77777777" w:rsidR="00C14C0B" w:rsidRPr="00EB42BE" w:rsidRDefault="00DF6B49">
            <w:pPr>
              <w:ind w:left="60" w:right="60"/>
              <w:jc w:val="right"/>
              <w:rPr>
                <w:rFonts w:ascii="Arial" w:eastAsia="Arial" w:hAnsi="Arial" w:cs="Arial"/>
              </w:rPr>
            </w:pPr>
            <w:r w:rsidRPr="00EB42BE">
              <w:rPr>
                <w:rFonts w:ascii="Arial" w:eastAsia="Arial" w:hAnsi="Arial" w:cs="Arial"/>
              </w:rPr>
              <w:t>7</w:t>
            </w:r>
          </w:p>
        </w:tc>
        <w:tc>
          <w:tcPr>
            <w:tcW w:w="1520" w:type="dxa"/>
            <w:tcBorders>
              <w:top w:val="single" w:sz="12" w:space="0" w:color="000000"/>
              <w:left w:val="single" w:sz="12" w:space="0" w:color="000000"/>
              <w:bottom w:val="single" w:sz="8" w:space="0" w:color="AEAEAE"/>
              <w:right w:val="single" w:sz="12" w:space="0" w:color="000000"/>
            </w:tcBorders>
            <w:shd w:val="clear" w:color="auto" w:fill="F9F9FB"/>
          </w:tcPr>
          <w:p w14:paraId="00000BC3" w14:textId="77777777" w:rsidR="00C14C0B" w:rsidRPr="00EB42BE" w:rsidRDefault="00DF6B49">
            <w:pPr>
              <w:ind w:left="60" w:right="60"/>
              <w:jc w:val="right"/>
              <w:rPr>
                <w:rFonts w:ascii="Arial" w:eastAsia="Arial" w:hAnsi="Arial" w:cs="Arial"/>
              </w:rPr>
            </w:pPr>
            <w:r w:rsidRPr="00EB42BE">
              <w:rPr>
                <w:rFonts w:ascii="Arial" w:eastAsia="Arial" w:hAnsi="Arial" w:cs="Arial"/>
              </w:rPr>
              <w:t>20.414</w:t>
            </w:r>
          </w:p>
        </w:tc>
        <w:tc>
          <w:tcPr>
            <w:tcW w:w="823" w:type="dxa"/>
            <w:tcBorders>
              <w:top w:val="single" w:sz="12" w:space="0" w:color="000000"/>
              <w:left w:val="single" w:sz="12" w:space="0" w:color="000000"/>
              <w:bottom w:val="single" w:sz="8" w:space="0" w:color="AEAEAE"/>
              <w:right w:val="single" w:sz="12" w:space="0" w:color="000000"/>
            </w:tcBorders>
            <w:shd w:val="clear" w:color="auto" w:fill="F9F9FB"/>
          </w:tcPr>
          <w:p w14:paraId="00000BC4" w14:textId="77777777" w:rsidR="00C14C0B" w:rsidRPr="00EB42BE" w:rsidRDefault="00DF6B49">
            <w:pPr>
              <w:ind w:left="60" w:right="60"/>
              <w:jc w:val="right"/>
              <w:rPr>
                <w:rFonts w:ascii="Arial" w:eastAsia="Arial" w:hAnsi="Arial" w:cs="Arial"/>
              </w:rPr>
            </w:pPr>
            <w:r w:rsidRPr="00EB42BE">
              <w:rPr>
                <w:rFonts w:ascii="Arial" w:eastAsia="Arial" w:hAnsi="Arial" w:cs="Arial"/>
              </w:rPr>
              <w:t>53.098</w:t>
            </w:r>
          </w:p>
        </w:tc>
        <w:tc>
          <w:tcPr>
            <w:tcW w:w="830" w:type="dxa"/>
            <w:tcBorders>
              <w:top w:val="single" w:sz="12" w:space="0" w:color="000000"/>
              <w:left w:val="single" w:sz="12" w:space="0" w:color="000000"/>
              <w:bottom w:val="single" w:sz="8" w:space="0" w:color="AEAEAE"/>
              <w:right w:val="single" w:sz="12" w:space="0" w:color="000000"/>
            </w:tcBorders>
            <w:shd w:val="clear" w:color="auto" w:fill="F9F9FB"/>
          </w:tcPr>
          <w:p w14:paraId="00000BC5" w14:textId="77777777" w:rsidR="00C14C0B" w:rsidRPr="00EB42BE" w:rsidRDefault="00DF6B49">
            <w:pPr>
              <w:ind w:left="60" w:right="60"/>
              <w:jc w:val="right"/>
              <w:rPr>
                <w:rFonts w:ascii="Arial" w:eastAsia="Arial" w:hAnsi="Arial" w:cs="Arial"/>
              </w:rPr>
            </w:pPr>
            <w:r w:rsidRPr="00EB42BE">
              <w:rPr>
                <w:rFonts w:ascii="Arial" w:eastAsia="Arial" w:hAnsi="Arial" w:cs="Arial"/>
              </w:rPr>
              <w:t>&lt;.001h</w:t>
            </w:r>
          </w:p>
        </w:tc>
      </w:tr>
      <w:tr w:rsidR="00C14C0B" w:rsidRPr="00EB42BE" w14:paraId="76C2B70C" w14:textId="77777777" w:rsidTr="00C83CEC">
        <w:trPr>
          <w:trHeight w:val="357"/>
        </w:trPr>
        <w:tc>
          <w:tcPr>
            <w:tcW w:w="273" w:type="dxa"/>
            <w:vMerge/>
            <w:tcBorders>
              <w:top w:val="single" w:sz="12" w:space="0" w:color="000000"/>
              <w:left w:val="single" w:sz="12" w:space="0" w:color="000000"/>
              <w:bottom w:val="single" w:sz="12" w:space="0" w:color="000000"/>
            </w:tcBorders>
            <w:shd w:val="clear" w:color="auto" w:fill="E0E0E0"/>
          </w:tcPr>
          <w:p w14:paraId="00000BC6"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263" w:type="dxa"/>
            <w:tcBorders>
              <w:top w:val="single" w:sz="8" w:space="0" w:color="AEAEAE"/>
              <w:bottom w:val="single" w:sz="8" w:space="0" w:color="AEAEAE"/>
              <w:right w:val="single" w:sz="12" w:space="0" w:color="000000"/>
            </w:tcBorders>
            <w:shd w:val="clear" w:color="auto" w:fill="E0E0E0"/>
          </w:tcPr>
          <w:p w14:paraId="00000BC7" w14:textId="77777777" w:rsidR="00C14C0B" w:rsidRPr="00EB42BE" w:rsidRDefault="00DF6B49">
            <w:pPr>
              <w:ind w:left="60" w:right="60"/>
              <w:rPr>
                <w:rFonts w:ascii="Arial" w:eastAsia="Arial" w:hAnsi="Arial" w:cs="Arial"/>
              </w:rPr>
            </w:pPr>
            <w:r w:rsidRPr="00EB42BE">
              <w:rPr>
                <w:rFonts w:ascii="Arial" w:eastAsia="Arial" w:hAnsi="Arial" w:cs="Arial"/>
              </w:rPr>
              <w:t>Residual</w:t>
            </w:r>
          </w:p>
        </w:tc>
        <w:tc>
          <w:tcPr>
            <w:tcW w:w="1825" w:type="dxa"/>
            <w:tcBorders>
              <w:top w:val="single" w:sz="8" w:space="0" w:color="AEAEAE"/>
              <w:left w:val="single" w:sz="12" w:space="0" w:color="000000"/>
              <w:bottom w:val="single" w:sz="8" w:space="0" w:color="AEAEAE"/>
              <w:right w:val="single" w:sz="12" w:space="0" w:color="000000"/>
            </w:tcBorders>
            <w:shd w:val="clear" w:color="auto" w:fill="F9F9FB"/>
          </w:tcPr>
          <w:p w14:paraId="00000BC8" w14:textId="77777777" w:rsidR="00C14C0B" w:rsidRPr="00EB42BE" w:rsidRDefault="00DF6B49">
            <w:pPr>
              <w:ind w:left="60" w:right="60"/>
              <w:jc w:val="right"/>
              <w:rPr>
                <w:rFonts w:ascii="Arial" w:eastAsia="Arial" w:hAnsi="Arial" w:cs="Arial"/>
              </w:rPr>
            </w:pPr>
            <w:r w:rsidRPr="00EB42BE">
              <w:rPr>
                <w:rFonts w:ascii="Arial" w:eastAsia="Arial" w:hAnsi="Arial" w:cs="Arial"/>
              </w:rPr>
              <w:t>129.181</w:t>
            </w:r>
          </w:p>
        </w:tc>
        <w:tc>
          <w:tcPr>
            <w:tcW w:w="518" w:type="dxa"/>
            <w:tcBorders>
              <w:top w:val="single" w:sz="8" w:space="0" w:color="AEAEAE"/>
              <w:left w:val="single" w:sz="12" w:space="0" w:color="000000"/>
              <w:bottom w:val="single" w:sz="8" w:space="0" w:color="AEAEAE"/>
              <w:right w:val="single" w:sz="12" w:space="0" w:color="000000"/>
            </w:tcBorders>
            <w:shd w:val="clear" w:color="auto" w:fill="F9F9FB"/>
          </w:tcPr>
          <w:p w14:paraId="00000BC9" w14:textId="77777777" w:rsidR="00C14C0B" w:rsidRPr="00EB42BE" w:rsidRDefault="00DF6B49">
            <w:pPr>
              <w:ind w:left="60" w:right="60"/>
              <w:jc w:val="right"/>
              <w:rPr>
                <w:rFonts w:ascii="Arial" w:eastAsia="Arial" w:hAnsi="Arial" w:cs="Arial"/>
              </w:rPr>
            </w:pPr>
            <w:r w:rsidRPr="00EB42BE">
              <w:rPr>
                <w:rFonts w:ascii="Arial" w:eastAsia="Arial" w:hAnsi="Arial" w:cs="Arial"/>
              </w:rPr>
              <w:t>336</w:t>
            </w:r>
          </w:p>
        </w:tc>
        <w:tc>
          <w:tcPr>
            <w:tcW w:w="1520" w:type="dxa"/>
            <w:tcBorders>
              <w:top w:val="single" w:sz="8" w:space="0" w:color="AEAEAE"/>
              <w:left w:val="single" w:sz="12" w:space="0" w:color="000000"/>
              <w:bottom w:val="single" w:sz="8" w:space="0" w:color="AEAEAE"/>
              <w:right w:val="single" w:sz="12" w:space="0" w:color="000000"/>
            </w:tcBorders>
            <w:shd w:val="clear" w:color="auto" w:fill="F9F9FB"/>
          </w:tcPr>
          <w:p w14:paraId="00000BCA" w14:textId="77777777" w:rsidR="00C14C0B" w:rsidRPr="00EB42BE" w:rsidRDefault="00DF6B49">
            <w:pPr>
              <w:ind w:left="60" w:right="60"/>
              <w:jc w:val="right"/>
              <w:rPr>
                <w:rFonts w:ascii="Arial" w:eastAsia="Arial" w:hAnsi="Arial" w:cs="Arial"/>
              </w:rPr>
            </w:pPr>
            <w:r w:rsidRPr="00EB42BE">
              <w:rPr>
                <w:rFonts w:ascii="Arial" w:eastAsia="Arial" w:hAnsi="Arial" w:cs="Arial"/>
              </w:rPr>
              <w:t>.384</w:t>
            </w:r>
          </w:p>
        </w:tc>
        <w:tc>
          <w:tcPr>
            <w:tcW w:w="823" w:type="dxa"/>
            <w:tcBorders>
              <w:top w:val="single" w:sz="8" w:space="0" w:color="AEAEAE"/>
              <w:left w:val="single" w:sz="12" w:space="0" w:color="000000"/>
              <w:bottom w:val="single" w:sz="8" w:space="0" w:color="AEAEAE"/>
              <w:right w:val="single" w:sz="12" w:space="0" w:color="000000"/>
            </w:tcBorders>
            <w:shd w:val="clear" w:color="auto" w:fill="F9F9FB"/>
            <w:vAlign w:val="center"/>
          </w:tcPr>
          <w:p w14:paraId="00000BCB" w14:textId="77777777" w:rsidR="00C14C0B" w:rsidRPr="00EB42BE" w:rsidRDefault="00C14C0B">
            <w:pPr>
              <w:rPr>
                <w:rFonts w:ascii="Arial" w:eastAsia="Arial" w:hAnsi="Arial" w:cs="Arial"/>
              </w:rPr>
            </w:pPr>
          </w:p>
        </w:tc>
        <w:tc>
          <w:tcPr>
            <w:tcW w:w="830" w:type="dxa"/>
            <w:tcBorders>
              <w:top w:val="single" w:sz="8" w:space="0" w:color="AEAEAE"/>
              <w:left w:val="single" w:sz="12" w:space="0" w:color="000000"/>
              <w:bottom w:val="single" w:sz="8" w:space="0" w:color="AEAEAE"/>
              <w:right w:val="single" w:sz="12" w:space="0" w:color="000000"/>
            </w:tcBorders>
            <w:shd w:val="clear" w:color="auto" w:fill="F9F9FB"/>
            <w:vAlign w:val="center"/>
          </w:tcPr>
          <w:p w14:paraId="00000BCC" w14:textId="77777777" w:rsidR="00C14C0B" w:rsidRPr="00EB42BE" w:rsidRDefault="00C14C0B">
            <w:pPr>
              <w:rPr>
                <w:rFonts w:ascii="Arial" w:eastAsia="Arial" w:hAnsi="Arial" w:cs="Arial"/>
              </w:rPr>
            </w:pPr>
          </w:p>
        </w:tc>
      </w:tr>
      <w:tr w:rsidR="00C14C0B" w:rsidRPr="00EB42BE" w14:paraId="26F540F8" w14:textId="77777777" w:rsidTr="00C83CEC">
        <w:trPr>
          <w:trHeight w:val="357"/>
        </w:trPr>
        <w:tc>
          <w:tcPr>
            <w:tcW w:w="273" w:type="dxa"/>
            <w:vMerge/>
            <w:tcBorders>
              <w:top w:val="single" w:sz="12" w:space="0" w:color="000000"/>
              <w:left w:val="single" w:sz="12" w:space="0" w:color="000000"/>
              <w:bottom w:val="single" w:sz="12" w:space="0" w:color="000000"/>
            </w:tcBorders>
            <w:shd w:val="clear" w:color="auto" w:fill="E0E0E0"/>
          </w:tcPr>
          <w:p w14:paraId="00000BCD" w14:textId="77777777" w:rsidR="00C14C0B" w:rsidRPr="00EB42BE" w:rsidRDefault="00C14C0B">
            <w:pPr>
              <w:widowControl w:val="0"/>
              <w:pBdr>
                <w:top w:val="nil"/>
                <w:left w:val="nil"/>
                <w:bottom w:val="nil"/>
                <w:right w:val="nil"/>
                <w:between w:val="nil"/>
              </w:pBdr>
              <w:spacing w:line="276" w:lineRule="auto"/>
              <w:rPr>
                <w:rFonts w:ascii="Arial" w:eastAsia="Arial" w:hAnsi="Arial" w:cs="Arial"/>
              </w:rPr>
            </w:pPr>
          </w:p>
        </w:tc>
        <w:tc>
          <w:tcPr>
            <w:tcW w:w="1263" w:type="dxa"/>
            <w:tcBorders>
              <w:top w:val="single" w:sz="8" w:space="0" w:color="AEAEAE"/>
              <w:bottom w:val="single" w:sz="12" w:space="0" w:color="000000"/>
              <w:right w:val="single" w:sz="12" w:space="0" w:color="000000"/>
            </w:tcBorders>
            <w:shd w:val="clear" w:color="auto" w:fill="E0E0E0"/>
          </w:tcPr>
          <w:p w14:paraId="00000BCE" w14:textId="77777777" w:rsidR="00C14C0B" w:rsidRPr="00EB42BE" w:rsidRDefault="00DF6B49">
            <w:pPr>
              <w:ind w:left="60" w:right="60"/>
              <w:rPr>
                <w:rFonts w:ascii="Arial" w:eastAsia="Arial" w:hAnsi="Arial" w:cs="Arial"/>
              </w:rPr>
            </w:pPr>
            <w:r w:rsidRPr="00EB42BE">
              <w:rPr>
                <w:rFonts w:ascii="Arial" w:eastAsia="Arial" w:hAnsi="Arial" w:cs="Arial"/>
              </w:rPr>
              <w:t>Total</w:t>
            </w:r>
          </w:p>
        </w:tc>
        <w:tc>
          <w:tcPr>
            <w:tcW w:w="1825" w:type="dxa"/>
            <w:tcBorders>
              <w:top w:val="single" w:sz="8" w:space="0" w:color="AEAEAE"/>
              <w:left w:val="single" w:sz="12" w:space="0" w:color="000000"/>
              <w:bottom w:val="single" w:sz="12" w:space="0" w:color="000000"/>
              <w:right w:val="single" w:sz="12" w:space="0" w:color="000000"/>
            </w:tcBorders>
            <w:shd w:val="clear" w:color="auto" w:fill="F9F9FB"/>
          </w:tcPr>
          <w:p w14:paraId="00000BCF" w14:textId="77777777" w:rsidR="00C14C0B" w:rsidRPr="00EB42BE" w:rsidRDefault="00DF6B49">
            <w:pPr>
              <w:ind w:left="60" w:right="60"/>
              <w:jc w:val="right"/>
              <w:rPr>
                <w:rFonts w:ascii="Arial" w:eastAsia="Arial" w:hAnsi="Arial" w:cs="Arial"/>
              </w:rPr>
            </w:pPr>
            <w:r w:rsidRPr="00EB42BE">
              <w:rPr>
                <w:rFonts w:ascii="Arial" w:eastAsia="Arial" w:hAnsi="Arial" w:cs="Arial"/>
              </w:rPr>
              <w:t>272.081</w:t>
            </w:r>
          </w:p>
        </w:tc>
        <w:tc>
          <w:tcPr>
            <w:tcW w:w="518" w:type="dxa"/>
            <w:tcBorders>
              <w:top w:val="single" w:sz="8" w:space="0" w:color="AEAEAE"/>
              <w:left w:val="single" w:sz="12" w:space="0" w:color="000000"/>
              <w:bottom w:val="single" w:sz="12" w:space="0" w:color="000000"/>
              <w:right w:val="single" w:sz="12" w:space="0" w:color="000000"/>
            </w:tcBorders>
            <w:shd w:val="clear" w:color="auto" w:fill="F9F9FB"/>
          </w:tcPr>
          <w:p w14:paraId="00000BD0" w14:textId="77777777" w:rsidR="00C14C0B" w:rsidRPr="00EB42BE" w:rsidRDefault="00DF6B49">
            <w:pPr>
              <w:ind w:left="60" w:right="60"/>
              <w:jc w:val="right"/>
              <w:rPr>
                <w:rFonts w:ascii="Arial" w:eastAsia="Arial" w:hAnsi="Arial" w:cs="Arial"/>
              </w:rPr>
            </w:pPr>
            <w:r w:rsidRPr="00EB42BE">
              <w:rPr>
                <w:rFonts w:ascii="Arial" w:eastAsia="Arial" w:hAnsi="Arial" w:cs="Arial"/>
              </w:rPr>
              <w:t>343</w:t>
            </w:r>
          </w:p>
        </w:tc>
        <w:tc>
          <w:tcPr>
            <w:tcW w:w="1520" w:type="dxa"/>
            <w:tcBorders>
              <w:top w:val="single" w:sz="8" w:space="0" w:color="AEAEAE"/>
              <w:left w:val="single" w:sz="12" w:space="0" w:color="000000"/>
              <w:bottom w:val="single" w:sz="12" w:space="0" w:color="000000"/>
              <w:right w:val="single" w:sz="12" w:space="0" w:color="000000"/>
            </w:tcBorders>
            <w:shd w:val="clear" w:color="auto" w:fill="F9F9FB"/>
            <w:vAlign w:val="center"/>
          </w:tcPr>
          <w:p w14:paraId="00000BD1" w14:textId="77777777" w:rsidR="00C14C0B" w:rsidRPr="00EB42BE" w:rsidRDefault="00C14C0B">
            <w:pPr>
              <w:rPr>
                <w:rFonts w:ascii="Arial" w:eastAsia="Arial" w:hAnsi="Arial" w:cs="Arial"/>
              </w:rPr>
            </w:pPr>
          </w:p>
        </w:tc>
        <w:tc>
          <w:tcPr>
            <w:tcW w:w="823" w:type="dxa"/>
            <w:tcBorders>
              <w:top w:val="single" w:sz="8" w:space="0" w:color="AEAEAE"/>
              <w:left w:val="single" w:sz="12" w:space="0" w:color="000000"/>
              <w:bottom w:val="single" w:sz="12" w:space="0" w:color="000000"/>
              <w:right w:val="single" w:sz="12" w:space="0" w:color="000000"/>
            </w:tcBorders>
            <w:shd w:val="clear" w:color="auto" w:fill="F9F9FB"/>
            <w:vAlign w:val="center"/>
          </w:tcPr>
          <w:p w14:paraId="00000BD2" w14:textId="77777777" w:rsidR="00C14C0B" w:rsidRPr="00EB42BE" w:rsidRDefault="00C14C0B">
            <w:pPr>
              <w:rPr>
                <w:rFonts w:ascii="Arial" w:eastAsia="Arial" w:hAnsi="Arial" w:cs="Arial"/>
              </w:rPr>
            </w:pPr>
          </w:p>
        </w:tc>
        <w:tc>
          <w:tcPr>
            <w:tcW w:w="830" w:type="dxa"/>
            <w:tcBorders>
              <w:top w:val="single" w:sz="8" w:space="0" w:color="AEAEAE"/>
              <w:left w:val="single" w:sz="12" w:space="0" w:color="000000"/>
              <w:bottom w:val="single" w:sz="12" w:space="0" w:color="000000"/>
              <w:right w:val="single" w:sz="12" w:space="0" w:color="000000"/>
            </w:tcBorders>
            <w:shd w:val="clear" w:color="auto" w:fill="F9F9FB"/>
            <w:vAlign w:val="center"/>
          </w:tcPr>
          <w:p w14:paraId="00000BD3" w14:textId="77777777" w:rsidR="00C14C0B" w:rsidRPr="00EB42BE" w:rsidRDefault="00C14C0B">
            <w:pPr>
              <w:rPr>
                <w:rFonts w:ascii="Arial" w:eastAsia="Arial" w:hAnsi="Arial" w:cs="Arial"/>
              </w:rPr>
            </w:pPr>
          </w:p>
        </w:tc>
      </w:tr>
    </w:tbl>
    <w:p w14:paraId="00000BD4" w14:textId="77777777" w:rsidR="00C14C0B" w:rsidRPr="00EB42BE" w:rsidRDefault="00C14C0B">
      <w:pPr>
        <w:spacing w:after="0" w:line="240" w:lineRule="auto"/>
        <w:rPr>
          <w:rFonts w:ascii="Arial" w:eastAsia="Arial" w:hAnsi="Arial" w:cs="Arial"/>
        </w:rPr>
      </w:pPr>
    </w:p>
    <w:p w14:paraId="00000BD5" w14:textId="77777777" w:rsidR="00C14C0B" w:rsidRPr="00EB42BE" w:rsidRDefault="00DF6B49">
      <w:pPr>
        <w:spacing w:after="0" w:line="240" w:lineRule="auto"/>
        <w:jc w:val="both"/>
        <w:rPr>
          <w:rFonts w:ascii="Arial" w:eastAsia="Arial" w:hAnsi="Arial" w:cs="Arial"/>
        </w:rPr>
      </w:pPr>
      <w:r w:rsidRPr="00EB42BE">
        <w:rPr>
          <w:rFonts w:ascii="Arial" w:eastAsia="Arial" w:hAnsi="Arial" w:cs="Arial"/>
        </w:rPr>
        <w:t>a. Dependent Variable: Performance (Walmart): I am satisfied with the Overall Experience</w:t>
      </w:r>
    </w:p>
    <w:p w14:paraId="00000BD6" w14:textId="77777777" w:rsidR="00C14C0B" w:rsidRPr="00EB42BE" w:rsidRDefault="00DF6B49">
      <w:pPr>
        <w:spacing w:after="0" w:line="240" w:lineRule="auto"/>
        <w:jc w:val="both"/>
        <w:rPr>
          <w:rFonts w:ascii="Arial" w:eastAsia="Arial" w:hAnsi="Arial" w:cs="Arial"/>
        </w:rPr>
      </w:pPr>
      <w:r w:rsidRPr="00EB42BE">
        <w:rPr>
          <w:rFonts w:ascii="Arial" w:eastAsia="Arial" w:hAnsi="Arial" w:cs="Arial"/>
        </w:rPr>
        <w:t>h. Predictors: (Constant), Performance (Walmart): Has High Product Quality, Performance (Walmart): I am a regular customer at Walmart, Performance (Walmart): Has Excellent Customer Service, Performance (Walmart): Offers a variety of product options, Walmart has a seamless online shopping experience., Performance (Walmart): Has a flexible return policy, Walmart has a welcoming environment for all consumers.</w:t>
      </w:r>
    </w:p>
    <w:p w14:paraId="00000BD7" w14:textId="77777777" w:rsidR="00C14C0B" w:rsidRPr="00EB42BE" w:rsidRDefault="00C14C0B">
      <w:pPr>
        <w:spacing w:after="0" w:line="240" w:lineRule="auto"/>
        <w:jc w:val="both"/>
        <w:rPr>
          <w:rFonts w:ascii="Arial" w:eastAsia="Arial" w:hAnsi="Arial" w:cs="Arial"/>
        </w:rPr>
      </w:pPr>
    </w:p>
    <w:p w14:paraId="00000BD8" w14:textId="77777777" w:rsidR="00C14C0B" w:rsidRPr="00EB42BE" w:rsidRDefault="00DF6B49">
      <w:pPr>
        <w:spacing w:after="160" w:line="240" w:lineRule="auto"/>
        <w:jc w:val="both"/>
        <w:rPr>
          <w:rFonts w:ascii="Arial" w:eastAsia="Arial" w:hAnsi="Arial" w:cs="Arial"/>
        </w:rPr>
      </w:pPr>
      <w:r w:rsidRPr="00EB42BE">
        <w:rPr>
          <w:rFonts w:ascii="Arial" w:eastAsia="Arial" w:hAnsi="Arial" w:cs="Arial"/>
        </w:rPr>
        <w:t>Based on the ANOVA, the regression as a whole demonstrates a linear relationship between the variables, significant at the 0.001 level.</w:t>
      </w:r>
    </w:p>
    <w:p w14:paraId="00000BD9" w14:textId="77777777" w:rsidR="00C14C0B" w:rsidRPr="00EB42BE" w:rsidRDefault="00C14C0B">
      <w:pPr>
        <w:spacing w:after="160" w:line="240" w:lineRule="auto"/>
        <w:rPr>
          <w:rFonts w:ascii="Arial" w:eastAsia="Arial" w:hAnsi="Arial" w:cs="Arial"/>
        </w:rPr>
      </w:pPr>
    </w:p>
    <w:p w14:paraId="00000BDA" w14:textId="77777777" w:rsidR="00C14C0B" w:rsidRPr="00EB42BE" w:rsidRDefault="00C14C0B">
      <w:pPr>
        <w:spacing w:after="160" w:line="240" w:lineRule="auto"/>
        <w:rPr>
          <w:rFonts w:ascii="Arial" w:eastAsia="Arial" w:hAnsi="Arial" w:cs="Arial"/>
        </w:rPr>
      </w:pPr>
    </w:p>
    <w:p w14:paraId="00000BDB" w14:textId="77777777" w:rsidR="00C14C0B" w:rsidRPr="00EB42BE" w:rsidRDefault="00C14C0B">
      <w:pPr>
        <w:spacing w:after="160" w:line="240" w:lineRule="auto"/>
        <w:rPr>
          <w:rFonts w:ascii="Arial" w:eastAsia="Arial" w:hAnsi="Arial" w:cs="Arial"/>
        </w:rPr>
      </w:pPr>
    </w:p>
    <w:p w14:paraId="00000BDC" w14:textId="77777777" w:rsidR="00C14C0B" w:rsidRPr="00EB42BE" w:rsidRDefault="00C14C0B">
      <w:pPr>
        <w:spacing w:after="160" w:line="240" w:lineRule="auto"/>
        <w:rPr>
          <w:rFonts w:ascii="Arial" w:eastAsia="Arial" w:hAnsi="Arial" w:cs="Arial"/>
        </w:rPr>
      </w:pPr>
    </w:p>
    <w:p w14:paraId="00000BDD" w14:textId="77777777" w:rsidR="00C14C0B" w:rsidRPr="00EB42BE" w:rsidRDefault="00C14C0B">
      <w:pPr>
        <w:spacing w:after="160" w:line="240" w:lineRule="auto"/>
        <w:rPr>
          <w:rFonts w:ascii="Arial" w:eastAsia="Arial" w:hAnsi="Arial" w:cs="Arial"/>
        </w:rPr>
      </w:pPr>
    </w:p>
    <w:p w14:paraId="00000BDE" w14:textId="77777777" w:rsidR="00C14C0B" w:rsidRPr="00EB42BE" w:rsidRDefault="00C14C0B">
      <w:pPr>
        <w:spacing w:after="160" w:line="240" w:lineRule="auto"/>
        <w:rPr>
          <w:rFonts w:ascii="Arial" w:eastAsia="Arial" w:hAnsi="Arial" w:cs="Arial"/>
        </w:rPr>
      </w:pPr>
    </w:p>
    <w:p w14:paraId="00000BE0" w14:textId="77777777" w:rsidR="00C14C0B" w:rsidRPr="00EB42BE" w:rsidRDefault="00C14C0B">
      <w:pPr>
        <w:spacing w:after="160" w:line="240" w:lineRule="auto"/>
        <w:rPr>
          <w:rFonts w:ascii="Arial" w:eastAsia="Arial" w:hAnsi="Arial" w:cs="Arial"/>
        </w:rPr>
      </w:pPr>
    </w:p>
    <w:p w14:paraId="00000BE1" w14:textId="77777777" w:rsidR="00C14C0B" w:rsidRPr="00554104" w:rsidRDefault="00DF6B49">
      <w:pPr>
        <w:spacing w:after="0" w:line="240" w:lineRule="auto"/>
        <w:jc w:val="center"/>
        <w:rPr>
          <w:rFonts w:ascii="Arial" w:eastAsia="Arial" w:hAnsi="Arial" w:cs="Arial"/>
          <w:sz w:val="28"/>
          <w:szCs w:val="28"/>
        </w:rPr>
      </w:pPr>
      <w:r w:rsidRPr="00554104">
        <w:rPr>
          <w:rFonts w:ascii="Arial" w:eastAsia="Arial" w:hAnsi="Arial" w:cs="Arial"/>
          <w:b/>
          <w:sz w:val="28"/>
          <w:szCs w:val="28"/>
        </w:rPr>
        <w:lastRenderedPageBreak/>
        <w:t>Coefficients</w:t>
      </w:r>
    </w:p>
    <w:p w14:paraId="00000BE2" w14:textId="77777777" w:rsidR="00C14C0B" w:rsidRPr="00EB42BE" w:rsidRDefault="00C14C0B">
      <w:pPr>
        <w:spacing w:after="0" w:line="240" w:lineRule="auto"/>
        <w:rPr>
          <w:rFonts w:ascii="Arial" w:eastAsia="Arial" w:hAnsi="Arial" w:cs="Arial"/>
        </w:rPr>
      </w:pPr>
    </w:p>
    <w:tbl>
      <w:tblPr>
        <w:tblStyle w:val="affff2"/>
        <w:tblW w:w="90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4"/>
        <w:gridCol w:w="2719"/>
        <w:gridCol w:w="799"/>
        <w:gridCol w:w="1265"/>
        <w:gridCol w:w="1514"/>
        <w:gridCol w:w="719"/>
        <w:gridCol w:w="801"/>
        <w:gridCol w:w="50"/>
      </w:tblGrid>
      <w:tr w:rsidR="00C14C0B" w:rsidRPr="00EB42BE" w14:paraId="29CA3C71" w14:textId="77777777" w:rsidTr="00C83CEC">
        <w:trPr>
          <w:trHeight w:val="511"/>
        </w:trPr>
        <w:tc>
          <w:tcPr>
            <w:tcW w:w="3876" w:type="dxa"/>
            <w:gridSpan w:val="2"/>
            <w:vMerge w:val="restart"/>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E3"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Model</w:t>
            </w:r>
          </w:p>
        </w:tc>
        <w:tc>
          <w:tcPr>
            <w:tcW w:w="2066" w:type="dxa"/>
            <w:gridSpan w:val="2"/>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E5"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Unstandardized Coefficients</w:t>
            </w:r>
          </w:p>
        </w:tc>
        <w:tc>
          <w:tcPr>
            <w:tcW w:w="1513" w:type="dxa"/>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E7"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Standardized Coefficients</w:t>
            </w:r>
          </w:p>
        </w:tc>
        <w:tc>
          <w:tcPr>
            <w:tcW w:w="720" w:type="dxa"/>
            <w:vMerge w:val="restart"/>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E8"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t</w:t>
            </w:r>
          </w:p>
        </w:tc>
        <w:tc>
          <w:tcPr>
            <w:tcW w:w="846" w:type="dxa"/>
            <w:gridSpan w:val="2"/>
            <w:vMerge w:val="restart"/>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E9"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Sig.</w:t>
            </w:r>
          </w:p>
        </w:tc>
      </w:tr>
      <w:tr w:rsidR="00C14C0B" w:rsidRPr="00EB42BE" w14:paraId="4E7D866E" w14:textId="77777777" w:rsidTr="00C83CEC">
        <w:trPr>
          <w:trHeight w:val="141"/>
        </w:trPr>
        <w:tc>
          <w:tcPr>
            <w:tcW w:w="3876" w:type="dxa"/>
            <w:gridSpan w:val="2"/>
            <w:vMerge/>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EB" w14:textId="77777777" w:rsidR="00C14C0B" w:rsidRPr="00EB42BE" w:rsidRDefault="00C14C0B" w:rsidP="00C83CEC">
            <w:pPr>
              <w:widowControl w:val="0"/>
              <w:pBdr>
                <w:top w:val="nil"/>
                <w:left w:val="nil"/>
                <w:bottom w:val="nil"/>
                <w:right w:val="nil"/>
                <w:between w:val="nil"/>
              </w:pBdr>
              <w:spacing w:line="276" w:lineRule="auto"/>
              <w:jc w:val="center"/>
              <w:rPr>
                <w:rFonts w:ascii="Arial" w:eastAsia="Arial" w:hAnsi="Arial" w:cs="Arial"/>
              </w:rPr>
            </w:pPr>
          </w:p>
        </w:tc>
        <w:tc>
          <w:tcPr>
            <w:tcW w:w="800" w:type="dxa"/>
            <w:tcBorders>
              <w:top w:val="single" w:sz="12" w:space="0" w:color="000000"/>
              <w:left w:val="single" w:sz="12" w:space="0" w:color="000000"/>
              <w:bottom w:val="single" w:sz="8" w:space="0" w:color="152935"/>
              <w:right w:val="single" w:sz="8" w:space="0" w:color="E0E0E0"/>
            </w:tcBorders>
            <w:shd w:val="clear" w:color="auto" w:fill="FFFFFF"/>
            <w:vAlign w:val="bottom"/>
          </w:tcPr>
          <w:p w14:paraId="00000BED"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B</w:t>
            </w:r>
          </w:p>
        </w:tc>
        <w:tc>
          <w:tcPr>
            <w:tcW w:w="1265" w:type="dxa"/>
            <w:tcBorders>
              <w:top w:val="single" w:sz="12" w:space="0" w:color="000000"/>
              <w:left w:val="single" w:sz="8" w:space="0" w:color="E0E0E0"/>
              <w:bottom w:val="single" w:sz="8" w:space="0" w:color="152935"/>
              <w:right w:val="single" w:sz="8" w:space="0" w:color="E0E0E0"/>
            </w:tcBorders>
            <w:shd w:val="clear" w:color="auto" w:fill="FFFFFF"/>
            <w:vAlign w:val="bottom"/>
          </w:tcPr>
          <w:p w14:paraId="00000BEE"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Std. Error</w:t>
            </w:r>
          </w:p>
        </w:tc>
        <w:tc>
          <w:tcPr>
            <w:tcW w:w="1514" w:type="dxa"/>
            <w:tcBorders>
              <w:top w:val="single" w:sz="12" w:space="0" w:color="000000"/>
              <w:left w:val="single" w:sz="8" w:space="0" w:color="E0E0E0"/>
              <w:bottom w:val="single" w:sz="8" w:space="0" w:color="152935"/>
              <w:right w:val="single" w:sz="12" w:space="0" w:color="000000"/>
            </w:tcBorders>
            <w:shd w:val="clear" w:color="auto" w:fill="FFFFFF"/>
            <w:vAlign w:val="bottom"/>
          </w:tcPr>
          <w:p w14:paraId="00000BEF"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Beta</w:t>
            </w:r>
          </w:p>
        </w:tc>
        <w:tc>
          <w:tcPr>
            <w:tcW w:w="720" w:type="dxa"/>
            <w:vMerge/>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F0" w14:textId="77777777" w:rsidR="00C14C0B" w:rsidRPr="00EB42BE" w:rsidRDefault="00C14C0B" w:rsidP="00C83CEC">
            <w:pPr>
              <w:widowControl w:val="0"/>
              <w:pBdr>
                <w:top w:val="nil"/>
                <w:left w:val="nil"/>
                <w:bottom w:val="nil"/>
                <w:right w:val="nil"/>
                <w:between w:val="nil"/>
              </w:pBdr>
              <w:spacing w:line="276" w:lineRule="auto"/>
              <w:jc w:val="center"/>
              <w:rPr>
                <w:rFonts w:ascii="Arial" w:eastAsia="Arial" w:hAnsi="Arial" w:cs="Arial"/>
              </w:rPr>
            </w:pPr>
          </w:p>
        </w:tc>
        <w:tc>
          <w:tcPr>
            <w:tcW w:w="845" w:type="dxa"/>
            <w:gridSpan w:val="2"/>
            <w:vMerge/>
            <w:tcBorders>
              <w:top w:val="single" w:sz="12" w:space="0" w:color="000000"/>
              <w:left w:val="single" w:sz="12" w:space="0" w:color="000000"/>
              <w:bottom w:val="single" w:sz="12" w:space="0" w:color="000000"/>
              <w:right w:val="single" w:sz="12" w:space="0" w:color="000000"/>
            </w:tcBorders>
            <w:shd w:val="clear" w:color="auto" w:fill="FFFFFF"/>
            <w:vAlign w:val="bottom"/>
          </w:tcPr>
          <w:p w14:paraId="00000BF1" w14:textId="77777777" w:rsidR="00C14C0B" w:rsidRPr="00EB42BE" w:rsidRDefault="00C14C0B" w:rsidP="00C83CEC">
            <w:pPr>
              <w:widowControl w:val="0"/>
              <w:pBdr>
                <w:top w:val="nil"/>
                <w:left w:val="nil"/>
                <w:bottom w:val="nil"/>
                <w:right w:val="nil"/>
                <w:between w:val="nil"/>
              </w:pBdr>
              <w:spacing w:line="276" w:lineRule="auto"/>
              <w:jc w:val="center"/>
              <w:rPr>
                <w:rFonts w:ascii="Arial" w:eastAsia="Arial" w:hAnsi="Arial" w:cs="Arial"/>
              </w:rPr>
            </w:pPr>
          </w:p>
        </w:tc>
      </w:tr>
      <w:tr w:rsidR="00C14C0B" w:rsidRPr="00EB42BE" w14:paraId="409AF976" w14:textId="77777777" w:rsidTr="00C83CEC">
        <w:trPr>
          <w:trHeight w:val="255"/>
        </w:trPr>
        <w:tc>
          <w:tcPr>
            <w:tcW w:w="1155" w:type="dxa"/>
            <w:vMerge w:val="restart"/>
            <w:tcBorders>
              <w:top w:val="single" w:sz="12" w:space="0" w:color="000000"/>
              <w:left w:val="single" w:sz="12" w:space="0" w:color="000000"/>
              <w:bottom w:val="single" w:sz="12" w:space="0" w:color="000000"/>
            </w:tcBorders>
            <w:shd w:val="clear" w:color="auto" w:fill="E0E0E0"/>
          </w:tcPr>
          <w:p w14:paraId="00000BF3"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7</w:t>
            </w:r>
          </w:p>
        </w:tc>
        <w:tc>
          <w:tcPr>
            <w:tcW w:w="2720" w:type="dxa"/>
            <w:tcBorders>
              <w:top w:val="single" w:sz="12" w:space="0" w:color="000000"/>
              <w:bottom w:val="single" w:sz="8" w:space="0" w:color="AEAEAE"/>
            </w:tcBorders>
            <w:shd w:val="clear" w:color="auto" w:fill="E0E0E0"/>
          </w:tcPr>
          <w:p w14:paraId="00000BF4"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(Constant)</w:t>
            </w:r>
          </w:p>
        </w:tc>
        <w:tc>
          <w:tcPr>
            <w:tcW w:w="800" w:type="dxa"/>
            <w:tcBorders>
              <w:top w:val="single" w:sz="8" w:space="0" w:color="152935"/>
              <w:bottom w:val="single" w:sz="8" w:space="0" w:color="AEAEAE"/>
              <w:right w:val="single" w:sz="8" w:space="0" w:color="E0E0E0"/>
            </w:tcBorders>
            <w:shd w:val="clear" w:color="auto" w:fill="F9F9FB"/>
          </w:tcPr>
          <w:p w14:paraId="00000BF5"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.109</w:t>
            </w:r>
          </w:p>
        </w:tc>
        <w:tc>
          <w:tcPr>
            <w:tcW w:w="1265" w:type="dxa"/>
            <w:tcBorders>
              <w:top w:val="single" w:sz="8" w:space="0" w:color="152935"/>
              <w:left w:val="single" w:sz="8" w:space="0" w:color="E0E0E0"/>
              <w:bottom w:val="single" w:sz="8" w:space="0" w:color="AEAEAE"/>
              <w:right w:val="single" w:sz="8" w:space="0" w:color="E0E0E0"/>
            </w:tcBorders>
            <w:shd w:val="clear" w:color="auto" w:fill="F9F9FB"/>
          </w:tcPr>
          <w:p w14:paraId="00000BF6"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.229</w:t>
            </w:r>
          </w:p>
        </w:tc>
        <w:tc>
          <w:tcPr>
            <w:tcW w:w="1515" w:type="dxa"/>
            <w:tcBorders>
              <w:top w:val="single" w:sz="8" w:space="0" w:color="152935"/>
              <w:left w:val="single" w:sz="8" w:space="0" w:color="E0E0E0"/>
              <w:bottom w:val="single" w:sz="8" w:space="0" w:color="AEAEAE"/>
              <w:right w:val="single" w:sz="8" w:space="0" w:color="E0E0E0"/>
            </w:tcBorders>
            <w:shd w:val="clear" w:color="auto" w:fill="F9F9FB"/>
            <w:vAlign w:val="center"/>
          </w:tcPr>
          <w:p w14:paraId="00000BF7" w14:textId="77777777" w:rsidR="00C14C0B" w:rsidRPr="00EB42BE" w:rsidRDefault="00C14C0B" w:rsidP="00C83CEC">
            <w:pPr>
              <w:jc w:val="center"/>
              <w:rPr>
                <w:rFonts w:ascii="Arial" w:eastAsia="Arial" w:hAnsi="Arial" w:cs="Arial"/>
              </w:rPr>
            </w:pPr>
          </w:p>
        </w:tc>
        <w:tc>
          <w:tcPr>
            <w:tcW w:w="720" w:type="dxa"/>
            <w:tcBorders>
              <w:top w:val="single" w:sz="12" w:space="0" w:color="000000"/>
              <w:left w:val="single" w:sz="8" w:space="0" w:color="E0E0E0"/>
              <w:bottom w:val="single" w:sz="8" w:space="0" w:color="AEAEAE"/>
              <w:right w:val="single" w:sz="8" w:space="0" w:color="E0E0E0"/>
            </w:tcBorders>
            <w:shd w:val="clear" w:color="auto" w:fill="F9F9FB"/>
          </w:tcPr>
          <w:p w14:paraId="00000BF8"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.475</w:t>
            </w:r>
          </w:p>
        </w:tc>
        <w:tc>
          <w:tcPr>
            <w:tcW w:w="802" w:type="dxa"/>
            <w:tcBorders>
              <w:top w:val="single" w:sz="12" w:space="0" w:color="000000"/>
              <w:left w:val="single" w:sz="8" w:space="0" w:color="E0E0E0"/>
              <w:bottom w:val="single" w:sz="8" w:space="0" w:color="AEAEAE"/>
              <w:right w:val="single" w:sz="12" w:space="0" w:color="000000"/>
            </w:tcBorders>
            <w:shd w:val="clear" w:color="auto" w:fill="F9F9FB"/>
          </w:tcPr>
          <w:p w14:paraId="00000BF9"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.635</w:t>
            </w:r>
          </w:p>
        </w:tc>
        <w:tc>
          <w:tcPr>
            <w:tcW w:w="41" w:type="dxa"/>
            <w:vAlign w:val="center"/>
          </w:tcPr>
          <w:p w14:paraId="00000BFA" w14:textId="77777777" w:rsidR="00C14C0B" w:rsidRPr="00EB42BE" w:rsidRDefault="00C14C0B">
            <w:pPr>
              <w:rPr>
                <w:rFonts w:ascii="Arial" w:eastAsia="Arial" w:hAnsi="Arial" w:cs="Arial"/>
              </w:rPr>
            </w:pPr>
          </w:p>
        </w:tc>
      </w:tr>
      <w:tr w:rsidR="00C14C0B" w:rsidRPr="00EB42BE" w14:paraId="1460F2FF" w14:textId="77777777" w:rsidTr="00C83CEC">
        <w:trPr>
          <w:trHeight w:val="141"/>
        </w:trPr>
        <w:tc>
          <w:tcPr>
            <w:tcW w:w="1155" w:type="dxa"/>
            <w:vMerge/>
            <w:tcBorders>
              <w:top w:val="single" w:sz="12" w:space="0" w:color="000000"/>
              <w:left w:val="single" w:sz="12" w:space="0" w:color="000000"/>
              <w:bottom w:val="single" w:sz="12" w:space="0" w:color="000000"/>
            </w:tcBorders>
            <w:shd w:val="clear" w:color="auto" w:fill="E0E0E0"/>
          </w:tcPr>
          <w:p w14:paraId="00000BFB" w14:textId="77777777" w:rsidR="00C14C0B" w:rsidRPr="00EB42BE" w:rsidRDefault="00C14C0B" w:rsidP="00C83CEC">
            <w:pPr>
              <w:widowControl w:val="0"/>
              <w:pBdr>
                <w:top w:val="nil"/>
                <w:left w:val="nil"/>
                <w:bottom w:val="nil"/>
                <w:right w:val="nil"/>
                <w:between w:val="nil"/>
              </w:pBdr>
              <w:spacing w:line="276" w:lineRule="auto"/>
              <w:jc w:val="center"/>
              <w:rPr>
                <w:rFonts w:ascii="Arial" w:eastAsia="Arial" w:hAnsi="Arial" w:cs="Arial"/>
              </w:rPr>
            </w:pPr>
          </w:p>
        </w:tc>
        <w:tc>
          <w:tcPr>
            <w:tcW w:w="2720" w:type="dxa"/>
            <w:tcBorders>
              <w:top w:val="single" w:sz="8" w:space="0" w:color="AEAEAE"/>
              <w:bottom w:val="single" w:sz="8" w:space="0" w:color="AEAEAE"/>
            </w:tcBorders>
            <w:shd w:val="clear" w:color="auto" w:fill="E0E0E0"/>
          </w:tcPr>
          <w:p w14:paraId="00000BFC"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Performance (Walmart): Has High Product Quality</w:t>
            </w:r>
          </w:p>
        </w:tc>
        <w:tc>
          <w:tcPr>
            <w:tcW w:w="800" w:type="dxa"/>
            <w:tcBorders>
              <w:top w:val="single" w:sz="8" w:space="0" w:color="AEAEAE"/>
              <w:bottom w:val="single" w:sz="8" w:space="0" w:color="AEAEAE"/>
              <w:right w:val="single" w:sz="8" w:space="0" w:color="E0E0E0"/>
            </w:tcBorders>
            <w:shd w:val="clear" w:color="auto" w:fill="F9F9FB"/>
          </w:tcPr>
          <w:p w14:paraId="00000BFD"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.172</w:t>
            </w:r>
          </w:p>
        </w:tc>
        <w:tc>
          <w:tcPr>
            <w:tcW w:w="1265" w:type="dxa"/>
            <w:tcBorders>
              <w:top w:val="single" w:sz="8" w:space="0" w:color="AEAEAE"/>
              <w:left w:val="single" w:sz="8" w:space="0" w:color="E0E0E0"/>
              <w:bottom w:val="single" w:sz="8" w:space="0" w:color="AEAEAE"/>
              <w:right w:val="single" w:sz="8" w:space="0" w:color="E0E0E0"/>
            </w:tcBorders>
            <w:shd w:val="clear" w:color="auto" w:fill="F9F9FB"/>
          </w:tcPr>
          <w:p w14:paraId="00000BFE"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.050</w:t>
            </w:r>
          </w:p>
        </w:tc>
        <w:tc>
          <w:tcPr>
            <w:tcW w:w="1515" w:type="dxa"/>
            <w:tcBorders>
              <w:top w:val="single" w:sz="8" w:space="0" w:color="AEAEAE"/>
              <w:left w:val="single" w:sz="8" w:space="0" w:color="E0E0E0"/>
              <w:bottom w:val="single" w:sz="8" w:space="0" w:color="AEAEAE"/>
              <w:right w:val="single" w:sz="8" w:space="0" w:color="E0E0E0"/>
            </w:tcBorders>
            <w:shd w:val="clear" w:color="auto" w:fill="F9F9FB"/>
          </w:tcPr>
          <w:p w14:paraId="00000BFF"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.173</w:t>
            </w:r>
          </w:p>
        </w:tc>
        <w:tc>
          <w:tcPr>
            <w:tcW w:w="720" w:type="dxa"/>
            <w:tcBorders>
              <w:top w:val="single" w:sz="8" w:space="0" w:color="AEAEAE"/>
              <w:left w:val="single" w:sz="8" w:space="0" w:color="E0E0E0"/>
              <w:bottom w:val="single" w:sz="8" w:space="0" w:color="AEAEAE"/>
              <w:right w:val="single" w:sz="8" w:space="0" w:color="E0E0E0"/>
            </w:tcBorders>
            <w:shd w:val="clear" w:color="auto" w:fill="F9F9FB"/>
          </w:tcPr>
          <w:p w14:paraId="00000C00"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3.440</w:t>
            </w:r>
          </w:p>
        </w:tc>
        <w:tc>
          <w:tcPr>
            <w:tcW w:w="802" w:type="dxa"/>
            <w:tcBorders>
              <w:top w:val="single" w:sz="8" w:space="0" w:color="AEAEAE"/>
              <w:left w:val="single" w:sz="8" w:space="0" w:color="E0E0E0"/>
              <w:bottom w:val="single" w:sz="8" w:space="0" w:color="AEAEAE"/>
              <w:right w:val="single" w:sz="12" w:space="0" w:color="000000"/>
            </w:tcBorders>
            <w:shd w:val="clear" w:color="auto" w:fill="F9F9FB"/>
          </w:tcPr>
          <w:p w14:paraId="00000C01"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&lt;.001</w:t>
            </w:r>
          </w:p>
        </w:tc>
        <w:tc>
          <w:tcPr>
            <w:tcW w:w="41" w:type="dxa"/>
            <w:vAlign w:val="center"/>
          </w:tcPr>
          <w:p w14:paraId="00000C02" w14:textId="77777777" w:rsidR="00C14C0B" w:rsidRPr="00EB42BE" w:rsidRDefault="00C14C0B">
            <w:pPr>
              <w:rPr>
                <w:rFonts w:ascii="Arial" w:eastAsia="Arial" w:hAnsi="Arial" w:cs="Arial"/>
              </w:rPr>
            </w:pPr>
          </w:p>
        </w:tc>
      </w:tr>
      <w:tr w:rsidR="00C14C0B" w:rsidRPr="00EB42BE" w14:paraId="6656CCEB" w14:textId="77777777" w:rsidTr="00C83CEC">
        <w:trPr>
          <w:trHeight w:val="141"/>
        </w:trPr>
        <w:tc>
          <w:tcPr>
            <w:tcW w:w="1155" w:type="dxa"/>
            <w:vMerge/>
            <w:tcBorders>
              <w:top w:val="single" w:sz="12" w:space="0" w:color="000000"/>
              <w:left w:val="single" w:sz="12" w:space="0" w:color="000000"/>
              <w:bottom w:val="single" w:sz="12" w:space="0" w:color="000000"/>
            </w:tcBorders>
            <w:shd w:val="clear" w:color="auto" w:fill="E0E0E0"/>
          </w:tcPr>
          <w:p w14:paraId="00000C03" w14:textId="77777777" w:rsidR="00C14C0B" w:rsidRPr="00EB42BE" w:rsidRDefault="00C14C0B" w:rsidP="00C83CEC">
            <w:pPr>
              <w:widowControl w:val="0"/>
              <w:pBdr>
                <w:top w:val="nil"/>
                <w:left w:val="nil"/>
                <w:bottom w:val="nil"/>
                <w:right w:val="nil"/>
                <w:between w:val="nil"/>
              </w:pBdr>
              <w:spacing w:line="276" w:lineRule="auto"/>
              <w:jc w:val="center"/>
              <w:rPr>
                <w:rFonts w:ascii="Arial" w:eastAsia="Arial" w:hAnsi="Arial" w:cs="Arial"/>
              </w:rPr>
            </w:pPr>
          </w:p>
        </w:tc>
        <w:tc>
          <w:tcPr>
            <w:tcW w:w="2720" w:type="dxa"/>
            <w:tcBorders>
              <w:top w:val="single" w:sz="8" w:space="0" w:color="AEAEAE"/>
              <w:bottom w:val="single" w:sz="8" w:space="0" w:color="AEAEAE"/>
            </w:tcBorders>
            <w:shd w:val="clear" w:color="auto" w:fill="E0E0E0"/>
          </w:tcPr>
          <w:p w14:paraId="00000C04"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Performance (Walmart): I am a regular customer at Walmart</w:t>
            </w:r>
          </w:p>
        </w:tc>
        <w:tc>
          <w:tcPr>
            <w:tcW w:w="800" w:type="dxa"/>
            <w:tcBorders>
              <w:top w:val="single" w:sz="8" w:space="0" w:color="AEAEAE"/>
              <w:bottom w:val="single" w:sz="8" w:space="0" w:color="AEAEAE"/>
              <w:right w:val="single" w:sz="8" w:space="0" w:color="E0E0E0"/>
            </w:tcBorders>
            <w:shd w:val="clear" w:color="auto" w:fill="F9F9FB"/>
          </w:tcPr>
          <w:p w14:paraId="00000C05"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.145</w:t>
            </w:r>
          </w:p>
        </w:tc>
        <w:tc>
          <w:tcPr>
            <w:tcW w:w="1265" w:type="dxa"/>
            <w:tcBorders>
              <w:top w:val="single" w:sz="8" w:space="0" w:color="AEAEAE"/>
              <w:left w:val="single" w:sz="8" w:space="0" w:color="E0E0E0"/>
              <w:bottom w:val="single" w:sz="8" w:space="0" w:color="AEAEAE"/>
              <w:right w:val="single" w:sz="8" w:space="0" w:color="E0E0E0"/>
            </w:tcBorders>
            <w:shd w:val="clear" w:color="auto" w:fill="F9F9FB"/>
          </w:tcPr>
          <w:p w14:paraId="00000C06"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.032</w:t>
            </w:r>
          </w:p>
        </w:tc>
        <w:tc>
          <w:tcPr>
            <w:tcW w:w="1515" w:type="dxa"/>
            <w:tcBorders>
              <w:top w:val="single" w:sz="8" w:space="0" w:color="AEAEAE"/>
              <w:left w:val="single" w:sz="8" w:space="0" w:color="E0E0E0"/>
              <w:bottom w:val="single" w:sz="8" w:space="0" w:color="AEAEAE"/>
              <w:right w:val="single" w:sz="8" w:space="0" w:color="E0E0E0"/>
            </w:tcBorders>
            <w:shd w:val="clear" w:color="auto" w:fill="F9F9FB"/>
          </w:tcPr>
          <w:p w14:paraId="00000C07"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.197</w:t>
            </w:r>
          </w:p>
        </w:tc>
        <w:tc>
          <w:tcPr>
            <w:tcW w:w="720" w:type="dxa"/>
            <w:tcBorders>
              <w:top w:val="single" w:sz="8" w:space="0" w:color="AEAEAE"/>
              <w:left w:val="single" w:sz="8" w:space="0" w:color="E0E0E0"/>
              <w:bottom w:val="single" w:sz="8" w:space="0" w:color="AEAEAE"/>
              <w:right w:val="single" w:sz="8" w:space="0" w:color="E0E0E0"/>
            </w:tcBorders>
            <w:shd w:val="clear" w:color="auto" w:fill="F9F9FB"/>
          </w:tcPr>
          <w:p w14:paraId="00000C08"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4.585</w:t>
            </w:r>
          </w:p>
        </w:tc>
        <w:tc>
          <w:tcPr>
            <w:tcW w:w="802" w:type="dxa"/>
            <w:tcBorders>
              <w:top w:val="single" w:sz="8" w:space="0" w:color="AEAEAE"/>
              <w:left w:val="single" w:sz="8" w:space="0" w:color="E0E0E0"/>
              <w:bottom w:val="single" w:sz="8" w:space="0" w:color="AEAEAE"/>
              <w:right w:val="single" w:sz="12" w:space="0" w:color="000000"/>
            </w:tcBorders>
            <w:shd w:val="clear" w:color="auto" w:fill="F9F9FB"/>
          </w:tcPr>
          <w:p w14:paraId="00000C09"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&lt;.001</w:t>
            </w:r>
          </w:p>
        </w:tc>
        <w:tc>
          <w:tcPr>
            <w:tcW w:w="41" w:type="dxa"/>
            <w:vAlign w:val="center"/>
          </w:tcPr>
          <w:p w14:paraId="00000C0A" w14:textId="77777777" w:rsidR="00C14C0B" w:rsidRPr="00EB42BE" w:rsidRDefault="00C14C0B">
            <w:pPr>
              <w:rPr>
                <w:rFonts w:ascii="Arial" w:eastAsia="Arial" w:hAnsi="Arial" w:cs="Arial"/>
              </w:rPr>
            </w:pPr>
          </w:p>
        </w:tc>
      </w:tr>
      <w:tr w:rsidR="00C14C0B" w:rsidRPr="00EB42BE" w14:paraId="2B003AA0" w14:textId="77777777" w:rsidTr="00C83CEC">
        <w:trPr>
          <w:trHeight w:val="141"/>
        </w:trPr>
        <w:tc>
          <w:tcPr>
            <w:tcW w:w="1155" w:type="dxa"/>
            <w:vMerge/>
            <w:tcBorders>
              <w:top w:val="single" w:sz="12" w:space="0" w:color="000000"/>
              <w:left w:val="single" w:sz="12" w:space="0" w:color="000000"/>
              <w:bottom w:val="single" w:sz="12" w:space="0" w:color="000000"/>
            </w:tcBorders>
            <w:shd w:val="clear" w:color="auto" w:fill="E0E0E0"/>
          </w:tcPr>
          <w:p w14:paraId="00000C0B" w14:textId="77777777" w:rsidR="00C14C0B" w:rsidRPr="00EB42BE" w:rsidRDefault="00C14C0B" w:rsidP="00C83CEC">
            <w:pPr>
              <w:widowControl w:val="0"/>
              <w:pBdr>
                <w:top w:val="nil"/>
                <w:left w:val="nil"/>
                <w:bottom w:val="nil"/>
                <w:right w:val="nil"/>
                <w:between w:val="nil"/>
              </w:pBdr>
              <w:spacing w:line="276" w:lineRule="auto"/>
              <w:jc w:val="center"/>
              <w:rPr>
                <w:rFonts w:ascii="Arial" w:eastAsia="Arial" w:hAnsi="Arial" w:cs="Arial"/>
              </w:rPr>
            </w:pPr>
          </w:p>
        </w:tc>
        <w:tc>
          <w:tcPr>
            <w:tcW w:w="2720" w:type="dxa"/>
            <w:tcBorders>
              <w:top w:val="single" w:sz="8" w:space="0" w:color="AEAEAE"/>
              <w:bottom w:val="single" w:sz="8" w:space="0" w:color="AEAEAE"/>
            </w:tcBorders>
            <w:shd w:val="clear" w:color="auto" w:fill="E0E0E0"/>
          </w:tcPr>
          <w:p w14:paraId="00000C0C"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Performance (Walmart): Has Excellent Customer Service</w:t>
            </w:r>
          </w:p>
        </w:tc>
        <w:tc>
          <w:tcPr>
            <w:tcW w:w="800" w:type="dxa"/>
            <w:tcBorders>
              <w:top w:val="single" w:sz="8" w:space="0" w:color="AEAEAE"/>
              <w:bottom w:val="single" w:sz="8" w:space="0" w:color="AEAEAE"/>
              <w:right w:val="single" w:sz="8" w:space="0" w:color="E0E0E0"/>
            </w:tcBorders>
            <w:shd w:val="clear" w:color="auto" w:fill="F9F9FB"/>
          </w:tcPr>
          <w:p w14:paraId="00000C0D"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.149</w:t>
            </w:r>
          </w:p>
        </w:tc>
        <w:tc>
          <w:tcPr>
            <w:tcW w:w="1265" w:type="dxa"/>
            <w:tcBorders>
              <w:top w:val="single" w:sz="8" w:space="0" w:color="AEAEAE"/>
              <w:left w:val="single" w:sz="8" w:space="0" w:color="E0E0E0"/>
              <w:bottom w:val="single" w:sz="8" w:space="0" w:color="AEAEAE"/>
              <w:right w:val="single" w:sz="8" w:space="0" w:color="E0E0E0"/>
            </w:tcBorders>
            <w:shd w:val="clear" w:color="auto" w:fill="F9F9FB"/>
          </w:tcPr>
          <w:p w14:paraId="00000C0E"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.040</w:t>
            </w:r>
          </w:p>
        </w:tc>
        <w:tc>
          <w:tcPr>
            <w:tcW w:w="1515" w:type="dxa"/>
            <w:tcBorders>
              <w:top w:val="single" w:sz="8" w:space="0" w:color="AEAEAE"/>
              <w:left w:val="single" w:sz="8" w:space="0" w:color="E0E0E0"/>
              <w:bottom w:val="single" w:sz="8" w:space="0" w:color="AEAEAE"/>
              <w:right w:val="single" w:sz="8" w:space="0" w:color="E0E0E0"/>
            </w:tcBorders>
            <w:shd w:val="clear" w:color="auto" w:fill="F9F9FB"/>
          </w:tcPr>
          <w:p w14:paraId="00000C0F"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.182</w:t>
            </w:r>
          </w:p>
        </w:tc>
        <w:tc>
          <w:tcPr>
            <w:tcW w:w="720" w:type="dxa"/>
            <w:tcBorders>
              <w:top w:val="single" w:sz="8" w:space="0" w:color="AEAEAE"/>
              <w:left w:val="single" w:sz="8" w:space="0" w:color="E0E0E0"/>
              <w:bottom w:val="single" w:sz="8" w:space="0" w:color="AEAEAE"/>
              <w:right w:val="single" w:sz="8" w:space="0" w:color="E0E0E0"/>
            </w:tcBorders>
            <w:shd w:val="clear" w:color="auto" w:fill="F9F9FB"/>
          </w:tcPr>
          <w:p w14:paraId="00000C10"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3.700</w:t>
            </w:r>
          </w:p>
        </w:tc>
        <w:tc>
          <w:tcPr>
            <w:tcW w:w="802" w:type="dxa"/>
            <w:tcBorders>
              <w:top w:val="single" w:sz="8" w:space="0" w:color="AEAEAE"/>
              <w:left w:val="single" w:sz="8" w:space="0" w:color="E0E0E0"/>
              <w:bottom w:val="single" w:sz="8" w:space="0" w:color="AEAEAE"/>
              <w:right w:val="single" w:sz="12" w:space="0" w:color="000000"/>
            </w:tcBorders>
            <w:shd w:val="clear" w:color="auto" w:fill="F9F9FB"/>
          </w:tcPr>
          <w:p w14:paraId="00000C11"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&lt;.001</w:t>
            </w:r>
          </w:p>
        </w:tc>
        <w:tc>
          <w:tcPr>
            <w:tcW w:w="41" w:type="dxa"/>
            <w:vAlign w:val="center"/>
          </w:tcPr>
          <w:p w14:paraId="00000C12" w14:textId="77777777" w:rsidR="00C14C0B" w:rsidRPr="00EB42BE" w:rsidRDefault="00C14C0B">
            <w:pPr>
              <w:rPr>
                <w:rFonts w:ascii="Arial" w:eastAsia="Arial" w:hAnsi="Arial" w:cs="Arial"/>
              </w:rPr>
            </w:pPr>
          </w:p>
        </w:tc>
      </w:tr>
      <w:tr w:rsidR="00C14C0B" w:rsidRPr="00EB42BE" w14:paraId="42D5CB24" w14:textId="77777777" w:rsidTr="00C83CEC">
        <w:trPr>
          <w:trHeight w:val="141"/>
        </w:trPr>
        <w:tc>
          <w:tcPr>
            <w:tcW w:w="1155" w:type="dxa"/>
            <w:vMerge/>
            <w:tcBorders>
              <w:top w:val="single" w:sz="12" w:space="0" w:color="000000"/>
              <w:left w:val="single" w:sz="12" w:space="0" w:color="000000"/>
              <w:bottom w:val="single" w:sz="12" w:space="0" w:color="000000"/>
            </w:tcBorders>
            <w:shd w:val="clear" w:color="auto" w:fill="E0E0E0"/>
          </w:tcPr>
          <w:p w14:paraId="00000C13" w14:textId="77777777" w:rsidR="00C14C0B" w:rsidRPr="00EB42BE" w:rsidRDefault="00C14C0B" w:rsidP="00C83CEC">
            <w:pPr>
              <w:widowControl w:val="0"/>
              <w:pBdr>
                <w:top w:val="nil"/>
                <w:left w:val="nil"/>
                <w:bottom w:val="nil"/>
                <w:right w:val="nil"/>
                <w:between w:val="nil"/>
              </w:pBdr>
              <w:spacing w:line="276" w:lineRule="auto"/>
              <w:jc w:val="center"/>
              <w:rPr>
                <w:rFonts w:ascii="Arial" w:eastAsia="Arial" w:hAnsi="Arial" w:cs="Arial"/>
              </w:rPr>
            </w:pPr>
          </w:p>
        </w:tc>
        <w:tc>
          <w:tcPr>
            <w:tcW w:w="2720" w:type="dxa"/>
            <w:tcBorders>
              <w:top w:val="single" w:sz="8" w:space="0" w:color="AEAEAE"/>
              <w:bottom w:val="single" w:sz="8" w:space="0" w:color="AEAEAE"/>
            </w:tcBorders>
            <w:shd w:val="clear" w:color="auto" w:fill="E0E0E0"/>
          </w:tcPr>
          <w:p w14:paraId="00000C14"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Performance (Walmart): Offers a variety of product options</w:t>
            </w:r>
          </w:p>
        </w:tc>
        <w:tc>
          <w:tcPr>
            <w:tcW w:w="800" w:type="dxa"/>
            <w:tcBorders>
              <w:top w:val="single" w:sz="8" w:space="0" w:color="AEAEAE"/>
              <w:bottom w:val="single" w:sz="8" w:space="0" w:color="AEAEAE"/>
              <w:right w:val="single" w:sz="8" w:space="0" w:color="E0E0E0"/>
            </w:tcBorders>
            <w:shd w:val="clear" w:color="auto" w:fill="F9F9FB"/>
          </w:tcPr>
          <w:p w14:paraId="00000C15"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.190</w:t>
            </w:r>
          </w:p>
        </w:tc>
        <w:tc>
          <w:tcPr>
            <w:tcW w:w="1265" w:type="dxa"/>
            <w:tcBorders>
              <w:top w:val="single" w:sz="8" w:space="0" w:color="AEAEAE"/>
              <w:left w:val="single" w:sz="8" w:space="0" w:color="E0E0E0"/>
              <w:bottom w:val="single" w:sz="8" w:space="0" w:color="AEAEAE"/>
              <w:right w:val="single" w:sz="8" w:space="0" w:color="E0E0E0"/>
            </w:tcBorders>
            <w:shd w:val="clear" w:color="auto" w:fill="F9F9FB"/>
          </w:tcPr>
          <w:p w14:paraId="00000C16"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.047</w:t>
            </w:r>
          </w:p>
        </w:tc>
        <w:tc>
          <w:tcPr>
            <w:tcW w:w="1515" w:type="dxa"/>
            <w:tcBorders>
              <w:top w:val="single" w:sz="8" w:space="0" w:color="AEAEAE"/>
              <w:left w:val="single" w:sz="8" w:space="0" w:color="E0E0E0"/>
              <w:bottom w:val="single" w:sz="8" w:space="0" w:color="AEAEAE"/>
              <w:right w:val="single" w:sz="8" w:space="0" w:color="E0E0E0"/>
            </w:tcBorders>
            <w:shd w:val="clear" w:color="auto" w:fill="F9F9FB"/>
          </w:tcPr>
          <w:p w14:paraId="00000C17"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.168</w:t>
            </w:r>
          </w:p>
        </w:tc>
        <w:tc>
          <w:tcPr>
            <w:tcW w:w="720" w:type="dxa"/>
            <w:tcBorders>
              <w:top w:val="single" w:sz="8" w:space="0" w:color="AEAEAE"/>
              <w:left w:val="single" w:sz="8" w:space="0" w:color="E0E0E0"/>
              <w:bottom w:val="single" w:sz="8" w:space="0" w:color="AEAEAE"/>
              <w:right w:val="single" w:sz="8" w:space="0" w:color="E0E0E0"/>
            </w:tcBorders>
            <w:shd w:val="clear" w:color="auto" w:fill="F9F9FB"/>
          </w:tcPr>
          <w:p w14:paraId="00000C18"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4.006</w:t>
            </w:r>
          </w:p>
        </w:tc>
        <w:tc>
          <w:tcPr>
            <w:tcW w:w="802" w:type="dxa"/>
            <w:tcBorders>
              <w:top w:val="single" w:sz="8" w:space="0" w:color="AEAEAE"/>
              <w:left w:val="single" w:sz="8" w:space="0" w:color="E0E0E0"/>
              <w:bottom w:val="single" w:sz="8" w:space="0" w:color="AEAEAE"/>
              <w:right w:val="single" w:sz="12" w:space="0" w:color="000000"/>
            </w:tcBorders>
            <w:shd w:val="clear" w:color="auto" w:fill="F9F9FB"/>
          </w:tcPr>
          <w:p w14:paraId="00000C19"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&lt;.001</w:t>
            </w:r>
          </w:p>
        </w:tc>
        <w:tc>
          <w:tcPr>
            <w:tcW w:w="41" w:type="dxa"/>
            <w:vAlign w:val="center"/>
          </w:tcPr>
          <w:p w14:paraId="00000C1A" w14:textId="77777777" w:rsidR="00C14C0B" w:rsidRPr="00EB42BE" w:rsidRDefault="00C14C0B">
            <w:pPr>
              <w:rPr>
                <w:rFonts w:ascii="Arial" w:eastAsia="Arial" w:hAnsi="Arial" w:cs="Arial"/>
              </w:rPr>
            </w:pPr>
          </w:p>
        </w:tc>
      </w:tr>
      <w:tr w:rsidR="00C14C0B" w:rsidRPr="00EB42BE" w14:paraId="1EDEF4B4" w14:textId="77777777" w:rsidTr="00C83CEC">
        <w:trPr>
          <w:trHeight w:val="141"/>
        </w:trPr>
        <w:tc>
          <w:tcPr>
            <w:tcW w:w="1155" w:type="dxa"/>
            <w:vMerge/>
            <w:tcBorders>
              <w:top w:val="single" w:sz="12" w:space="0" w:color="000000"/>
              <w:left w:val="single" w:sz="12" w:space="0" w:color="000000"/>
              <w:bottom w:val="single" w:sz="12" w:space="0" w:color="000000"/>
            </w:tcBorders>
            <w:shd w:val="clear" w:color="auto" w:fill="E0E0E0"/>
          </w:tcPr>
          <w:p w14:paraId="00000C1B" w14:textId="77777777" w:rsidR="00C14C0B" w:rsidRPr="00EB42BE" w:rsidRDefault="00C14C0B" w:rsidP="00C83CEC">
            <w:pPr>
              <w:widowControl w:val="0"/>
              <w:pBdr>
                <w:top w:val="nil"/>
                <w:left w:val="nil"/>
                <w:bottom w:val="nil"/>
                <w:right w:val="nil"/>
                <w:between w:val="nil"/>
              </w:pBdr>
              <w:spacing w:line="276" w:lineRule="auto"/>
              <w:jc w:val="center"/>
              <w:rPr>
                <w:rFonts w:ascii="Arial" w:eastAsia="Arial" w:hAnsi="Arial" w:cs="Arial"/>
              </w:rPr>
            </w:pPr>
          </w:p>
        </w:tc>
        <w:tc>
          <w:tcPr>
            <w:tcW w:w="2720" w:type="dxa"/>
            <w:tcBorders>
              <w:top w:val="single" w:sz="8" w:space="0" w:color="AEAEAE"/>
              <w:bottom w:val="single" w:sz="8" w:space="0" w:color="AEAEAE"/>
            </w:tcBorders>
            <w:shd w:val="clear" w:color="auto" w:fill="E0E0E0"/>
          </w:tcPr>
          <w:p w14:paraId="00000C1C"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Walmart has a seamless online shopping experience.</w:t>
            </w:r>
          </w:p>
        </w:tc>
        <w:tc>
          <w:tcPr>
            <w:tcW w:w="800" w:type="dxa"/>
            <w:tcBorders>
              <w:top w:val="single" w:sz="8" w:space="0" w:color="AEAEAE"/>
              <w:bottom w:val="single" w:sz="8" w:space="0" w:color="AEAEAE"/>
              <w:right w:val="single" w:sz="8" w:space="0" w:color="E0E0E0"/>
            </w:tcBorders>
            <w:shd w:val="clear" w:color="auto" w:fill="F9F9FB"/>
          </w:tcPr>
          <w:p w14:paraId="00000C1D"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.118</w:t>
            </w:r>
          </w:p>
        </w:tc>
        <w:tc>
          <w:tcPr>
            <w:tcW w:w="1265" w:type="dxa"/>
            <w:tcBorders>
              <w:top w:val="single" w:sz="8" w:space="0" w:color="AEAEAE"/>
              <w:left w:val="single" w:sz="8" w:space="0" w:color="E0E0E0"/>
              <w:bottom w:val="single" w:sz="8" w:space="0" w:color="AEAEAE"/>
              <w:right w:val="single" w:sz="8" w:space="0" w:color="E0E0E0"/>
            </w:tcBorders>
            <w:shd w:val="clear" w:color="auto" w:fill="F9F9FB"/>
          </w:tcPr>
          <w:p w14:paraId="00000C1E"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.041</w:t>
            </w:r>
          </w:p>
        </w:tc>
        <w:tc>
          <w:tcPr>
            <w:tcW w:w="1515" w:type="dxa"/>
            <w:tcBorders>
              <w:top w:val="single" w:sz="8" w:space="0" w:color="AEAEAE"/>
              <w:left w:val="single" w:sz="8" w:space="0" w:color="E0E0E0"/>
              <w:bottom w:val="single" w:sz="8" w:space="0" w:color="AEAEAE"/>
              <w:right w:val="single" w:sz="8" w:space="0" w:color="E0E0E0"/>
            </w:tcBorders>
            <w:shd w:val="clear" w:color="auto" w:fill="F9F9FB"/>
          </w:tcPr>
          <w:p w14:paraId="00000C1F"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.118</w:t>
            </w:r>
          </w:p>
        </w:tc>
        <w:tc>
          <w:tcPr>
            <w:tcW w:w="720" w:type="dxa"/>
            <w:tcBorders>
              <w:top w:val="single" w:sz="8" w:space="0" w:color="AEAEAE"/>
              <w:left w:val="single" w:sz="8" w:space="0" w:color="E0E0E0"/>
              <w:bottom w:val="single" w:sz="8" w:space="0" w:color="AEAEAE"/>
              <w:right w:val="single" w:sz="8" w:space="0" w:color="E0E0E0"/>
            </w:tcBorders>
            <w:shd w:val="clear" w:color="auto" w:fill="F9F9FB"/>
          </w:tcPr>
          <w:p w14:paraId="00000C20"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2.862</w:t>
            </w:r>
          </w:p>
        </w:tc>
        <w:tc>
          <w:tcPr>
            <w:tcW w:w="802" w:type="dxa"/>
            <w:tcBorders>
              <w:top w:val="single" w:sz="8" w:space="0" w:color="AEAEAE"/>
              <w:left w:val="single" w:sz="8" w:space="0" w:color="E0E0E0"/>
              <w:bottom w:val="single" w:sz="8" w:space="0" w:color="AEAEAE"/>
              <w:right w:val="single" w:sz="12" w:space="0" w:color="000000"/>
            </w:tcBorders>
            <w:shd w:val="clear" w:color="auto" w:fill="F9F9FB"/>
          </w:tcPr>
          <w:p w14:paraId="00000C21"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.004</w:t>
            </w:r>
          </w:p>
        </w:tc>
        <w:tc>
          <w:tcPr>
            <w:tcW w:w="41" w:type="dxa"/>
            <w:vAlign w:val="center"/>
          </w:tcPr>
          <w:p w14:paraId="00000C22" w14:textId="77777777" w:rsidR="00C14C0B" w:rsidRPr="00EB42BE" w:rsidRDefault="00C14C0B">
            <w:pPr>
              <w:rPr>
                <w:rFonts w:ascii="Arial" w:eastAsia="Arial" w:hAnsi="Arial" w:cs="Arial"/>
              </w:rPr>
            </w:pPr>
          </w:p>
        </w:tc>
      </w:tr>
      <w:tr w:rsidR="00C14C0B" w:rsidRPr="00EB42BE" w14:paraId="6A5E61F3" w14:textId="77777777" w:rsidTr="00C83CEC">
        <w:trPr>
          <w:trHeight w:val="141"/>
        </w:trPr>
        <w:tc>
          <w:tcPr>
            <w:tcW w:w="1155" w:type="dxa"/>
            <w:vMerge/>
            <w:tcBorders>
              <w:top w:val="single" w:sz="12" w:space="0" w:color="000000"/>
              <w:left w:val="single" w:sz="12" w:space="0" w:color="000000"/>
              <w:bottom w:val="single" w:sz="12" w:space="0" w:color="000000"/>
            </w:tcBorders>
            <w:shd w:val="clear" w:color="auto" w:fill="E0E0E0"/>
          </w:tcPr>
          <w:p w14:paraId="00000C23" w14:textId="77777777" w:rsidR="00C14C0B" w:rsidRPr="00EB42BE" w:rsidRDefault="00C14C0B" w:rsidP="00C83CEC">
            <w:pPr>
              <w:widowControl w:val="0"/>
              <w:pBdr>
                <w:top w:val="nil"/>
                <w:left w:val="nil"/>
                <w:bottom w:val="nil"/>
                <w:right w:val="nil"/>
                <w:between w:val="nil"/>
              </w:pBdr>
              <w:spacing w:line="276" w:lineRule="auto"/>
              <w:jc w:val="center"/>
              <w:rPr>
                <w:rFonts w:ascii="Arial" w:eastAsia="Arial" w:hAnsi="Arial" w:cs="Arial"/>
              </w:rPr>
            </w:pPr>
          </w:p>
        </w:tc>
        <w:tc>
          <w:tcPr>
            <w:tcW w:w="2720" w:type="dxa"/>
            <w:tcBorders>
              <w:top w:val="single" w:sz="8" w:space="0" w:color="AEAEAE"/>
              <w:bottom w:val="single" w:sz="8" w:space="0" w:color="AEAEAE"/>
            </w:tcBorders>
            <w:shd w:val="clear" w:color="auto" w:fill="E0E0E0"/>
          </w:tcPr>
          <w:p w14:paraId="00000C24"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Performance (Walmart): Has a flexible return policy</w:t>
            </w:r>
          </w:p>
        </w:tc>
        <w:tc>
          <w:tcPr>
            <w:tcW w:w="800" w:type="dxa"/>
            <w:tcBorders>
              <w:top w:val="single" w:sz="8" w:space="0" w:color="AEAEAE"/>
              <w:bottom w:val="single" w:sz="8" w:space="0" w:color="AEAEAE"/>
              <w:right w:val="single" w:sz="8" w:space="0" w:color="E0E0E0"/>
            </w:tcBorders>
            <w:shd w:val="clear" w:color="auto" w:fill="F9F9FB"/>
          </w:tcPr>
          <w:p w14:paraId="00000C25"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.137</w:t>
            </w:r>
          </w:p>
        </w:tc>
        <w:tc>
          <w:tcPr>
            <w:tcW w:w="1265" w:type="dxa"/>
            <w:tcBorders>
              <w:top w:val="single" w:sz="8" w:space="0" w:color="AEAEAE"/>
              <w:left w:val="single" w:sz="8" w:space="0" w:color="E0E0E0"/>
              <w:bottom w:val="single" w:sz="8" w:space="0" w:color="AEAEAE"/>
              <w:right w:val="single" w:sz="8" w:space="0" w:color="E0E0E0"/>
            </w:tcBorders>
            <w:shd w:val="clear" w:color="auto" w:fill="F9F9FB"/>
          </w:tcPr>
          <w:p w14:paraId="00000C26"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.047</w:t>
            </w:r>
          </w:p>
        </w:tc>
        <w:tc>
          <w:tcPr>
            <w:tcW w:w="1515" w:type="dxa"/>
            <w:tcBorders>
              <w:top w:val="single" w:sz="8" w:space="0" w:color="AEAEAE"/>
              <w:left w:val="single" w:sz="8" w:space="0" w:color="E0E0E0"/>
              <w:bottom w:val="single" w:sz="8" w:space="0" w:color="AEAEAE"/>
              <w:right w:val="single" w:sz="8" w:space="0" w:color="E0E0E0"/>
            </w:tcBorders>
            <w:shd w:val="clear" w:color="auto" w:fill="F9F9FB"/>
          </w:tcPr>
          <w:p w14:paraId="00000C27"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.127</w:t>
            </w:r>
          </w:p>
        </w:tc>
        <w:tc>
          <w:tcPr>
            <w:tcW w:w="720" w:type="dxa"/>
            <w:tcBorders>
              <w:top w:val="single" w:sz="8" w:space="0" w:color="AEAEAE"/>
              <w:left w:val="single" w:sz="8" w:space="0" w:color="E0E0E0"/>
              <w:bottom w:val="single" w:sz="8" w:space="0" w:color="AEAEAE"/>
              <w:right w:val="single" w:sz="8" w:space="0" w:color="E0E0E0"/>
            </w:tcBorders>
            <w:shd w:val="clear" w:color="auto" w:fill="F9F9FB"/>
          </w:tcPr>
          <w:p w14:paraId="00000C28"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2.943</w:t>
            </w:r>
          </w:p>
        </w:tc>
        <w:tc>
          <w:tcPr>
            <w:tcW w:w="802" w:type="dxa"/>
            <w:tcBorders>
              <w:top w:val="single" w:sz="8" w:space="0" w:color="AEAEAE"/>
              <w:left w:val="single" w:sz="8" w:space="0" w:color="E0E0E0"/>
              <w:bottom w:val="single" w:sz="8" w:space="0" w:color="AEAEAE"/>
              <w:right w:val="single" w:sz="12" w:space="0" w:color="000000"/>
            </w:tcBorders>
            <w:shd w:val="clear" w:color="auto" w:fill="F9F9FB"/>
          </w:tcPr>
          <w:p w14:paraId="00000C29"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.003</w:t>
            </w:r>
          </w:p>
        </w:tc>
        <w:tc>
          <w:tcPr>
            <w:tcW w:w="41" w:type="dxa"/>
            <w:vAlign w:val="center"/>
          </w:tcPr>
          <w:p w14:paraId="00000C2A" w14:textId="77777777" w:rsidR="00C14C0B" w:rsidRPr="00EB42BE" w:rsidRDefault="00C14C0B">
            <w:pPr>
              <w:rPr>
                <w:rFonts w:ascii="Arial" w:eastAsia="Arial" w:hAnsi="Arial" w:cs="Arial"/>
              </w:rPr>
            </w:pPr>
          </w:p>
        </w:tc>
      </w:tr>
      <w:tr w:rsidR="00C14C0B" w:rsidRPr="00EB42BE" w14:paraId="41E088D6" w14:textId="77777777" w:rsidTr="00C83CEC">
        <w:trPr>
          <w:trHeight w:val="141"/>
        </w:trPr>
        <w:tc>
          <w:tcPr>
            <w:tcW w:w="1155" w:type="dxa"/>
            <w:vMerge/>
            <w:tcBorders>
              <w:top w:val="single" w:sz="12" w:space="0" w:color="000000"/>
              <w:left w:val="single" w:sz="12" w:space="0" w:color="000000"/>
              <w:bottom w:val="single" w:sz="12" w:space="0" w:color="000000"/>
            </w:tcBorders>
            <w:shd w:val="clear" w:color="auto" w:fill="E0E0E0"/>
          </w:tcPr>
          <w:p w14:paraId="00000C2B" w14:textId="77777777" w:rsidR="00C14C0B" w:rsidRPr="00EB42BE" w:rsidRDefault="00C14C0B" w:rsidP="00C83CEC">
            <w:pPr>
              <w:widowControl w:val="0"/>
              <w:pBdr>
                <w:top w:val="nil"/>
                <w:left w:val="nil"/>
                <w:bottom w:val="nil"/>
                <w:right w:val="nil"/>
                <w:between w:val="nil"/>
              </w:pBdr>
              <w:spacing w:line="276" w:lineRule="auto"/>
              <w:jc w:val="center"/>
              <w:rPr>
                <w:rFonts w:ascii="Arial" w:eastAsia="Arial" w:hAnsi="Arial" w:cs="Arial"/>
              </w:rPr>
            </w:pPr>
          </w:p>
        </w:tc>
        <w:tc>
          <w:tcPr>
            <w:tcW w:w="2720" w:type="dxa"/>
            <w:tcBorders>
              <w:top w:val="single" w:sz="8" w:space="0" w:color="AEAEAE"/>
              <w:bottom w:val="single" w:sz="12" w:space="0" w:color="000000"/>
            </w:tcBorders>
            <w:shd w:val="clear" w:color="auto" w:fill="E0E0E0"/>
          </w:tcPr>
          <w:p w14:paraId="00000C2C"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Walmart has a welcoming environment for all consumers.</w:t>
            </w:r>
          </w:p>
        </w:tc>
        <w:tc>
          <w:tcPr>
            <w:tcW w:w="800" w:type="dxa"/>
            <w:tcBorders>
              <w:top w:val="single" w:sz="8" w:space="0" w:color="AEAEAE"/>
              <w:bottom w:val="single" w:sz="12" w:space="0" w:color="000000"/>
              <w:right w:val="single" w:sz="8" w:space="0" w:color="E0E0E0"/>
            </w:tcBorders>
            <w:shd w:val="clear" w:color="auto" w:fill="F9F9FB"/>
          </w:tcPr>
          <w:p w14:paraId="00000C2D"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.119</w:t>
            </w:r>
          </w:p>
        </w:tc>
        <w:tc>
          <w:tcPr>
            <w:tcW w:w="1265" w:type="dxa"/>
            <w:tcBorders>
              <w:top w:val="single" w:sz="8" w:space="0" w:color="AEAEAE"/>
              <w:left w:val="single" w:sz="8" w:space="0" w:color="E0E0E0"/>
              <w:bottom w:val="single" w:sz="12" w:space="0" w:color="000000"/>
              <w:right w:val="single" w:sz="8" w:space="0" w:color="E0E0E0"/>
            </w:tcBorders>
            <w:shd w:val="clear" w:color="auto" w:fill="F9F9FB"/>
          </w:tcPr>
          <w:p w14:paraId="00000C2E"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.040</w:t>
            </w:r>
          </w:p>
        </w:tc>
        <w:tc>
          <w:tcPr>
            <w:tcW w:w="1515" w:type="dxa"/>
            <w:tcBorders>
              <w:top w:val="single" w:sz="8" w:space="0" w:color="AEAEAE"/>
              <w:left w:val="single" w:sz="8" w:space="0" w:color="E0E0E0"/>
              <w:bottom w:val="single" w:sz="12" w:space="0" w:color="000000"/>
              <w:right w:val="single" w:sz="8" w:space="0" w:color="E0E0E0"/>
            </w:tcBorders>
            <w:shd w:val="clear" w:color="auto" w:fill="F9F9FB"/>
          </w:tcPr>
          <w:p w14:paraId="00000C2F"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.137</w:t>
            </w:r>
          </w:p>
        </w:tc>
        <w:tc>
          <w:tcPr>
            <w:tcW w:w="720" w:type="dxa"/>
            <w:tcBorders>
              <w:top w:val="single" w:sz="8" w:space="0" w:color="AEAEAE"/>
              <w:left w:val="single" w:sz="8" w:space="0" w:color="E0E0E0"/>
              <w:bottom w:val="single" w:sz="12" w:space="0" w:color="000000"/>
              <w:right w:val="single" w:sz="8" w:space="0" w:color="E0E0E0"/>
            </w:tcBorders>
            <w:shd w:val="clear" w:color="auto" w:fill="F9F9FB"/>
          </w:tcPr>
          <w:p w14:paraId="00000C30"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2.942</w:t>
            </w:r>
          </w:p>
        </w:tc>
        <w:tc>
          <w:tcPr>
            <w:tcW w:w="802" w:type="dxa"/>
            <w:tcBorders>
              <w:top w:val="single" w:sz="8" w:space="0" w:color="AEAEAE"/>
              <w:left w:val="single" w:sz="8" w:space="0" w:color="E0E0E0"/>
              <w:bottom w:val="single" w:sz="12" w:space="0" w:color="000000"/>
              <w:right w:val="single" w:sz="12" w:space="0" w:color="000000"/>
            </w:tcBorders>
            <w:shd w:val="clear" w:color="auto" w:fill="F9F9FB"/>
          </w:tcPr>
          <w:p w14:paraId="00000C31" w14:textId="77777777" w:rsidR="00C14C0B" w:rsidRPr="00EB42BE" w:rsidRDefault="00DF6B49" w:rsidP="00C83CEC">
            <w:pPr>
              <w:ind w:left="60" w:right="60"/>
              <w:jc w:val="center"/>
              <w:rPr>
                <w:rFonts w:ascii="Arial" w:eastAsia="Arial" w:hAnsi="Arial" w:cs="Arial"/>
              </w:rPr>
            </w:pPr>
            <w:r w:rsidRPr="00EB42BE">
              <w:rPr>
                <w:rFonts w:ascii="Arial" w:eastAsia="Arial" w:hAnsi="Arial" w:cs="Arial"/>
              </w:rPr>
              <w:t>.003</w:t>
            </w:r>
          </w:p>
        </w:tc>
        <w:tc>
          <w:tcPr>
            <w:tcW w:w="41" w:type="dxa"/>
            <w:vAlign w:val="center"/>
          </w:tcPr>
          <w:p w14:paraId="00000C32" w14:textId="77777777" w:rsidR="00C14C0B" w:rsidRPr="00EB42BE" w:rsidRDefault="00C14C0B">
            <w:pPr>
              <w:rPr>
                <w:rFonts w:ascii="Arial" w:eastAsia="Arial" w:hAnsi="Arial" w:cs="Arial"/>
              </w:rPr>
            </w:pPr>
          </w:p>
        </w:tc>
      </w:tr>
    </w:tbl>
    <w:p w14:paraId="00000C33" w14:textId="77777777" w:rsidR="00C14C0B" w:rsidRPr="00EB42BE" w:rsidRDefault="00DF6B49">
      <w:pPr>
        <w:numPr>
          <w:ilvl w:val="0"/>
          <w:numId w:val="3"/>
        </w:numPr>
        <w:spacing w:after="0" w:line="240" w:lineRule="auto"/>
        <w:rPr>
          <w:rFonts w:ascii="Arial" w:eastAsia="Arial" w:hAnsi="Arial" w:cs="Arial"/>
        </w:rPr>
      </w:pPr>
      <w:r w:rsidRPr="00EB42BE">
        <w:rPr>
          <w:rFonts w:ascii="Arial" w:eastAsia="Arial" w:hAnsi="Arial" w:cs="Arial"/>
        </w:rPr>
        <w:t>Dependent Variable: Performance (Walmart): I am satisfied with the Overall Experience</w:t>
      </w:r>
    </w:p>
    <w:p w14:paraId="00000C34" w14:textId="77777777" w:rsidR="00C14C0B" w:rsidRPr="00EB42BE" w:rsidRDefault="00DF6B49">
      <w:pPr>
        <w:spacing w:after="0" w:line="240" w:lineRule="auto"/>
        <w:rPr>
          <w:rFonts w:ascii="Arial" w:eastAsia="Arial" w:hAnsi="Arial" w:cs="Arial"/>
        </w:rPr>
      </w:pPr>
      <w:r w:rsidRPr="00EB42BE">
        <w:rPr>
          <w:rFonts w:ascii="Arial" w:eastAsia="Arial" w:hAnsi="Arial" w:cs="Arial"/>
        </w:rPr>
        <w:t>*</w:t>
      </w:r>
      <w:r w:rsidRPr="00EB42BE">
        <w:rPr>
          <w:rFonts w:ascii="Arial" w:eastAsia="Arial" w:hAnsi="Arial" w:cs="Arial"/>
          <w:b/>
          <w:i/>
        </w:rPr>
        <w:t xml:space="preserve"> Sig. of &lt; 0.05 indicates that the variable is significant)</w:t>
      </w:r>
    </w:p>
    <w:p w14:paraId="00000C35" w14:textId="77777777" w:rsidR="00C14C0B" w:rsidRPr="00EB42BE" w:rsidRDefault="00C14C0B">
      <w:pPr>
        <w:spacing w:after="0" w:line="240" w:lineRule="auto"/>
        <w:rPr>
          <w:rFonts w:ascii="Arial" w:eastAsia="Arial" w:hAnsi="Arial" w:cs="Arial"/>
        </w:rPr>
      </w:pPr>
    </w:p>
    <w:p w14:paraId="00000C36" w14:textId="77777777" w:rsidR="00C14C0B" w:rsidRPr="00EB42BE" w:rsidRDefault="00DF6B49">
      <w:pPr>
        <w:spacing w:after="0" w:line="240" w:lineRule="auto"/>
        <w:rPr>
          <w:rFonts w:ascii="Arial" w:eastAsia="Arial" w:hAnsi="Arial" w:cs="Arial"/>
        </w:rPr>
      </w:pPr>
      <w:r w:rsidRPr="00EB42BE">
        <w:rPr>
          <w:rFonts w:ascii="Arial" w:eastAsia="Arial" w:hAnsi="Arial" w:cs="Arial"/>
        </w:rPr>
        <w:t>The final regression equation is:   </w:t>
      </w:r>
    </w:p>
    <w:p w14:paraId="00000C37" w14:textId="77777777" w:rsidR="00C14C0B" w:rsidRPr="00EB42BE" w:rsidRDefault="00C14C0B">
      <w:pPr>
        <w:spacing w:after="0" w:line="240" w:lineRule="auto"/>
        <w:rPr>
          <w:rFonts w:ascii="Arial" w:eastAsia="Arial" w:hAnsi="Arial" w:cs="Arial"/>
        </w:rPr>
      </w:pPr>
    </w:p>
    <w:p w14:paraId="00000C38" w14:textId="77777777" w:rsidR="00C14C0B" w:rsidRPr="00EB42BE" w:rsidRDefault="00DF6B49">
      <w:pPr>
        <w:spacing w:after="0"/>
        <w:rPr>
          <w:rFonts w:ascii="Arial" w:eastAsia="Arial" w:hAnsi="Arial" w:cs="Arial"/>
        </w:rPr>
      </w:pPr>
      <w:r w:rsidRPr="00EB42BE">
        <w:rPr>
          <w:rFonts w:ascii="Arial" w:eastAsia="Arial" w:hAnsi="Arial" w:cs="Arial"/>
          <w:noProof/>
        </w:rPr>
        <mc:AlternateContent>
          <mc:Choice Requires="wpg">
            <w:drawing>
              <wp:inline distT="114300" distB="114300" distL="114300" distR="114300" wp14:anchorId="5DD78AAB" wp14:editId="30EF9FA2">
                <wp:extent cx="5514975" cy="1866900"/>
                <wp:effectExtent l="0" t="0" r="0" b="0"/>
                <wp:docPr id="2071046867" name="Group 2071046867"/>
                <wp:cNvGraphicFramePr/>
                <a:graphic xmlns:a="http://schemas.openxmlformats.org/drawingml/2006/main">
                  <a:graphicData uri="http://schemas.microsoft.com/office/word/2010/wordprocessingGroup">
                    <wpg:wgp>
                      <wpg:cNvGrpSpPr/>
                      <wpg:grpSpPr>
                        <a:xfrm>
                          <a:off x="0" y="0"/>
                          <a:ext cx="5514975" cy="1866900"/>
                          <a:chOff x="2588500" y="2846550"/>
                          <a:chExt cx="5515000" cy="1866900"/>
                        </a:xfrm>
                      </wpg:grpSpPr>
                      <wpg:grpSp>
                        <wpg:cNvPr id="1791728496" name="Group 1791728496"/>
                        <wpg:cNvGrpSpPr/>
                        <wpg:grpSpPr>
                          <a:xfrm>
                            <a:off x="2588513" y="2846550"/>
                            <a:ext cx="5514975" cy="1866900"/>
                            <a:chOff x="1785800" y="219500"/>
                            <a:chExt cx="5497300" cy="1806850"/>
                          </a:xfrm>
                        </wpg:grpSpPr>
                        <wps:wsp>
                          <wps:cNvPr id="1754426473" name="Rectangle 1754426473"/>
                          <wps:cNvSpPr/>
                          <wps:spPr>
                            <a:xfrm>
                              <a:off x="1785800" y="219500"/>
                              <a:ext cx="5497300" cy="1806850"/>
                            </a:xfrm>
                            <a:prstGeom prst="rect">
                              <a:avLst/>
                            </a:prstGeom>
                            <a:noFill/>
                            <a:ln>
                              <a:noFill/>
                            </a:ln>
                          </wps:spPr>
                          <wps:txbx>
                            <w:txbxContent>
                              <w:p w14:paraId="6A077132" w14:textId="77777777" w:rsidR="00D03AAE" w:rsidRDefault="00D03AAE">
                                <w:pPr>
                                  <w:spacing w:after="0" w:line="240" w:lineRule="auto"/>
                                  <w:textDirection w:val="btLr"/>
                                </w:pPr>
                              </w:p>
                            </w:txbxContent>
                          </wps:txbx>
                          <wps:bodyPr spcFirstLastPara="1" wrap="square" lIns="91425" tIns="91425" rIns="91425" bIns="91425" anchor="ctr" anchorCtr="0">
                            <a:noAutofit/>
                          </wps:bodyPr>
                        </wps:wsp>
                        <wps:wsp>
                          <wps:cNvPr id="1687163839" name="Rectangle 1687163839"/>
                          <wps:cNvSpPr/>
                          <wps:spPr>
                            <a:xfrm>
                              <a:off x="1790575" y="224275"/>
                              <a:ext cx="5241300" cy="17973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198199F3" w14:textId="77777777" w:rsidR="00D03AAE" w:rsidRDefault="00D03AAE">
                                <w:pPr>
                                  <w:spacing w:after="0" w:line="240" w:lineRule="auto"/>
                                  <w:jc w:val="center"/>
                                  <w:textDirection w:val="btLr"/>
                                </w:pPr>
                              </w:p>
                            </w:txbxContent>
                          </wps:txbx>
                          <wps:bodyPr spcFirstLastPara="1" wrap="square" lIns="91425" tIns="91425" rIns="91425" bIns="91425" anchor="ctr" anchorCtr="0">
                            <a:noAutofit/>
                          </wps:bodyPr>
                        </wps:wsp>
                        <wps:wsp>
                          <wps:cNvPr id="509824006" name="Rectangle 509824006"/>
                          <wps:cNvSpPr/>
                          <wps:spPr>
                            <a:xfrm>
                              <a:off x="1860900" y="224275"/>
                              <a:ext cx="5422200" cy="1616700"/>
                            </a:xfrm>
                            <a:prstGeom prst="rect">
                              <a:avLst/>
                            </a:prstGeom>
                            <a:noFill/>
                            <a:ln>
                              <a:noFill/>
                            </a:ln>
                          </wps:spPr>
                          <wps:txbx>
                            <w:txbxContent>
                              <w:p w14:paraId="5DC089C6" w14:textId="77777777" w:rsidR="00D03AAE" w:rsidRDefault="00D03AAE">
                                <w:pPr>
                                  <w:spacing w:after="0" w:line="275" w:lineRule="auto"/>
                                  <w:textDirection w:val="btLr"/>
                                </w:pPr>
                                <w:r>
                                  <w:rPr>
                                    <w:rFonts w:ascii="Arial" w:eastAsia="Arial" w:hAnsi="Arial" w:cs="Arial"/>
                                    <w:color w:val="000000"/>
                                  </w:rPr>
                                  <w:t xml:space="preserve">I am satisfied with the Overall Experience = </w:t>
                                </w:r>
                              </w:p>
                              <w:p w14:paraId="3E724E5E" w14:textId="77777777" w:rsidR="00D03AAE" w:rsidRDefault="00D03AAE">
                                <w:pPr>
                                  <w:spacing w:after="0" w:line="275" w:lineRule="auto"/>
                                  <w:textDirection w:val="btLr"/>
                                </w:pPr>
                                <w:r>
                                  <w:rPr>
                                    <w:rFonts w:ascii="Arial" w:eastAsia="Arial" w:hAnsi="Arial" w:cs="Arial"/>
                                    <w:color w:val="000000"/>
                                  </w:rPr>
                                  <w:t>+0.197 * Performance (Walmart): I am a regular customer at Walmart</w:t>
                                </w:r>
                              </w:p>
                              <w:p w14:paraId="42353308" w14:textId="77777777" w:rsidR="00D03AAE" w:rsidRDefault="00D03AAE">
                                <w:pPr>
                                  <w:spacing w:after="0" w:line="275" w:lineRule="auto"/>
                                  <w:textDirection w:val="btLr"/>
                                </w:pPr>
                                <w:r>
                                  <w:rPr>
                                    <w:rFonts w:ascii="Arial" w:eastAsia="Arial" w:hAnsi="Arial" w:cs="Arial"/>
                                    <w:color w:val="000000"/>
                                  </w:rPr>
                                  <w:t>+0.182 * Performance (Walmart): Has Excellent Customer Service</w:t>
                                </w:r>
                              </w:p>
                              <w:p w14:paraId="0DF38D4E" w14:textId="77777777" w:rsidR="00D03AAE" w:rsidRDefault="00D03AAE">
                                <w:pPr>
                                  <w:spacing w:after="0" w:line="275" w:lineRule="auto"/>
                                  <w:textDirection w:val="btLr"/>
                                </w:pPr>
                                <w:r>
                                  <w:rPr>
                                    <w:rFonts w:ascii="Arial" w:eastAsia="Arial" w:hAnsi="Arial" w:cs="Arial"/>
                                    <w:color w:val="000000"/>
                                  </w:rPr>
                                  <w:t>+0.173 * Performance (Walmart): Has High Product Quality</w:t>
                                </w:r>
                              </w:p>
                              <w:p w14:paraId="5380A32E" w14:textId="77777777" w:rsidR="00D03AAE" w:rsidRDefault="00D03AAE">
                                <w:pPr>
                                  <w:spacing w:after="0" w:line="275" w:lineRule="auto"/>
                                  <w:textDirection w:val="btLr"/>
                                </w:pPr>
                                <w:r>
                                  <w:rPr>
                                    <w:rFonts w:ascii="Arial" w:eastAsia="Arial" w:hAnsi="Arial" w:cs="Arial"/>
                                    <w:color w:val="000000"/>
                                  </w:rPr>
                                  <w:t>+0.168 * Performance (Walmart): Offers a variety of product options</w:t>
                                </w:r>
                              </w:p>
                              <w:p w14:paraId="0900FE3F" w14:textId="77777777" w:rsidR="00D03AAE" w:rsidRDefault="00D03AAE">
                                <w:pPr>
                                  <w:spacing w:after="0" w:line="275" w:lineRule="auto"/>
                                  <w:textDirection w:val="btLr"/>
                                </w:pPr>
                                <w:r>
                                  <w:rPr>
                                    <w:rFonts w:ascii="Arial" w:eastAsia="Arial" w:hAnsi="Arial" w:cs="Arial"/>
                                    <w:color w:val="000000"/>
                                  </w:rPr>
                                  <w:t>+0.137 * Performance (Walmart): Has a welcoming environment for all customers</w:t>
                                </w:r>
                              </w:p>
                              <w:p w14:paraId="062664E6" w14:textId="77777777" w:rsidR="00D03AAE" w:rsidRDefault="00D03AAE">
                                <w:pPr>
                                  <w:spacing w:after="0" w:line="275" w:lineRule="auto"/>
                                  <w:textDirection w:val="btLr"/>
                                </w:pPr>
                                <w:r>
                                  <w:rPr>
                                    <w:rFonts w:ascii="Arial" w:eastAsia="Arial" w:hAnsi="Arial" w:cs="Arial"/>
                                    <w:color w:val="000000"/>
                                  </w:rPr>
                                  <w:t>+0.127 * Performance (Walmart): Has a flexible return policy</w:t>
                                </w:r>
                              </w:p>
                              <w:p w14:paraId="09F96CE7" w14:textId="77777777" w:rsidR="00D03AAE" w:rsidRDefault="00D03AAE">
                                <w:pPr>
                                  <w:spacing w:after="0" w:line="275" w:lineRule="auto"/>
                                  <w:textDirection w:val="btLr"/>
                                </w:pPr>
                                <w:r>
                                  <w:rPr>
                                    <w:rFonts w:ascii="Arial" w:eastAsia="Arial" w:hAnsi="Arial" w:cs="Arial"/>
                                    <w:color w:val="000000"/>
                                  </w:rPr>
                                  <w:t>+0.118 * Walmart has a seamless online shopping experience</w:t>
                                </w:r>
                              </w:p>
                              <w:p w14:paraId="40D386E0" w14:textId="77777777" w:rsidR="00D03AAE" w:rsidRDefault="00D03AAE">
                                <w:pPr>
                                  <w:spacing w:after="0" w:line="240" w:lineRule="auto"/>
                                  <w:textDirection w:val="btLr"/>
                                </w:pPr>
                              </w:p>
                            </w:txbxContent>
                          </wps:txbx>
                          <wps:bodyPr spcFirstLastPara="1" wrap="square" lIns="91425" tIns="91425" rIns="91425" bIns="91425" anchor="t" anchorCtr="0">
                            <a:noAutofit/>
                          </wps:bodyPr>
                        </wps:wsp>
                      </wpg:grpSp>
                    </wpg:wgp>
                  </a:graphicData>
                </a:graphic>
              </wp:inline>
            </w:drawing>
          </mc:Choice>
          <mc:Fallback>
            <w:pict>
              <v:group w14:anchorId="5DD78AAB" id="Group 2071046867" o:spid="_x0000_s1026" style="width:434.25pt;height:147pt;mso-position-horizontal-relative:char;mso-position-vertical-relative:line" coordorigin="25885,28465" coordsize="55150,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">
                <v:group id="Group 1791728496" o:spid="_x0000_s1027" style="position:absolute;left:25885;top:28465;width:55149;height:18669" coordorigin="17858,2195" coordsize="54973,18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">
                  <v:rect id="Rectangle 1754426473" o:spid="_x0000_s1028" style="position:absolute;left:17858;top:2195;width:54973;height:18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" filled="f" stroked="f">
                    <v:textbox inset="2.53958mm,2.53958mm,2.53958mm,2.53958mm">
                      <w:txbxContent>
                        <w:p w14:paraId="6A077132" w14:textId="77777777" w:rsidR="00D03AAE" w:rsidRDefault="00D03AAE">
                          <w:pPr>
                            <w:spacing w:after="0" w:line="240" w:lineRule="auto"/>
                            <w:textDirection w:val="btLr"/>
                          </w:pPr>
                        </w:p>
                      </w:txbxContent>
                    </v:textbox>
                  </v:rect>
                  <v:rect id="Rectangle 1687163839" o:spid="_x0000_s1029" style="position:absolute;left:17905;top:2242;width:52413;height:17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">
                    <v:stroke startarrowwidth="narrow" startarrowlength="short" endarrowwidth="narrow" endarrowlength="short" joinstyle="round"/>
                    <v:textbox inset="2.53958mm,2.53958mm,2.53958mm,2.53958mm">
                      <w:txbxContent>
                        <w:p w14:paraId="198199F3" w14:textId="77777777" w:rsidR="00D03AAE" w:rsidRDefault="00D03AAE">
                          <w:pPr>
                            <w:spacing w:after="0" w:line="240" w:lineRule="auto"/>
                            <w:jc w:val="center"/>
                            <w:textDirection w:val="btLr"/>
                          </w:pPr>
                        </w:p>
                      </w:txbxContent>
                    </v:textbox>
                  </v:rect>
                  <v:rect id="Rectangle 509824006" o:spid="_x0000_s1030" style="position:absolute;left:18609;top:2242;width:54222;height:16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" filled="f" stroked="f">
                    <v:textbox inset="2.53958mm,2.53958mm,2.53958mm,2.53958mm">
                      <w:txbxContent>
                        <w:p w14:paraId="5DC089C6" w14:textId="77777777" w:rsidR="00D03AAE" w:rsidRDefault="00D03AAE">
                          <w:pPr>
                            <w:spacing w:after="0" w:line="275" w:lineRule="auto"/>
                            <w:textDirection w:val="btLr"/>
                          </w:pPr>
                          <w:r>
                            <w:rPr>
                              <w:rFonts w:ascii="Arial" w:eastAsia="Arial" w:hAnsi="Arial" w:cs="Arial"/>
                              <w:color w:val="000000"/>
                            </w:rPr>
                            <w:t xml:space="preserve">I am satisfied with the Overall Experience = </w:t>
                          </w:r>
                        </w:p>
                        <w:p w14:paraId="3E724E5E" w14:textId="77777777" w:rsidR="00D03AAE" w:rsidRDefault="00D03AAE">
                          <w:pPr>
                            <w:spacing w:after="0" w:line="275" w:lineRule="auto"/>
                            <w:textDirection w:val="btLr"/>
                          </w:pPr>
                          <w:r>
                            <w:rPr>
                              <w:rFonts w:ascii="Arial" w:eastAsia="Arial" w:hAnsi="Arial" w:cs="Arial"/>
                              <w:color w:val="000000"/>
                            </w:rPr>
                            <w:t>+0.197 * Performance (Walmart): I am a regular customer at Walmart</w:t>
                          </w:r>
                        </w:p>
                        <w:p w14:paraId="42353308" w14:textId="77777777" w:rsidR="00D03AAE" w:rsidRDefault="00D03AAE">
                          <w:pPr>
                            <w:spacing w:after="0" w:line="275" w:lineRule="auto"/>
                            <w:textDirection w:val="btLr"/>
                          </w:pPr>
                          <w:r>
                            <w:rPr>
                              <w:rFonts w:ascii="Arial" w:eastAsia="Arial" w:hAnsi="Arial" w:cs="Arial"/>
                              <w:color w:val="000000"/>
                            </w:rPr>
                            <w:t>+0.182 * Performance (Walmart): Has Excellent Customer Service</w:t>
                          </w:r>
                        </w:p>
                        <w:p w14:paraId="0DF38D4E" w14:textId="77777777" w:rsidR="00D03AAE" w:rsidRDefault="00D03AAE">
                          <w:pPr>
                            <w:spacing w:after="0" w:line="275" w:lineRule="auto"/>
                            <w:textDirection w:val="btLr"/>
                          </w:pPr>
                          <w:r>
                            <w:rPr>
                              <w:rFonts w:ascii="Arial" w:eastAsia="Arial" w:hAnsi="Arial" w:cs="Arial"/>
                              <w:color w:val="000000"/>
                            </w:rPr>
                            <w:t>+0.173 * Performance (Walmart): Has High Product Quality</w:t>
                          </w:r>
                        </w:p>
                        <w:p w14:paraId="5380A32E" w14:textId="77777777" w:rsidR="00D03AAE" w:rsidRDefault="00D03AAE">
                          <w:pPr>
                            <w:spacing w:after="0" w:line="275" w:lineRule="auto"/>
                            <w:textDirection w:val="btLr"/>
                          </w:pPr>
                          <w:r>
                            <w:rPr>
                              <w:rFonts w:ascii="Arial" w:eastAsia="Arial" w:hAnsi="Arial" w:cs="Arial"/>
                              <w:color w:val="000000"/>
                            </w:rPr>
                            <w:t>+0.168 * Performance (Walmart): Offers a variety of product options</w:t>
                          </w:r>
                        </w:p>
                        <w:p w14:paraId="0900FE3F" w14:textId="77777777" w:rsidR="00D03AAE" w:rsidRDefault="00D03AAE">
                          <w:pPr>
                            <w:spacing w:after="0" w:line="275" w:lineRule="auto"/>
                            <w:textDirection w:val="btLr"/>
                          </w:pPr>
                          <w:r>
                            <w:rPr>
                              <w:rFonts w:ascii="Arial" w:eastAsia="Arial" w:hAnsi="Arial" w:cs="Arial"/>
                              <w:color w:val="000000"/>
                            </w:rPr>
                            <w:t>+0.137 * Performance (Walmart): Has a welcoming environment for all customers</w:t>
                          </w:r>
                        </w:p>
                        <w:p w14:paraId="062664E6" w14:textId="77777777" w:rsidR="00D03AAE" w:rsidRDefault="00D03AAE">
                          <w:pPr>
                            <w:spacing w:after="0" w:line="275" w:lineRule="auto"/>
                            <w:textDirection w:val="btLr"/>
                          </w:pPr>
                          <w:r>
                            <w:rPr>
                              <w:rFonts w:ascii="Arial" w:eastAsia="Arial" w:hAnsi="Arial" w:cs="Arial"/>
                              <w:color w:val="000000"/>
                            </w:rPr>
                            <w:t>+0.127 * Performance (Walmart): Has a flexible return policy</w:t>
                          </w:r>
                        </w:p>
                        <w:p w14:paraId="09F96CE7" w14:textId="77777777" w:rsidR="00D03AAE" w:rsidRDefault="00D03AAE">
                          <w:pPr>
                            <w:spacing w:after="0" w:line="275" w:lineRule="auto"/>
                            <w:textDirection w:val="btLr"/>
                          </w:pPr>
                          <w:r>
                            <w:rPr>
                              <w:rFonts w:ascii="Arial" w:eastAsia="Arial" w:hAnsi="Arial" w:cs="Arial"/>
                              <w:color w:val="000000"/>
                            </w:rPr>
                            <w:t>+0.118 * Walmart has a seamless online shopping experience</w:t>
                          </w:r>
                        </w:p>
                        <w:p w14:paraId="40D386E0" w14:textId="77777777" w:rsidR="00D03AAE" w:rsidRDefault="00D03AAE">
                          <w:pPr>
                            <w:spacing w:after="0" w:line="240" w:lineRule="auto"/>
                            <w:textDirection w:val="btLr"/>
                          </w:pPr>
                        </w:p>
                      </w:txbxContent>
                    </v:textbox>
                  </v:rect>
                </v:group>
                <w10:anchorlock/>
              </v:group>
            </w:pict>
          </mc:Fallback>
        </mc:AlternateContent>
      </w:r>
    </w:p>
    <w:p w14:paraId="2CF953EF" w14:textId="77777777" w:rsidR="00E90322" w:rsidRPr="00EB42BE" w:rsidRDefault="00E90322">
      <w:pPr>
        <w:spacing w:after="0"/>
        <w:rPr>
          <w:rFonts w:ascii="Arial" w:eastAsia="Arial" w:hAnsi="Arial" w:cs="Arial"/>
        </w:rPr>
      </w:pPr>
    </w:p>
    <w:p w14:paraId="00000C39" w14:textId="77F7B592" w:rsidR="00C14C0B" w:rsidRPr="00EB42BE" w:rsidRDefault="00DF6B49">
      <w:pPr>
        <w:spacing w:after="160" w:line="240" w:lineRule="auto"/>
        <w:jc w:val="both"/>
        <w:rPr>
          <w:rFonts w:ascii="Arial" w:eastAsia="Arial" w:hAnsi="Arial" w:cs="Arial"/>
        </w:rPr>
      </w:pPr>
      <w:r w:rsidRPr="00EB42BE">
        <w:rPr>
          <w:rFonts w:ascii="Arial" w:eastAsia="Arial" w:hAnsi="Arial" w:cs="Arial"/>
        </w:rPr>
        <w:t xml:space="preserve">From the regression equation above, we see that the regularity of Walmart’s customers has the highest impact on Overall Experience, a one-point increase in customer regularity, results in a 19.7% increase in Overall Experience. The other variables also have a significant impact, but it </w:t>
      </w:r>
      <w:r w:rsidRPr="00EB42BE">
        <w:rPr>
          <w:rFonts w:ascii="Arial" w:eastAsia="Arial" w:hAnsi="Arial" w:cs="Arial"/>
        </w:rPr>
        <w:lastRenderedPageBreak/>
        <w:t>varies from one to another with “Walmart has a welcoming environment for all customers” having the lowest impact on Overall Experience.</w:t>
      </w:r>
    </w:p>
    <w:p w14:paraId="00000C3B" w14:textId="5D4EE0FA" w:rsidR="00C14C0B" w:rsidRPr="00EB42BE" w:rsidRDefault="00DF6B49" w:rsidP="00E90322">
      <w:pPr>
        <w:spacing w:after="160"/>
        <w:jc w:val="both"/>
        <w:rPr>
          <w:rFonts w:ascii="Arial" w:eastAsia="Arial" w:hAnsi="Arial" w:cs="Arial"/>
        </w:rPr>
      </w:pPr>
      <w:r w:rsidRPr="00EB42BE">
        <w:rPr>
          <w:rFonts w:ascii="Arial" w:eastAsia="Arial" w:hAnsi="Arial" w:cs="Arial"/>
        </w:rPr>
        <w:t xml:space="preserve">So, we recommend that Walmart management work on building loyalty programs for their regular customers by introducing premium offers like free delivery, </w:t>
      </w:r>
      <w:r w:rsidR="00957B8A" w:rsidRPr="00EB42BE">
        <w:rPr>
          <w:rFonts w:ascii="Arial" w:eastAsia="Arial" w:hAnsi="Arial" w:cs="Arial"/>
        </w:rPr>
        <w:t xml:space="preserve">and </w:t>
      </w:r>
      <w:r w:rsidRPr="00EB42BE">
        <w:rPr>
          <w:rFonts w:ascii="Arial" w:eastAsia="Arial" w:hAnsi="Arial" w:cs="Arial"/>
        </w:rPr>
        <w:t xml:space="preserve">cashback </w:t>
      </w:r>
      <w:r w:rsidR="00957B8A" w:rsidRPr="00EB42BE">
        <w:rPr>
          <w:rFonts w:ascii="Arial" w:eastAsia="Arial" w:hAnsi="Arial" w:cs="Arial"/>
        </w:rPr>
        <w:t>bonuses</w:t>
      </w:r>
      <w:r w:rsidRPr="00EB42BE">
        <w:rPr>
          <w:rFonts w:ascii="Arial" w:eastAsia="Arial" w:hAnsi="Arial" w:cs="Arial"/>
        </w:rPr>
        <w:t xml:space="preserve"> amongst others, this will increase customer satisfaction and overall performance. </w:t>
      </w:r>
    </w:p>
    <w:p w14:paraId="00000C3C" w14:textId="13BA8823" w:rsidR="00C14C0B" w:rsidRPr="00EB42BE" w:rsidRDefault="00DF6B49">
      <w:pPr>
        <w:spacing w:after="16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 xml:space="preserve">We recommend that Walmart focus primarily on creating regular customers through excellent customer service and providing high product quality. From the regression analysis, we can see that regular customers seem to be the most correlated with satisfaction </w:t>
      </w:r>
      <w:r w:rsidR="00957B8A" w:rsidRPr="00EB42BE">
        <w:rPr>
          <w:rFonts w:ascii="Arial" w:eastAsia="Arial" w:hAnsi="Arial" w:cs="Arial"/>
        </w:rPr>
        <w:t>with</w:t>
      </w:r>
      <w:r w:rsidRPr="00EB42BE">
        <w:rPr>
          <w:rFonts w:ascii="Arial" w:eastAsia="Arial" w:hAnsi="Arial" w:cs="Arial"/>
        </w:rPr>
        <w:t xml:space="preserve"> their overall experience at Walmart. We recommend that Walmart </w:t>
      </w:r>
      <w:r w:rsidR="00957B8A" w:rsidRPr="00EB42BE">
        <w:rPr>
          <w:rFonts w:ascii="Arial" w:eastAsia="Arial" w:hAnsi="Arial" w:cs="Arial"/>
        </w:rPr>
        <w:t>invest</w:t>
      </w:r>
      <w:r w:rsidRPr="00EB42BE">
        <w:rPr>
          <w:rFonts w:ascii="Arial" w:eastAsia="Arial" w:hAnsi="Arial" w:cs="Arial"/>
        </w:rPr>
        <w:t xml:space="preserve"> </w:t>
      </w:r>
      <w:r w:rsidR="00957B8A" w:rsidRPr="00EB42BE">
        <w:rPr>
          <w:rFonts w:ascii="Arial" w:eastAsia="Arial" w:hAnsi="Arial" w:cs="Arial"/>
        </w:rPr>
        <w:t>in</w:t>
      </w:r>
      <w:r w:rsidRPr="00EB42BE">
        <w:rPr>
          <w:rFonts w:ascii="Arial" w:eastAsia="Arial" w:hAnsi="Arial" w:cs="Arial"/>
        </w:rPr>
        <w:t xml:space="preserve"> their employees through more quarterly training</w:t>
      </w:r>
      <w:r w:rsidR="00957B8A" w:rsidRPr="00EB42BE">
        <w:rPr>
          <w:rFonts w:ascii="Arial" w:hAnsi="Arial" w:cs="Arial"/>
        </w:rPr>
        <w:t xml:space="preserve"> </w:t>
      </w:r>
      <w:r w:rsidRPr="00EB42BE">
        <w:rPr>
          <w:rFonts w:ascii="Arial" w:eastAsia="Arial" w:hAnsi="Arial" w:cs="Arial"/>
        </w:rPr>
        <w:t>so that the employees are better equipped to provide the highest quality service to their customers.</w:t>
      </w:r>
    </w:p>
    <w:p w14:paraId="00000C3D" w14:textId="77777777" w:rsidR="00C14C0B" w:rsidRPr="00EB42BE" w:rsidRDefault="00DF6B49">
      <w:pPr>
        <w:rPr>
          <w:rFonts w:ascii="Arial" w:eastAsia="Arial" w:hAnsi="Arial" w:cs="Arial"/>
        </w:rPr>
      </w:pPr>
      <w:r w:rsidRPr="00EB42BE">
        <w:rPr>
          <w:rFonts w:ascii="Arial" w:hAnsi="Arial" w:cs="Arial"/>
        </w:rPr>
        <w:br w:type="page"/>
      </w:r>
    </w:p>
    <w:p w14:paraId="00000C3E" w14:textId="59EA2FB2" w:rsidR="00C14C0B" w:rsidRPr="00EB42BE" w:rsidRDefault="00D63E4B">
      <w:pPr>
        <w:spacing w:after="0" w:line="240" w:lineRule="auto"/>
        <w:jc w:val="center"/>
        <w:rPr>
          <w:rFonts w:ascii="Arial" w:eastAsia="Arial" w:hAnsi="Arial" w:cs="Arial"/>
          <w:b/>
          <w:sz w:val="28"/>
          <w:szCs w:val="28"/>
        </w:rPr>
      </w:pPr>
      <w:r w:rsidRPr="00EB42BE">
        <w:rPr>
          <w:rFonts w:ascii="Arial" w:eastAsia="Arial" w:hAnsi="Arial" w:cs="Arial"/>
          <w:b/>
          <w:noProof/>
        </w:rPr>
        <w:lastRenderedPageBreak/>
        <w:drawing>
          <wp:anchor distT="114300" distB="114300" distL="114300" distR="114300" simplePos="0" relativeHeight="251550720" behindDoc="0" locked="0" layoutInCell="1" hidden="0" allowOverlap="1" wp14:anchorId="73CBD7B3" wp14:editId="5617E626">
            <wp:simplePos x="0" y="0"/>
            <wp:positionH relativeFrom="page">
              <wp:posOffset>600075</wp:posOffset>
            </wp:positionH>
            <wp:positionV relativeFrom="page">
              <wp:posOffset>1466850</wp:posOffset>
            </wp:positionV>
            <wp:extent cx="6858000" cy="3409975"/>
            <wp:effectExtent l="0" t="0" r="0" b="0"/>
            <wp:wrapTopAndBottom distT="114300" distB="114300"/>
            <wp:docPr id="207104688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4"/>
                    <a:srcRect t="5540"/>
                    <a:stretch>
                      <a:fillRect/>
                    </a:stretch>
                  </pic:blipFill>
                  <pic:spPr>
                    <a:xfrm>
                      <a:off x="0" y="0"/>
                      <a:ext cx="6858000" cy="3409975"/>
                    </a:xfrm>
                    <a:prstGeom prst="rect">
                      <a:avLst/>
                    </a:prstGeom>
                    <a:ln/>
                  </pic:spPr>
                </pic:pic>
              </a:graphicData>
            </a:graphic>
          </wp:anchor>
        </w:drawing>
      </w:r>
      <w:r w:rsidR="00DF6B49" w:rsidRPr="00EB42BE">
        <w:rPr>
          <w:rFonts w:ascii="Arial" w:eastAsia="Arial" w:hAnsi="Arial" w:cs="Arial"/>
          <w:b/>
          <w:sz w:val="28"/>
          <w:szCs w:val="28"/>
        </w:rPr>
        <w:t>Importance Performance Analysis</w:t>
      </w:r>
    </w:p>
    <w:p w14:paraId="00000C3F" w14:textId="77777777" w:rsidR="00C14C0B" w:rsidRPr="00EB42BE" w:rsidRDefault="00DF6B49">
      <w:pPr>
        <w:spacing w:after="0" w:line="240" w:lineRule="auto"/>
        <w:jc w:val="center"/>
        <w:rPr>
          <w:rFonts w:ascii="Arial" w:eastAsia="Arial" w:hAnsi="Arial" w:cs="Arial"/>
          <w:i/>
        </w:rPr>
      </w:pPr>
      <w:r w:rsidRPr="00EB42BE">
        <w:rPr>
          <w:rFonts w:ascii="Arial" w:eastAsia="Arial" w:hAnsi="Arial" w:cs="Arial"/>
          <w:i/>
        </w:rPr>
        <w:t>Walmart</w:t>
      </w:r>
    </w:p>
    <w:p w14:paraId="00000C40" w14:textId="740E0BDE" w:rsidR="00C14C0B" w:rsidRPr="00EB42BE" w:rsidRDefault="00C14C0B">
      <w:pPr>
        <w:spacing w:after="0" w:line="240" w:lineRule="auto"/>
        <w:jc w:val="center"/>
        <w:rPr>
          <w:rFonts w:ascii="Arial" w:eastAsia="Arial" w:hAnsi="Arial" w:cs="Arial"/>
          <w:b/>
        </w:rPr>
      </w:pPr>
    </w:p>
    <w:p w14:paraId="00000C41" w14:textId="2B266673" w:rsidR="00C14C0B" w:rsidRPr="00EB42BE" w:rsidRDefault="00DF6B49">
      <w:pPr>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Walmart has demonstrated commendable performance on the following variables: reasonable prices, convenient location of stores</w:t>
      </w:r>
      <w:r w:rsidR="00957B8A" w:rsidRPr="00EB42BE">
        <w:rPr>
          <w:rFonts w:ascii="Arial" w:eastAsia="Arial" w:hAnsi="Arial" w:cs="Arial"/>
        </w:rPr>
        <w:t>,</w:t>
      </w:r>
      <w:r w:rsidRPr="00EB42BE">
        <w:rPr>
          <w:rFonts w:ascii="Arial" w:eastAsia="Arial" w:hAnsi="Arial" w:cs="Arial"/>
        </w:rPr>
        <w:t xml:space="preserve"> and variety of product options. As shown in the graph, the Reasonable Prices and Stores are conveniently located variables that are consistently reflected in the operational dynamics of Walmart. However, Walmart needs to improve Product Quality as it is way below the equality line </w:t>
      </w:r>
      <w:r w:rsidR="00957B8A" w:rsidRPr="00EB42BE">
        <w:rPr>
          <w:rFonts w:ascii="Arial" w:eastAsia="Arial" w:hAnsi="Arial" w:cs="Arial"/>
        </w:rPr>
        <w:t>to</w:t>
      </w:r>
      <w:r w:rsidRPr="00EB42BE">
        <w:rPr>
          <w:rFonts w:ascii="Arial" w:eastAsia="Arial" w:hAnsi="Arial" w:cs="Arial"/>
        </w:rPr>
        <w:t xml:space="preserve"> maintain high standards and meet customer expectations. </w:t>
      </w:r>
      <w:r w:rsidR="00957B8A" w:rsidRPr="00EB42BE">
        <w:rPr>
          <w:rFonts w:ascii="Arial" w:eastAsia="Arial" w:hAnsi="Arial" w:cs="Arial"/>
        </w:rPr>
        <w:t>The</w:t>
      </w:r>
      <w:r w:rsidRPr="00EB42BE">
        <w:rPr>
          <w:rFonts w:ascii="Arial" w:eastAsia="Arial" w:hAnsi="Arial" w:cs="Arial"/>
        </w:rPr>
        <w:t xml:space="preserve"> Variety of Product Options is very close to the line between Importance and Performance consideration but Walmart needs some effort to address</w:t>
      </w:r>
      <w:r w:rsidR="00B16B07">
        <w:rPr>
          <w:rFonts w:ascii="Arial" w:eastAsia="Arial" w:hAnsi="Arial" w:cs="Arial"/>
        </w:rPr>
        <w:t xml:space="preserve"> their product quality as it falls far below the line.</w:t>
      </w:r>
      <w:r w:rsidRPr="00EB42BE">
        <w:rPr>
          <w:rFonts w:ascii="Arial" w:eastAsia="Arial" w:hAnsi="Arial" w:cs="Arial"/>
        </w:rPr>
        <w:t xml:space="preserve"> </w:t>
      </w:r>
      <w:r w:rsidR="00857285">
        <w:rPr>
          <w:rFonts w:ascii="Arial" w:eastAsia="Arial" w:hAnsi="Arial" w:cs="Arial"/>
        </w:rPr>
        <w:t xml:space="preserve">Walmart needs to prioritize increasing </w:t>
      </w:r>
      <w:r w:rsidR="00D4059F">
        <w:rPr>
          <w:rFonts w:ascii="Arial" w:eastAsia="Arial" w:hAnsi="Arial" w:cs="Arial"/>
        </w:rPr>
        <w:t>its</w:t>
      </w:r>
      <w:r w:rsidR="00857285">
        <w:rPr>
          <w:rFonts w:ascii="Arial" w:eastAsia="Arial" w:hAnsi="Arial" w:cs="Arial"/>
        </w:rPr>
        <w:t xml:space="preserve"> product quality</w:t>
      </w:r>
      <w:r w:rsidRPr="00EB42BE">
        <w:rPr>
          <w:rFonts w:ascii="Arial" w:eastAsia="Arial" w:hAnsi="Arial" w:cs="Arial"/>
        </w:rPr>
        <w:t xml:space="preserve"> to increase the levels of customer satisfaction </w:t>
      </w:r>
      <w:r w:rsidR="00946AD7">
        <w:rPr>
          <w:rFonts w:ascii="Arial" w:eastAsia="Arial" w:hAnsi="Arial" w:cs="Arial"/>
        </w:rPr>
        <w:t>which will</w:t>
      </w:r>
      <w:r w:rsidRPr="00EB42BE">
        <w:rPr>
          <w:rFonts w:ascii="Arial" w:eastAsia="Arial" w:hAnsi="Arial" w:cs="Arial"/>
        </w:rPr>
        <w:t xml:space="preserve"> improve the brand image so that the company can sustain its competitive edge in the </w:t>
      </w:r>
      <w:r w:rsidR="00946AD7">
        <w:rPr>
          <w:rFonts w:ascii="Arial" w:eastAsia="Arial" w:hAnsi="Arial" w:cs="Arial"/>
        </w:rPr>
        <w:t>long run</w:t>
      </w:r>
      <w:r w:rsidRPr="00EB42BE">
        <w:rPr>
          <w:rFonts w:ascii="Arial" w:eastAsia="Arial" w:hAnsi="Arial" w:cs="Arial"/>
        </w:rPr>
        <w:t xml:space="preserve"> of the dynamic retail landscape.</w:t>
      </w:r>
    </w:p>
    <w:p w14:paraId="00000C42" w14:textId="77777777" w:rsidR="00C14C0B" w:rsidRPr="00EB42BE" w:rsidRDefault="00C14C0B">
      <w:pPr>
        <w:rPr>
          <w:rFonts w:ascii="Arial" w:eastAsia="Arial" w:hAnsi="Arial" w:cs="Arial"/>
        </w:rPr>
      </w:pPr>
    </w:p>
    <w:p w14:paraId="00000C43" w14:textId="77777777" w:rsidR="00C14C0B" w:rsidRPr="00EB42BE" w:rsidRDefault="00C14C0B">
      <w:pPr>
        <w:rPr>
          <w:rFonts w:ascii="Arial" w:eastAsia="Arial" w:hAnsi="Arial" w:cs="Arial"/>
        </w:rPr>
      </w:pPr>
    </w:p>
    <w:p w14:paraId="00000C44" w14:textId="77777777" w:rsidR="00C14C0B" w:rsidRPr="00EB42BE" w:rsidRDefault="00C14C0B">
      <w:pPr>
        <w:rPr>
          <w:rFonts w:ascii="Arial" w:eastAsia="Arial" w:hAnsi="Arial" w:cs="Arial"/>
        </w:rPr>
      </w:pPr>
    </w:p>
    <w:p w14:paraId="00000C45" w14:textId="77777777" w:rsidR="00C14C0B" w:rsidRPr="00EB42BE" w:rsidRDefault="00DF6B49">
      <w:pPr>
        <w:spacing w:after="0" w:line="240" w:lineRule="auto"/>
        <w:jc w:val="center"/>
        <w:rPr>
          <w:rFonts w:ascii="Arial" w:eastAsia="Arial" w:hAnsi="Arial" w:cs="Arial"/>
          <w:b/>
        </w:rPr>
      </w:pPr>
      <w:r w:rsidRPr="00EB42BE">
        <w:rPr>
          <w:rFonts w:ascii="Arial" w:hAnsi="Arial" w:cs="Arial"/>
        </w:rPr>
        <w:br w:type="page"/>
      </w:r>
    </w:p>
    <w:p w14:paraId="00000C46" w14:textId="1784D9FA" w:rsidR="00C14C0B" w:rsidRPr="00EF2D38" w:rsidRDefault="00DF6B49">
      <w:pPr>
        <w:spacing w:after="0" w:line="240" w:lineRule="auto"/>
        <w:jc w:val="center"/>
        <w:rPr>
          <w:rFonts w:ascii="Arial" w:eastAsia="Arial" w:hAnsi="Arial" w:cs="Arial"/>
          <w:b/>
          <w:sz w:val="28"/>
          <w:szCs w:val="28"/>
        </w:rPr>
      </w:pPr>
      <w:r w:rsidRPr="00EF2D38">
        <w:rPr>
          <w:rFonts w:ascii="Arial" w:eastAsia="Arial" w:hAnsi="Arial" w:cs="Arial"/>
          <w:b/>
          <w:sz w:val="28"/>
          <w:szCs w:val="28"/>
        </w:rPr>
        <w:lastRenderedPageBreak/>
        <w:t>Importance Performance Analysis</w:t>
      </w:r>
    </w:p>
    <w:p w14:paraId="00000C47" w14:textId="6C1F0A72" w:rsidR="00C14C0B" w:rsidRPr="00EB42BE" w:rsidRDefault="00EF2D38">
      <w:pPr>
        <w:spacing w:after="0" w:line="240" w:lineRule="auto"/>
        <w:jc w:val="center"/>
        <w:rPr>
          <w:rFonts w:ascii="Arial" w:eastAsia="Arial" w:hAnsi="Arial" w:cs="Arial"/>
          <w:i/>
        </w:rPr>
      </w:pPr>
      <w:r w:rsidRPr="00EB42BE">
        <w:rPr>
          <w:rFonts w:ascii="Arial" w:eastAsia="Arial" w:hAnsi="Arial" w:cs="Arial"/>
          <w:noProof/>
        </w:rPr>
        <w:drawing>
          <wp:anchor distT="114300" distB="114300" distL="114300" distR="114300" simplePos="0" relativeHeight="251555840" behindDoc="0" locked="0" layoutInCell="1" hidden="0" allowOverlap="1" wp14:anchorId="3210D17E" wp14:editId="44F6D422">
            <wp:simplePos x="0" y="0"/>
            <wp:positionH relativeFrom="margin">
              <wp:align>center</wp:align>
            </wp:positionH>
            <wp:positionV relativeFrom="page">
              <wp:posOffset>1475246</wp:posOffset>
            </wp:positionV>
            <wp:extent cx="7058025" cy="3862705"/>
            <wp:effectExtent l="0" t="0" r="9525" b="4445"/>
            <wp:wrapTopAndBottom distT="114300" distB="114300"/>
            <wp:docPr id="207104689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5"/>
                    <a:srcRect t="5248"/>
                    <a:stretch>
                      <a:fillRect/>
                    </a:stretch>
                  </pic:blipFill>
                  <pic:spPr>
                    <a:xfrm>
                      <a:off x="0" y="0"/>
                      <a:ext cx="7058025" cy="3862705"/>
                    </a:xfrm>
                    <a:prstGeom prst="rect">
                      <a:avLst/>
                    </a:prstGeom>
                    <a:ln/>
                  </pic:spPr>
                </pic:pic>
              </a:graphicData>
            </a:graphic>
          </wp:anchor>
        </w:drawing>
      </w:r>
      <w:r w:rsidR="00DF6B49" w:rsidRPr="00EB42BE">
        <w:rPr>
          <w:rFonts w:ascii="Arial" w:eastAsia="Arial" w:hAnsi="Arial" w:cs="Arial"/>
          <w:i/>
        </w:rPr>
        <w:t>Target</w:t>
      </w:r>
    </w:p>
    <w:p w14:paraId="00000C48" w14:textId="2B761562" w:rsidR="00C14C0B" w:rsidRPr="00EB42BE" w:rsidRDefault="00C14C0B">
      <w:pPr>
        <w:spacing w:after="0" w:line="240" w:lineRule="auto"/>
        <w:rPr>
          <w:rFonts w:ascii="Arial" w:eastAsia="Arial" w:hAnsi="Arial" w:cs="Arial"/>
        </w:rPr>
      </w:pPr>
    </w:p>
    <w:p w14:paraId="00000C49" w14:textId="420BB90A" w:rsidR="00C14C0B" w:rsidRPr="00EB42BE" w:rsidRDefault="00DF6B49">
      <w:pPr>
        <w:spacing w:after="0" w:line="240" w:lineRule="auto"/>
        <w:jc w:val="both"/>
        <w:rPr>
          <w:rFonts w:ascii="Arial" w:eastAsia="Arial" w:hAnsi="Arial" w:cs="Arial"/>
        </w:rPr>
      </w:pPr>
      <w:r w:rsidRPr="00EB42BE">
        <w:rPr>
          <w:rFonts w:ascii="Arial" w:eastAsia="Arial" w:hAnsi="Arial" w:cs="Arial"/>
          <w:b/>
        </w:rPr>
        <w:t xml:space="preserve">Managerial Conclusion: </w:t>
      </w:r>
      <w:r w:rsidRPr="00EB42BE">
        <w:rPr>
          <w:rFonts w:ascii="Arial" w:eastAsia="Arial" w:hAnsi="Arial" w:cs="Arial"/>
        </w:rPr>
        <w:t xml:space="preserve">In contrast to Walmart, Target is performing well </w:t>
      </w:r>
      <w:r w:rsidR="00957B8A" w:rsidRPr="00EB42BE">
        <w:rPr>
          <w:rFonts w:ascii="Arial" w:eastAsia="Arial" w:hAnsi="Arial" w:cs="Arial"/>
        </w:rPr>
        <w:t>in</w:t>
      </w:r>
      <w:r w:rsidRPr="00EB42BE">
        <w:rPr>
          <w:rFonts w:ascii="Arial" w:eastAsia="Arial" w:hAnsi="Arial" w:cs="Arial"/>
        </w:rPr>
        <w:t xml:space="preserve"> </w:t>
      </w:r>
      <w:r w:rsidR="00957B8A" w:rsidRPr="00EB42BE">
        <w:rPr>
          <w:rFonts w:ascii="Arial" w:eastAsia="Arial" w:hAnsi="Arial" w:cs="Arial"/>
        </w:rPr>
        <w:t>its</w:t>
      </w:r>
      <w:r w:rsidRPr="00EB42BE">
        <w:rPr>
          <w:rFonts w:ascii="Arial" w:eastAsia="Arial" w:hAnsi="Arial" w:cs="Arial"/>
        </w:rPr>
        <w:t xml:space="preserve"> Product Quality and Fast Self-Checkout. These strengths illustrate Target's commitment to </w:t>
      </w:r>
      <w:r w:rsidR="00957B8A" w:rsidRPr="00EB42BE">
        <w:rPr>
          <w:rFonts w:ascii="Arial" w:eastAsia="Arial" w:hAnsi="Arial" w:cs="Arial"/>
        </w:rPr>
        <w:t>providing</w:t>
      </w:r>
      <w:r w:rsidRPr="00EB42BE">
        <w:rPr>
          <w:rFonts w:ascii="Arial" w:eastAsia="Arial" w:hAnsi="Arial" w:cs="Arial"/>
        </w:rPr>
        <w:t xml:space="preserve"> superior quality products and efficient service delivery as depicted in the graph. However, there is a considerable gap between customer expectations and operational standards </w:t>
      </w:r>
      <w:r w:rsidR="00957B8A" w:rsidRPr="00EB42BE">
        <w:rPr>
          <w:rFonts w:ascii="Arial" w:eastAsia="Arial" w:hAnsi="Arial" w:cs="Arial"/>
        </w:rPr>
        <w:t>and</w:t>
      </w:r>
      <w:r w:rsidRPr="00EB42BE">
        <w:rPr>
          <w:rFonts w:ascii="Arial" w:eastAsia="Arial" w:hAnsi="Arial" w:cs="Arial"/>
        </w:rPr>
        <w:t xml:space="preserve"> Target faces areas for improvement, particularly in the Customer Service and Return Policy. Not only that, Target also needs to put a lot of work into improving variables such as Product Options, Store Locations, </w:t>
      </w:r>
      <w:r w:rsidR="00957B8A" w:rsidRPr="00EB42BE">
        <w:rPr>
          <w:rFonts w:ascii="Arial" w:eastAsia="Arial" w:hAnsi="Arial" w:cs="Arial"/>
        </w:rPr>
        <w:t xml:space="preserve">and </w:t>
      </w:r>
      <w:r w:rsidRPr="00EB42BE">
        <w:rPr>
          <w:rFonts w:ascii="Arial" w:eastAsia="Arial" w:hAnsi="Arial" w:cs="Arial"/>
        </w:rPr>
        <w:t>Prices as those two variables are way below the line of equality. While Target displays notable strengths in Product Quality and Self-Checkout services, the company should implement Pricing strategies, optimize the Store Locations, and enhance the Product Variety to foster customer loyalty and maintain the profitability of the organization.</w:t>
      </w:r>
    </w:p>
    <w:p w14:paraId="00000C4A" w14:textId="77777777" w:rsidR="00C14C0B" w:rsidRPr="00EB42BE" w:rsidRDefault="00C14C0B">
      <w:pPr>
        <w:spacing w:after="0" w:line="240" w:lineRule="auto"/>
        <w:rPr>
          <w:rFonts w:ascii="Arial" w:eastAsia="Arial" w:hAnsi="Arial" w:cs="Arial"/>
        </w:rPr>
      </w:pPr>
    </w:p>
    <w:p w14:paraId="00000C4B" w14:textId="77777777" w:rsidR="00C14C0B" w:rsidRPr="00EB42BE" w:rsidRDefault="00C14C0B">
      <w:pPr>
        <w:spacing w:after="0" w:line="240" w:lineRule="auto"/>
        <w:rPr>
          <w:rFonts w:ascii="Arial" w:eastAsia="Arial" w:hAnsi="Arial" w:cs="Arial"/>
        </w:rPr>
      </w:pPr>
    </w:p>
    <w:p w14:paraId="00000C4C" w14:textId="77777777" w:rsidR="00C14C0B" w:rsidRPr="00EB42BE" w:rsidRDefault="00C14C0B">
      <w:pPr>
        <w:spacing w:after="0" w:line="240" w:lineRule="auto"/>
        <w:rPr>
          <w:rFonts w:ascii="Arial" w:eastAsia="Arial" w:hAnsi="Arial" w:cs="Arial"/>
        </w:rPr>
      </w:pPr>
    </w:p>
    <w:p w14:paraId="00000C4D" w14:textId="77777777" w:rsidR="00C14C0B" w:rsidRPr="00EB42BE" w:rsidRDefault="00DF6B49">
      <w:pPr>
        <w:spacing w:line="240" w:lineRule="auto"/>
        <w:rPr>
          <w:rFonts w:ascii="Arial" w:eastAsia="Arial" w:hAnsi="Arial" w:cs="Arial"/>
          <w:b/>
        </w:rPr>
      </w:pPr>
      <w:r w:rsidRPr="00EB42BE">
        <w:rPr>
          <w:rFonts w:ascii="Arial" w:hAnsi="Arial" w:cs="Arial"/>
        </w:rPr>
        <w:br w:type="page"/>
      </w:r>
    </w:p>
    <w:p w14:paraId="00000C4E" w14:textId="77777777" w:rsidR="00C14C0B" w:rsidRPr="00EB42BE" w:rsidRDefault="00DF6B49">
      <w:pPr>
        <w:spacing w:line="240" w:lineRule="auto"/>
        <w:jc w:val="center"/>
        <w:rPr>
          <w:rFonts w:ascii="Arial" w:eastAsia="Arial" w:hAnsi="Arial" w:cs="Arial"/>
          <w:sz w:val="28"/>
          <w:szCs w:val="28"/>
        </w:rPr>
      </w:pPr>
      <w:r w:rsidRPr="00EB42BE">
        <w:rPr>
          <w:rFonts w:ascii="Arial" w:eastAsia="Arial" w:hAnsi="Arial" w:cs="Arial"/>
          <w:b/>
          <w:sz w:val="28"/>
          <w:szCs w:val="28"/>
        </w:rPr>
        <w:lastRenderedPageBreak/>
        <w:t>Conclusions</w:t>
      </w:r>
    </w:p>
    <w:p w14:paraId="5FCD8652" w14:textId="77777777" w:rsidR="006064CA" w:rsidRPr="006064CA" w:rsidRDefault="006064CA" w:rsidP="006064CA">
      <w:pPr>
        <w:spacing w:before="240" w:after="240" w:line="240" w:lineRule="auto"/>
        <w:ind w:firstLine="20"/>
        <w:jc w:val="both"/>
        <w:rPr>
          <w:rFonts w:ascii="Times New Roman" w:eastAsia="Times New Roman" w:hAnsi="Times New Roman" w:cs="Times New Roman"/>
          <w:sz w:val="24"/>
          <w:szCs w:val="24"/>
        </w:rPr>
      </w:pPr>
      <w:r w:rsidRPr="006064CA">
        <w:rPr>
          <w:rFonts w:ascii="Arial" w:eastAsia="Times New Roman" w:hAnsi="Arial" w:cs="Arial"/>
          <w:color w:val="000000"/>
        </w:rPr>
        <w:t>From the data, we can conclude that although Walmart is performing well in a majority of areas that contribute to overall customer satisfaction, they are still underperforming compared to its main competitor, Target. Across all of our respondents, we see positive perceptions of the store, as many would recommend it to their family members and are frequent shoppers. From our 386 usable responses, it is clear that Walmart is popular because of its conveniently located stores, reasonable prices, variety of product options, fast self-checkout, and flexible return policy. Walmart is known to be a low-cost provider, which many of its competitors cannot compete with. Because of their affordable prices, Walmart is a first-choice shopping option for many low-income customers, large families, or single people. Areas where Walmart is lacking include customer service and product quality. Approximately 13% of respondents disagreed or strongly disagreed that Walmart offered quality products, with an additional 36% of respondents being neutral to the statement. Because Walmart is offering their customers low prices, oftentimes quality can be cut first since higher quality materials cost more. However, Walmart needs their products and offerings to be seen as high quality so they must make a change in their materials usage. Regarding customer service, approximately 35% of respondents disagree or strongly disagree, and 30% are neutral that Walmart offers excellent customer service. Walmart is operating on massive production and sales levels, so customer service might not always be a top priority.</w:t>
      </w:r>
    </w:p>
    <w:p w14:paraId="6AA6D513" w14:textId="77777777" w:rsidR="006064CA" w:rsidRPr="006064CA" w:rsidRDefault="006064CA" w:rsidP="006064CA">
      <w:pPr>
        <w:spacing w:before="240" w:after="240" w:line="240" w:lineRule="auto"/>
        <w:ind w:firstLine="20"/>
        <w:jc w:val="both"/>
        <w:rPr>
          <w:rFonts w:ascii="Times New Roman" w:eastAsia="Times New Roman" w:hAnsi="Times New Roman" w:cs="Times New Roman"/>
          <w:sz w:val="24"/>
          <w:szCs w:val="24"/>
        </w:rPr>
      </w:pPr>
      <w:r w:rsidRPr="006064CA">
        <w:rPr>
          <w:rFonts w:ascii="Arial" w:eastAsia="Times New Roman" w:hAnsi="Arial" w:cs="Arial"/>
          <w:color w:val="000000"/>
        </w:rPr>
        <w:t>When analyzing our performance data for both Walmart and Target we can see that the male respondents share very similar means in their overall experience for both Walmart and Target. However, the female respondents had a significantly higher mean for their overall experience at Target at 4.10, compared to their overall experience at Walmart at 3.70. We can deduce that women favor the shopping experience at Target, over Walmart, whereas men seemed to feel similarly about both. This demographic data shows Walmart that some of their next steps to improving their shopping experience could be catering specific aspects of it to women. Further investigation could be done into the way the genders perceive a shopping experience, as well as their preference for a shopping experience. As previously mentioned, it is clear that females had more preferences when it pertains to their store of choice and what makes it an enjoyable experience, however, it appears that males see it as something that needs to get done and not a leisurely activity meant for enjoyment.</w:t>
      </w:r>
    </w:p>
    <w:p w14:paraId="1D491937" w14:textId="77777777" w:rsidR="006064CA" w:rsidRPr="006064CA" w:rsidRDefault="006064CA" w:rsidP="006064CA">
      <w:pPr>
        <w:spacing w:before="240" w:after="240" w:line="240" w:lineRule="auto"/>
        <w:ind w:firstLine="20"/>
        <w:jc w:val="both"/>
        <w:rPr>
          <w:rFonts w:ascii="Times New Roman" w:eastAsia="Times New Roman" w:hAnsi="Times New Roman" w:cs="Times New Roman"/>
          <w:sz w:val="24"/>
          <w:szCs w:val="24"/>
        </w:rPr>
      </w:pPr>
      <w:r w:rsidRPr="006064CA">
        <w:rPr>
          <w:rFonts w:ascii="Arial" w:eastAsia="Times New Roman" w:hAnsi="Arial" w:cs="Arial"/>
          <w:color w:val="000000"/>
        </w:rPr>
        <w:t>The Chi-Square test that was conducted for Walmart shows that this relationship is significant at the 0.010 level. We see that about 67.2 percent of males agree or strongly agree that they are regular customers at Walmart, while only 61.1 percent of females do. Correspondingly, about 30 percent of females disagree or strongly disagree that they like the fast self-checkout option at Walmart, while only about 19.4 percent of males do. Overall, there are gender segments in the regularity of customers at Walmart.</w:t>
      </w:r>
    </w:p>
    <w:p w14:paraId="18590842" w14:textId="77777777" w:rsidR="006064CA" w:rsidRPr="006064CA" w:rsidRDefault="006064CA" w:rsidP="006064CA">
      <w:pPr>
        <w:spacing w:before="240" w:after="240" w:line="240" w:lineRule="auto"/>
        <w:rPr>
          <w:rFonts w:ascii="Times New Roman" w:eastAsia="Times New Roman" w:hAnsi="Times New Roman" w:cs="Times New Roman"/>
          <w:sz w:val="24"/>
          <w:szCs w:val="24"/>
        </w:rPr>
      </w:pPr>
      <w:r w:rsidRPr="006064CA">
        <w:rPr>
          <w:rFonts w:ascii="Arial" w:eastAsia="Times New Roman" w:hAnsi="Arial" w:cs="Arial"/>
          <w:color w:val="000000"/>
        </w:rPr>
        <w:t>The Chi-Square test conducted for Target shows that this relationship is significant at the &lt;0.001 level. We see that about 65.3 percent of females agree or strongly agree that they are regular customers at Target, while only 37.1 percent of males do. Correspondingly, about 47.7 percent of males disagree or strongly disagree that they are regular customers at Target, while only about 25.3 percent of females do. Overall, there are gender segments in the regularity of customers at Target.</w:t>
      </w:r>
    </w:p>
    <w:p w14:paraId="2A9E8513" w14:textId="3A3977CF" w:rsidR="006064CA" w:rsidRPr="006064CA" w:rsidRDefault="006064CA" w:rsidP="006064CA">
      <w:pPr>
        <w:spacing w:before="240" w:after="240" w:line="240" w:lineRule="auto"/>
        <w:jc w:val="both"/>
        <w:rPr>
          <w:rFonts w:ascii="Times New Roman" w:eastAsia="Times New Roman" w:hAnsi="Times New Roman" w:cs="Times New Roman"/>
          <w:sz w:val="24"/>
          <w:szCs w:val="24"/>
        </w:rPr>
      </w:pPr>
      <w:r w:rsidRPr="006064CA">
        <w:rPr>
          <w:rFonts w:ascii="Arial" w:eastAsia="Times New Roman" w:hAnsi="Arial" w:cs="Arial"/>
          <w:color w:val="000000"/>
        </w:rPr>
        <w:t xml:space="preserve">When comparing the results of both of our Chi-Square tests we see significant gender disparities in customer </w:t>
      </w:r>
      <w:r w:rsidR="00981469">
        <w:rPr>
          <w:rFonts w:ascii="Arial" w:eastAsia="Times New Roman" w:hAnsi="Arial" w:cs="Arial"/>
          <w:color w:val="000000"/>
        </w:rPr>
        <w:t>regularity</w:t>
      </w:r>
      <w:r w:rsidRPr="006064CA">
        <w:rPr>
          <w:rFonts w:ascii="Arial" w:eastAsia="Times New Roman" w:hAnsi="Arial" w:cs="Arial"/>
          <w:color w:val="000000"/>
        </w:rPr>
        <w:t xml:space="preserve">. Female respondents shop more consistently at Target than they do at Walmart. Similarly, we can see that male respondents are more regular shoppers at Walmart. </w:t>
      </w:r>
      <w:r w:rsidRPr="006064CA">
        <w:rPr>
          <w:rFonts w:ascii="Arial" w:eastAsia="Times New Roman" w:hAnsi="Arial" w:cs="Arial"/>
          <w:color w:val="000000"/>
        </w:rPr>
        <w:lastRenderedPageBreak/>
        <w:t>These findings highlight the importance of considering gender segmentation in understanding customer preferences and behaviors in retail settings.</w:t>
      </w:r>
    </w:p>
    <w:p w14:paraId="1E63ED1E" w14:textId="77777777" w:rsidR="006064CA" w:rsidRPr="006064CA" w:rsidRDefault="006064CA" w:rsidP="006064CA">
      <w:pPr>
        <w:spacing w:before="240" w:after="240" w:line="240" w:lineRule="auto"/>
        <w:ind w:firstLine="20"/>
        <w:jc w:val="both"/>
        <w:rPr>
          <w:rFonts w:ascii="Times New Roman" w:eastAsia="Times New Roman" w:hAnsi="Times New Roman" w:cs="Times New Roman"/>
          <w:sz w:val="24"/>
          <w:szCs w:val="24"/>
        </w:rPr>
      </w:pPr>
      <w:r w:rsidRPr="006064CA">
        <w:rPr>
          <w:rFonts w:ascii="Arial" w:eastAsia="Times New Roman" w:hAnsi="Arial" w:cs="Arial"/>
          <w:color w:val="000000"/>
        </w:rPr>
        <w:t>When analyzing our performance variables through the demographic of race, we noticed that White or Caucasian respondents have a higher mean for overall satisfaction with their shopping experience at Target compared to Black or African American respondents. On the other hand, Black or African American respondents had a higher mean for overall satisfaction with their shopping experience at Walmart than White or Caucasian respondents. This may suggest that there is a preference of stores between the demographics, further research and analysis may be necessary to uncover the underlying factors contributing to these differences. </w:t>
      </w:r>
    </w:p>
    <w:p w14:paraId="7A8C48C0" w14:textId="0CC28155" w:rsidR="006064CA" w:rsidRPr="006064CA" w:rsidRDefault="006064CA" w:rsidP="006064CA">
      <w:pPr>
        <w:spacing w:before="240" w:after="160" w:line="240" w:lineRule="auto"/>
        <w:rPr>
          <w:rFonts w:ascii="Times New Roman" w:eastAsia="Times New Roman" w:hAnsi="Times New Roman" w:cs="Times New Roman"/>
          <w:sz w:val="24"/>
          <w:szCs w:val="24"/>
        </w:rPr>
      </w:pPr>
      <w:r w:rsidRPr="006064CA">
        <w:rPr>
          <w:rFonts w:ascii="Arial" w:eastAsia="Times New Roman" w:hAnsi="Arial" w:cs="Arial"/>
          <w:color w:val="000000"/>
        </w:rPr>
        <w:t xml:space="preserve">Both of the regressions show the following five variables: customer regularity, excellent customer service, variety of product options, high product quality, and </w:t>
      </w:r>
      <w:r w:rsidR="00981469">
        <w:rPr>
          <w:rFonts w:ascii="Arial" w:eastAsia="Times New Roman" w:hAnsi="Arial" w:cs="Arial"/>
          <w:color w:val="000000"/>
        </w:rPr>
        <w:t>possessing</w:t>
      </w:r>
      <w:r w:rsidRPr="006064CA">
        <w:rPr>
          <w:rFonts w:ascii="Arial" w:eastAsia="Times New Roman" w:hAnsi="Arial" w:cs="Arial"/>
          <w:color w:val="000000"/>
        </w:rPr>
        <w:t xml:space="preserve"> a welcoming environment for all customers are highly correlated to customers' overall satisfaction and experience at Walmart. Our correlation proves that Walmart’s managers should greatly consider these variables when making decisions about their stores and the shopping experience they provide.</w:t>
      </w:r>
    </w:p>
    <w:p w14:paraId="7F6FD13F" w14:textId="77777777" w:rsidR="006064CA" w:rsidRPr="006064CA" w:rsidRDefault="006064CA" w:rsidP="006064CA">
      <w:pPr>
        <w:spacing w:before="240" w:after="240" w:line="240" w:lineRule="auto"/>
        <w:jc w:val="both"/>
        <w:rPr>
          <w:rFonts w:ascii="Times New Roman" w:eastAsia="Times New Roman" w:hAnsi="Times New Roman" w:cs="Times New Roman"/>
          <w:sz w:val="24"/>
          <w:szCs w:val="24"/>
        </w:rPr>
      </w:pPr>
      <w:r w:rsidRPr="006064CA">
        <w:rPr>
          <w:rFonts w:ascii="Arial" w:eastAsia="Times New Roman" w:hAnsi="Arial" w:cs="Arial"/>
          <w:color w:val="000000"/>
        </w:rPr>
        <w:t>Our research holds significant implications in addressing the central question of how to improve Walmart customer’s overall shopping experience. By meticulously examining various facets of consumer behavior through our questionnaire and leveraging diverse sampling methods, we have generated meaningful insights that can inform strategic initiatives aimed at improving Walmart’s customer satisfaction and loyalty. The finding not only sheds light on specific areas such as pricing, product options, customer service, and product quality but also provides a nuanced understanding of consumer expectations and preferences. This understanding is instrumental for Walmart and other retailers in tailoring their offerings to meet the evolving needs of their customer base. As these consumer expectations continue to evolve in the retail space, our research serves as a vital resource for Walmart to stay competitive and deliver an enhanced shopping experience that resonates with its diverse customer demographics.</w:t>
      </w:r>
    </w:p>
    <w:p w14:paraId="7FBB5DC9" w14:textId="77777777" w:rsidR="006064CA" w:rsidRPr="006064CA" w:rsidRDefault="006064CA" w:rsidP="006064CA">
      <w:pPr>
        <w:spacing w:before="240" w:after="240" w:line="240" w:lineRule="auto"/>
        <w:ind w:firstLine="20"/>
        <w:jc w:val="both"/>
        <w:rPr>
          <w:rFonts w:ascii="Times New Roman" w:eastAsia="Times New Roman" w:hAnsi="Times New Roman" w:cs="Times New Roman"/>
          <w:sz w:val="24"/>
          <w:szCs w:val="24"/>
        </w:rPr>
      </w:pPr>
      <w:r w:rsidRPr="006064CA">
        <w:rPr>
          <w:rFonts w:ascii="Arial" w:eastAsia="Times New Roman" w:hAnsi="Arial" w:cs="Arial"/>
          <w:color w:val="000000"/>
        </w:rPr>
        <w:t>By conducting this research, we can contribute valuable information that recognizes addressable issues within Walmart Incorporated. Despite Walmart having success as a mega-corporation, this does not mean it lacks areas of improvement. All data collected can serve as a positive contribution to Walmart’s next steps in addressing the shortcomings that have been brought to their attention through our research. To remain competitive in the market, Walmart should continue to look into what makes a shopping experience enjoyable and how to incorporate it into their business so that they may remain relevant and competitive.  Our research could also be expanded through the study of the e-commerce shopping experience, e-commerce accessibility, and how the competitive market differs online compared to in-store shopping experiences.</w:t>
      </w:r>
    </w:p>
    <w:p w14:paraId="5209EA9E" w14:textId="77777777" w:rsidR="006064CA" w:rsidRPr="006064CA" w:rsidRDefault="006064CA" w:rsidP="006064CA">
      <w:pPr>
        <w:spacing w:before="240" w:after="240" w:line="240" w:lineRule="auto"/>
        <w:ind w:firstLine="20"/>
        <w:jc w:val="both"/>
        <w:rPr>
          <w:rFonts w:ascii="Times New Roman" w:eastAsia="Times New Roman" w:hAnsi="Times New Roman" w:cs="Times New Roman"/>
          <w:sz w:val="24"/>
          <w:szCs w:val="24"/>
        </w:rPr>
      </w:pPr>
      <w:r w:rsidRPr="006064CA">
        <w:rPr>
          <w:rFonts w:ascii="Arial" w:eastAsia="Times New Roman" w:hAnsi="Arial" w:cs="Arial"/>
          <w:color w:val="000000"/>
        </w:rPr>
        <w:t xml:space="preserve">In conclusion, our research underscores the imperative for retailers like Walmart to prioritize customer-centric strategies aimed at enhancing the overall shopping experience. By delving into the intricacies of consumer preferences and perceptions, we have provided actionable insights that can drive meaningful improvements in various aspects of the retail environment. The implications extend beyond Walmart to the broader retail industry, emphasizing the importance of understanding and adapting to changing consumer behaviors and expectations. As the retail landscape continues to evolve amidst technological advancements and shifting consumer trends, our research serves as a reminder of the critical role that customer satisfaction plays in maintaining competitiveness and fostering long-term success. Ultimately, by prioritizing the delivery of exceptional shopping experiences, Walmart can cultivate stronger relationships with </w:t>
      </w:r>
      <w:r w:rsidRPr="006064CA">
        <w:rPr>
          <w:rFonts w:ascii="Arial" w:eastAsia="Times New Roman" w:hAnsi="Arial" w:cs="Arial"/>
          <w:color w:val="000000"/>
        </w:rPr>
        <w:lastRenderedPageBreak/>
        <w:t>its customers, create brand loyalty, and gain more market share in an increasingly competitive marketplace.</w:t>
      </w:r>
    </w:p>
    <w:p w14:paraId="00000C58" w14:textId="77777777" w:rsidR="00C14C0B" w:rsidRPr="00EB42BE" w:rsidRDefault="00C14C0B">
      <w:pPr>
        <w:pBdr>
          <w:top w:val="nil"/>
          <w:left w:val="nil"/>
          <w:bottom w:val="nil"/>
          <w:right w:val="nil"/>
          <w:between w:val="nil"/>
        </w:pBdr>
        <w:spacing w:after="160" w:line="240" w:lineRule="auto"/>
        <w:rPr>
          <w:rFonts w:ascii="Arial" w:eastAsia="Arial" w:hAnsi="Arial" w:cs="Arial"/>
        </w:rPr>
      </w:pPr>
    </w:p>
    <w:p w14:paraId="00000C5A" w14:textId="45432A23" w:rsidR="00C14C0B" w:rsidRPr="00FB6EFE" w:rsidRDefault="00DF6B49" w:rsidP="00FB6EFE">
      <w:pPr>
        <w:spacing w:line="240" w:lineRule="auto"/>
        <w:rPr>
          <w:rFonts w:ascii="Arial" w:eastAsia="Arial" w:hAnsi="Arial" w:cs="Arial"/>
          <w:b/>
        </w:rPr>
      </w:pPr>
      <w:r w:rsidRPr="00EB42BE">
        <w:rPr>
          <w:rFonts w:ascii="Arial" w:eastAsia="Arial" w:hAnsi="Arial" w:cs="Arial"/>
          <w:b/>
        </w:rPr>
        <w:t xml:space="preserve"> </w:t>
      </w:r>
      <w:r w:rsidRPr="00EB42BE">
        <w:rPr>
          <w:rFonts w:ascii="Arial" w:hAnsi="Arial" w:cs="Arial"/>
        </w:rPr>
        <w:br w:type="page"/>
      </w:r>
    </w:p>
    <w:p w14:paraId="00000C5B" w14:textId="77777777" w:rsidR="00C14C0B" w:rsidRPr="00EB42BE" w:rsidRDefault="00DF6B49">
      <w:pPr>
        <w:spacing w:line="240" w:lineRule="auto"/>
        <w:jc w:val="center"/>
        <w:rPr>
          <w:rFonts w:ascii="Arial" w:eastAsia="Arial" w:hAnsi="Arial" w:cs="Arial"/>
          <w:b/>
          <w:sz w:val="28"/>
          <w:szCs w:val="28"/>
        </w:rPr>
      </w:pPr>
      <w:r w:rsidRPr="00EB42BE">
        <w:rPr>
          <w:rFonts w:ascii="Arial" w:eastAsia="Arial" w:hAnsi="Arial" w:cs="Arial"/>
          <w:b/>
          <w:sz w:val="28"/>
          <w:szCs w:val="28"/>
        </w:rPr>
        <w:lastRenderedPageBreak/>
        <w:t>Recommendations</w:t>
      </w:r>
    </w:p>
    <w:p w14:paraId="5C89AC85" w14:textId="77777777" w:rsidR="0002418F" w:rsidRPr="0002418F" w:rsidRDefault="0002418F" w:rsidP="0002418F">
      <w:pPr>
        <w:spacing w:after="0" w:line="240" w:lineRule="auto"/>
        <w:rPr>
          <w:rFonts w:ascii="Times New Roman" w:eastAsia="Times New Roman" w:hAnsi="Times New Roman" w:cs="Times New Roman"/>
          <w:sz w:val="24"/>
          <w:szCs w:val="24"/>
        </w:rPr>
      </w:pPr>
      <w:r w:rsidRPr="0002418F">
        <w:rPr>
          <w:rFonts w:ascii="Arial" w:eastAsia="Times New Roman" w:hAnsi="Arial" w:cs="Arial"/>
          <w:color w:val="000000"/>
        </w:rPr>
        <w:t>Because Walmart is underperforming in their customer service, we recommend that Walmart require quarterly training for their employees and provide expectations for them when it comes to interacting with customers. For example, Chick-fil-A is known for its excellent customer service as it is always “their pleasure” to serve customers. While this is an extreme example, Walmart can come up with customer service signatures that they live by and uphold their employees to this standard. Additionally, to incentivize workers to perform better in their customer service offerings, Walmart could take feedback from store surveys and reward the top 10% of stores with the highest customer satisfaction rating. </w:t>
      </w:r>
    </w:p>
    <w:p w14:paraId="28AC4A73" w14:textId="77777777" w:rsidR="0002418F" w:rsidRPr="0002418F" w:rsidRDefault="0002418F" w:rsidP="0002418F">
      <w:pPr>
        <w:spacing w:after="0" w:line="240" w:lineRule="auto"/>
        <w:rPr>
          <w:rFonts w:ascii="Times New Roman" w:eastAsia="Times New Roman" w:hAnsi="Times New Roman" w:cs="Times New Roman"/>
          <w:sz w:val="24"/>
          <w:szCs w:val="24"/>
        </w:rPr>
      </w:pPr>
    </w:p>
    <w:p w14:paraId="74B0F956" w14:textId="1A0B89C8" w:rsidR="0002418F" w:rsidRPr="0002418F" w:rsidRDefault="0002418F" w:rsidP="0002418F">
      <w:pPr>
        <w:spacing w:after="0" w:line="240" w:lineRule="auto"/>
        <w:rPr>
          <w:rFonts w:ascii="Times New Roman" w:eastAsia="Times New Roman" w:hAnsi="Times New Roman" w:cs="Times New Roman"/>
          <w:sz w:val="24"/>
          <w:szCs w:val="24"/>
        </w:rPr>
      </w:pPr>
      <w:r w:rsidRPr="0002418F">
        <w:rPr>
          <w:rFonts w:ascii="Arial" w:eastAsia="Times New Roman" w:hAnsi="Arial" w:cs="Arial"/>
          <w:color w:val="000000"/>
        </w:rPr>
        <w:t xml:space="preserve">Walmart is underperforming in its product quality, which is mainly due to its incredibly low prices. Walmart utilizes cheaper materials which is why they can provide low prices to their customers. </w:t>
      </w:r>
      <w:r w:rsidR="00981469">
        <w:rPr>
          <w:rFonts w:ascii="Arial" w:eastAsia="Times New Roman" w:hAnsi="Arial" w:cs="Arial"/>
          <w:color w:val="000000"/>
        </w:rPr>
        <w:t>To</w:t>
      </w:r>
      <w:r w:rsidRPr="0002418F">
        <w:rPr>
          <w:rFonts w:ascii="Arial" w:eastAsia="Times New Roman" w:hAnsi="Arial" w:cs="Arial"/>
          <w:color w:val="000000"/>
        </w:rPr>
        <w:t xml:space="preserve"> combat its reputation of poor product quality, we recommend that Walmart introduce a new brand called Walmart Premium. Walmart is known for its Great Value brand which is usually the most affordable price point on the shelf. However, if they created a middle option that’s in between Great Value and name-brand products then this could potentially increase customer’s perception of their products. While customers could still potentially think that Walmart’s products are cheap, there would be higher quality products available to them, and now it is in the consumer's hand which they would rather have – higher quality or the lowest price point.</w:t>
      </w:r>
    </w:p>
    <w:p w14:paraId="445A5719" w14:textId="77777777" w:rsidR="0002418F" w:rsidRPr="0002418F" w:rsidRDefault="0002418F" w:rsidP="0002418F">
      <w:pPr>
        <w:spacing w:after="0" w:line="240" w:lineRule="auto"/>
        <w:rPr>
          <w:rFonts w:ascii="Times New Roman" w:eastAsia="Times New Roman" w:hAnsi="Times New Roman" w:cs="Times New Roman"/>
          <w:sz w:val="24"/>
          <w:szCs w:val="24"/>
        </w:rPr>
      </w:pPr>
    </w:p>
    <w:p w14:paraId="58CC217D" w14:textId="7E05EEBE" w:rsidR="0002418F" w:rsidRPr="0002418F" w:rsidRDefault="0002418F" w:rsidP="0002418F">
      <w:pPr>
        <w:spacing w:after="0" w:line="240" w:lineRule="auto"/>
        <w:rPr>
          <w:rFonts w:ascii="Times New Roman" w:eastAsia="Times New Roman" w:hAnsi="Times New Roman" w:cs="Times New Roman"/>
          <w:sz w:val="24"/>
          <w:szCs w:val="24"/>
        </w:rPr>
      </w:pPr>
      <w:r w:rsidRPr="0002418F">
        <w:rPr>
          <w:rFonts w:ascii="Arial" w:eastAsia="Times New Roman" w:hAnsi="Arial" w:cs="Arial"/>
          <w:color w:val="000000"/>
        </w:rPr>
        <w:t xml:space="preserve">Through our data, we found that women prefer shopping at Target much more than at Walmart. Because of this, we recommend that Walmart increase its store’s aesthetics and overall aura if they want to gain more female customers. Preferences for shopping at Target over Walmart, particularly among women, can vary for several reasons including store atmosphere, product selection, products offered, and product quality. Target's stores are typically cleaner, better organized, and aesthetically pleasing, which can make the shopping experience more enjoyable for some women. Additionally, Target tends to carry a wider variety of products compared to Walmart, especially in categories like home decor, clothing, and beauty which better fits their tastes as opposed to men. </w:t>
      </w:r>
      <w:r w:rsidR="00981469">
        <w:rPr>
          <w:rFonts w:ascii="Arial" w:eastAsia="Times New Roman" w:hAnsi="Arial" w:cs="Arial"/>
          <w:color w:val="000000"/>
        </w:rPr>
        <w:t>To</w:t>
      </w:r>
      <w:r w:rsidRPr="0002418F">
        <w:rPr>
          <w:rFonts w:ascii="Arial" w:eastAsia="Times New Roman" w:hAnsi="Arial" w:cs="Arial"/>
          <w:color w:val="000000"/>
        </w:rPr>
        <w:t xml:space="preserve"> compete better, we recommend that Walmart improve the cleanliness, organization, and overall aesthetics of their stores, so that they can create a more pleasant shopping experience for female customers. This includes maintaining well-lit aisles, clear signage, and attractive displays.</w:t>
      </w:r>
    </w:p>
    <w:p w14:paraId="2A2D9639" w14:textId="77777777" w:rsidR="0002418F" w:rsidRPr="0002418F" w:rsidRDefault="0002418F" w:rsidP="0002418F">
      <w:pPr>
        <w:spacing w:after="0" w:line="240" w:lineRule="auto"/>
        <w:rPr>
          <w:rFonts w:ascii="Times New Roman" w:eastAsia="Times New Roman" w:hAnsi="Times New Roman" w:cs="Times New Roman"/>
          <w:sz w:val="24"/>
          <w:szCs w:val="24"/>
        </w:rPr>
      </w:pPr>
    </w:p>
    <w:p w14:paraId="31E8CC12" w14:textId="5755A81D" w:rsidR="0002418F" w:rsidRPr="0002418F" w:rsidRDefault="0002418F" w:rsidP="0002418F">
      <w:pPr>
        <w:spacing w:after="0" w:line="240" w:lineRule="auto"/>
        <w:rPr>
          <w:rFonts w:ascii="Times New Roman" w:eastAsia="Times New Roman" w:hAnsi="Times New Roman" w:cs="Times New Roman"/>
          <w:sz w:val="24"/>
          <w:szCs w:val="24"/>
        </w:rPr>
      </w:pPr>
      <w:r w:rsidRPr="0002418F">
        <w:rPr>
          <w:rFonts w:ascii="Arial" w:eastAsia="Times New Roman" w:hAnsi="Arial" w:cs="Arial"/>
          <w:color w:val="000000"/>
        </w:rPr>
        <w:t>Our Chi-Sq</w:t>
      </w:r>
      <w:r w:rsidR="00D41650">
        <w:rPr>
          <w:rFonts w:ascii="Arial" w:eastAsia="Times New Roman" w:hAnsi="Arial" w:cs="Arial"/>
          <w:color w:val="000000"/>
        </w:rPr>
        <w:t>u</w:t>
      </w:r>
      <w:r w:rsidRPr="0002418F">
        <w:rPr>
          <w:rFonts w:ascii="Arial" w:eastAsia="Times New Roman" w:hAnsi="Arial" w:cs="Arial"/>
          <w:color w:val="000000"/>
        </w:rPr>
        <w:t>are Test concluded that there are gender segments in the regularity of customers at Walmart. As stated in the paragraph above, women prefer Target, and men prefer Walmart. We continue to recommend that Walmart place more attractive displays in stores, partner with brands to make more desirable products, and overall increase the cleanliness of their stores so that women enjoy their experience more.</w:t>
      </w:r>
    </w:p>
    <w:p w14:paraId="4AE98D54" w14:textId="77777777" w:rsidR="0002418F" w:rsidRPr="0002418F" w:rsidRDefault="0002418F" w:rsidP="0002418F">
      <w:pPr>
        <w:spacing w:after="0" w:line="240" w:lineRule="auto"/>
        <w:rPr>
          <w:rFonts w:ascii="Times New Roman" w:eastAsia="Times New Roman" w:hAnsi="Times New Roman" w:cs="Times New Roman"/>
          <w:sz w:val="24"/>
          <w:szCs w:val="24"/>
        </w:rPr>
      </w:pPr>
    </w:p>
    <w:p w14:paraId="7CDFB198" w14:textId="77777777" w:rsidR="0002418F" w:rsidRDefault="0002418F" w:rsidP="0002418F">
      <w:pPr>
        <w:spacing w:after="0" w:line="240" w:lineRule="auto"/>
        <w:rPr>
          <w:rFonts w:ascii="Arial" w:eastAsia="Times New Roman" w:hAnsi="Arial" w:cs="Arial"/>
          <w:color w:val="000000"/>
        </w:rPr>
      </w:pPr>
      <w:r w:rsidRPr="0002418F">
        <w:rPr>
          <w:rFonts w:ascii="Arial" w:eastAsia="Times New Roman" w:hAnsi="Arial" w:cs="Arial"/>
          <w:color w:val="000000"/>
        </w:rPr>
        <w:t>Regarding race, we saw slight racial segments with white or Caucasian respondents having a higher mean for overall satisfaction with their shopping experience at Target compared to black or African American respondents. We recommend that Walmart seek to dive into further investigation on this information, as well as continue to provide a welcoming atmosphere for individuals of all racial ethnicities.</w:t>
      </w:r>
    </w:p>
    <w:p w14:paraId="2A51A21D" w14:textId="77777777" w:rsidR="00BA49CF" w:rsidRDefault="00BA49CF" w:rsidP="0002418F">
      <w:pPr>
        <w:spacing w:after="0" w:line="240" w:lineRule="auto"/>
        <w:rPr>
          <w:rFonts w:ascii="Arial" w:eastAsia="Times New Roman" w:hAnsi="Arial" w:cs="Arial"/>
          <w:color w:val="000000"/>
        </w:rPr>
      </w:pPr>
    </w:p>
    <w:p w14:paraId="5542CC8E" w14:textId="70DA4E04" w:rsidR="00BA49CF" w:rsidRPr="0002418F" w:rsidRDefault="00BA49CF" w:rsidP="0002418F">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The results of our regression analysis showed that </w:t>
      </w:r>
      <w:r>
        <w:rPr>
          <w:rFonts w:ascii="Arial" w:hAnsi="Arial" w:cs="Arial"/>
          <w:color w:val="000000"/>
          <w:shd w:val="clear" w:color="auto" w:fill="FFFFFF"/>
        </w:rPr>
        <w:t xml:space="preserve">the following five variables: customer regularity, excellent customer service, variety of product options, high product quality, and possessing a welcoming environment for all customers are highly correlated to customers' </w:t>
      </w:r>
      <w:r>
        <w:rPr>
          <w:rFonts w:ascii="Arial" w:hAnsi="Arial" w:cs="Arial"/>
          <w:color w:val="000000"/>
          <w:shd w:val="clear" w:color="auto" w:fill="FFFFFF"/>
        </w:rPr>
        <w:lastRenderedPageBreak/>
        <w:t>overall satisfaction and experience at Walmart. Because of this, we recommend that Walmart create a survey for customers to complete with these five variables as the main questions. Because these five variables are so highly correlated, if Walmart can see which areas they need to improve on, then they will have an increased rate of overall customer satisfaction.</w:t>
      </w:r>
    </w:p>
    <w:p w14:paraId="00000C60" w14:textId="77777777" w:rsidR="00C14C0B" w:rsidRPr="00EB42BE" w:rsidRDefault="00DF6B49">
      <w:pPr>
        <w:spacing w:line="240" w:lineRule="auto"/>
        <w:rPr>
          <w:rFonts w:ascii="Arial" w:eastAsia="Arial" w:hAnsi="Arial" w:cs="Arial"/>
          <w:b/>
        </w:rPr>
      </w:pPr>
      <w:r w:rsidRPr="00EB42BE">
        <w:rPr>
          <w:rFonts w:ascii="Arial" w:hAnsi="Arial" w:cs="Arial"/>
        </w:rPr>
        <w:br w:type="page"/>
      </w:r>
    </w:p>
    <w:p w14:paraId="00000C61" w14:textId="22E57C25" w:rsidR="00C14C0B" w:rsidRPr="00EB42BE" w:rsidRDefault="00000000">
      <w:pPr>
        <w:spacing w:after="160" w:line="240" w:lineRule="auto"/>
        <w:jc w:val="center"/>
        <w:rPr>
          <w:rFonts w:ascii="Arial" w:eastAsia="Arial" w:hAnsi="Arial" w:cs="Arial"/>
          <w:b/>
          <w:sz w:val="28"/>
          <w:szCs w:val="28"/>
        </w:rPr>
      </w:pPr>
      <w:sdt>
        <w:sdtPr>
          <w:rPr>
            <w:rFonts w:ascii="Arial" w:hAnsi="Arial" w:cs="Arial"/>
          </w:rPr>
          <w:tag w:val="goog_rdk_48"/>
          <w:id w:val="777298292"/>
          <w:showingPlcHdr/>
        </w:sdtPr>
        <w:sdtContent>
          <w:r w:rsidR="00274924" w:rsidRPr="00EB42BE">
            <w:rPr>
              <w:rFonts w:ascii="Arial" w:hAnsi="Arial" w:cs="Arial"/>
            </w:rPr>
            <w:t xml:space="preserve">     </w:t>
          </w:r>
        </w:sdtContent>
      </w:sdt>
      <w:r w:rsidR="00DF6B49" w:rsidRPr="00EB42BE">
        <w:rPr>
          <w:rFonts w:ascii="Arial" w:eastAsia="Arial" w:hAnsi="Arial" w:cs="Arial"/>
          <w:b/>
          <w:sz w:val="28"/>
          <w:szCs w:val="28"/>
        </w:rPr>
        <w:t>Limitations</w:t>
      </w:r>
    </w:p>
    <w:p w14:paraId="00000C62" w14:textId="3D9826BD" w:rsidR="00C14C0B" w:rsidRPr="00EB42BE" w:rsidRDefault="00DF6B49" w:rsidP="00957B8A">
      <w:pPr>
        <w:pStyle w:val="ListParagraph"/>
        <w:numPr>
          <w:ilvl w:val="0"/>
          <w:numId w:val="8"/>
        </w:numPr>
        <w:spacing w:line="240" w:lineRule="auto"/>
        <w:jc w:val="both"/>
        <w:rPr>
          <w:rFonts w:ascii="Arial" w:eastAsia="Georgia" w:hAnsi="Arial" w:cs="Arial"/>
        </w:rPr>
      </w:pPr>
      <w:r w:rsidRPr="00EB42BE">
        <w:rPr>
          <w:rFonts w:ascii="Arial" w:eastAsia="Arial" w:hAnsi="Arial" w:cs="Arial"/>
        </w:rPr>
        <w:t xml:space="preserve">Lack of literature review / secondary research </w:t>
      </w:r>
      <w:r w:rsidRPr="00EB42BE">
        <w:rPr>
          <w:rFonts w:ascii="Arial" w:eastAsia="Georgia" w:hAnsi="Arial" w:cs="Arial"/>
        </w:rPr>
        <w:t>(see further explanation below)</w:t>
      </w:r>
    </w:p>
    <w:p w14:paraId="199A8C58" w14:textId="77777777" w:rsidR="00F15C2E" w:rsidRPr="00EB42BE" w:rsidRDefault="00F15C2E" w:rsidP="00F15C2E">
      <w:pPr>
        <w:pStyle w:val="ListParagraph"/>
        <w:spacing w:line="240" w:lineRule="auto"/>
        <w:ind w:left="0"/>
        <w:jc w:val="both"/>
        <w:rPr>
          <w:rFonts w:ascii="Arial" w:eastAsia="Georgia" w:hAnsi="Arial" w:cs="Arial"/>
        </w:rPr>
      </w:pPr>
    </w:p>
    <w:p w14:paraId="5916A739" w14:textId="112E686E" w:rsidR="00F15C2E" w:rsidRPr="00EB42BE" w:rsidRDefault="00F15C2E" w:rsidP="00F15C2E">
      <w:pPr>
        <w:pStyle w:val="ListParagraph"/>
        <w:spacing w:line="240" w:lineRule="auto"/>
        <w:ind w:left="0"/>
        <w:jc w:val="both"/>
        <w:rPr>
          <w:rFonts w:ascii="Arial" w:eastAsia="Arial" w:hAnsi="Arial" w:cs="Arial"/>
        </w:rPr>
      </w:pPr>
      <w:r w:rsidRPr="00EB42BE">
        <w:rPr>
          <w:rFonts w:ascii="Arial" w:eastAsia="Arial" w:hAnsi="Arial" w:cs="Arial"/>
          <w:highlight w:val="white"/>
        </w:rPr>
        <w:t>“A literature search </w:t>
      </w:r>
      <w:r w:rsidRPr="00EB42BE">
        <w:rPr>
          <w:rFonts w:ascii="Arial" w:eastAsia="Arial" w:hAnsi="Arial" w:cs="Arial"/>
        </w:rPr>
        <w:t xml:space="preserve">allows the researcher to better design their study, identify appropriate methodology, and ensure that the technique of analysis is best beneficial for the sample. </w:t>
      </w:r>
      <w:r w:rsidR="00957B8A" w:rsidRPr="00EB42BE">
        <w:rPr>
          <w:rFonts w:ascii="Arial" w:eastAsia="Arial" w:hAnsi="Arial" w:cs="Arial"/>
        </w:rPr>
        <w:t>To</w:t>
      </w:r>
      <w:r w:rsidRPr="00EB42BE">
        <w:rPr>
          <w:rFonts w:ascii="Arial" w:eastAsia="Arial" w:hAnsi="Arial" w:cs="Arial"/>
        </w:rPr>
        <w:t xml:space="preserve"> create research that is meaningful and well-focused, literature searches allow for a better foundation of knowledge and relevance for the researcher’s findings.” (Source: </w:t>
      </w:r>
      <w:r w:rsidRPr="00EB42BE">
        <w:rPr>
          <w:rFonts w:ascii="Arial" w:eastAsia="Arial" w:hAnsi="Arial" w:cs="Arial"/>
          <w:b/>
        </w:rPr>
        <w:t>National Library of Medicine</w:t>
      </w:r>
      <w:r w:rsidRPr="00EB42BE">
        <w:rPr>
          <w:rFonts w:ascii="Arial" w:eastAsia="Arial" w:hAnsi="Arial" w:cs="Arial"/>
        </w:rPr>
        <w:t>)</w:t>
      </w:r>
    </w:p>
    <w:p w14:paraId="66042322" w14:textId="77777777" w:rsidR="00F15C2E" w:rsidRPr="00EB42BE" w:rsidRDefault="00F15C2E" w:rsidP="00F15C2E">
      <w:pPr>
        <w:pStyle w:val="ListParagraph"/>
        <w:spacing w:line="240" w:lineRule="auto"/>
        <w:ind w:left="0"/>
        <w:jc w:val="both"/>
        <w:rPr>
          <w:rFonts w:ascii="Arial" w:eastAsia="Arial" w:hAnsi="Arial" w:cs="Arial"/>
        </w:rPr>
      </w:pPr>
    </w:p>
    <w:p w14:paraId="3F8A8B5C" w14:textId="21A73856" w:rsidR="00F15C2E" w:rsidRPr="00EB42BE" w:rsidRDefault="00F15C2E" w:rsidP="00F15C2E">
      <w:pPr>
        <w:pStyle w:val="ListParagraph"/>
        <w:pBdr>
          <w:top w:val="nil"/>
          <w:left w:val="nil"/>
          <w:bottom w:val="nil"/>
          <w:right w:val="nil"/>
          <w:between w:val="nil"/>
        </w:pBdr>
        <w:spacing w:after="160" w:line="240" w:lineRule="auto"/>
        <w:ind w:left="0"/>
        <w:jc w:val="both"/>
        <w:rPr>
          <w:rFonts w:ascii="Arial" w:eastAsia="Arial" w:hAnsi="Arial" w:cs="Arial"/>
        </w:rPr>
      </w:pPr>
      <w:r w:rsidRPr="00EB42BE">
        <w:rPr>
          <w:rFonts w:ascii="Arial" w:eastAsia="Arial" w:hAnsi="Arial" w:cs="Arial"/>
        </w:rPr>
        <w:t xml:space="preserve">Secondary research generally takes less time and costs less money than primary research, so we should use it whenever we can. Additionally, we can learn about the topic of research in detail </w:t>
      </w:r>
      <w:r w:rsidR="00957B8A" w:rsidRPr="00EB42BE">
        <w:rPr>
          <w:rFonts w:ascii="Arial" w:eastAsia="Arial" w:hAnsi="Arial" w:cs="Arial"/>
        </w:rPr>
        <w:t>before</w:t>
      </w:r>
      <w:r w:rsidRPr="00EB42BE">
        <w:rPr>
          <w:rFonts w:ascii="Arial" w:eastAsia="Arial" w:hAnsi="Arial" w:cs="Arial"/>
        </w:rPr>
        <w:t xml:space="preserve"> completing our work which provides a better overall understanding.</w:t>
      </w:r>
    </w:p>
    <w:p w14:paraId="4881BFD7" w14:textId="77777777" w:rsidR="00F15C2E" w:rsidRPr="00EB42BE" w:rsidRDefault="00F15C2E" w:rsidP="00F15C2E">
      <w:pPr>
        <w:pStyle w:val="ListParagraph"/>
        <w:pBdr>
          <w:top w:val="nil"/>
          <w:left w:val="nil"/>
          <w:bottom w:val="nil"/>
          <w:right w:val="nil"/>
          <w:between w:val="nil"/>
        </w:pBdr>
        <w:spacing w:after="160" w:line="240" w:lineRule="auto"/>
        <w:ind w:left="0"/>
        <w:jc w:val="both"/>
        <w:rPr>
          <w:rFonts w:ascii="Arial" w:eastAsia="Arial" w:hAnsi="Arial" w:cs="Arial"/>
        </w:rPr>
      </w:pPr>
    </w:p>
    <w:p w14:paraId="1B3B8AA9" w14:textId="67904A25" w:rsidR="00F15C2E" w:rsidRPr="00EB42BE" w:rsidRDefault="00F15C2E" w:rsidP="00F15C2E">
      <w:pPr>
        <w:pStyle w:val="ListParagraph"/>
        <w:pBdr>
          <w:top w:val="nil"/>
          <w:left w:val="nil"/>
          <w:bottom w:val="nil"/>
          <w:right w:val="nil"/>
          <w:between w:val="nil"/>
        </w:pBdr>
        <w:spacing w:after="160" w:line="240" w:lineRule="auto"/>
        <w:ind w:left="0"/>
        <w:jc w:val="both"/>
        <w:rPr>
          <w:rFonts w:ascii="Arial" w:eastAsia="Arial" w:hAnsi="Arial" w:cs="Arial"/>
        </w:rPr>
      </w:pPr>
      <w:r w:rsidRPr="00EB42BE">
        <w:rPr>
          <w:rFonts w:ascii="Arial" w:eastAsia="Arial" w:hAnsi="Arial" w:cs="Arial"/>
        </w:rPr>
        <w:t>We did not complete a literature search because of the time constraint of completing this research in a single semester.</w:t>
      </w:r>
    </w:p>
    <w:p w14:paraId="25796135" w14:textId="77777777" w:rsidR="00F15C2E" w:rsidRPr="00EB42BE" w:rsidRDefault="00F15C2E" w:rsidP="00F15C2E">
      <w:pPr>
        <w:pStyle w:val="ListParagraph"/>
        <w:pBdr>
          <w:top w:val="nil"/>
          <w:left w:val="nil"/>
          <w:bottom w:val="nil"/>
          <w:right w:val="nil"/>
          <w:between w:val="nil"/>
        </w:pBdr>
        <w:spacing w:after="160" w:line="240" w:lineRule="auto"/>
        <w:ind w:left="0"/>
        <w:jc w:val="both"/>
        <w:rPr>
          <w:rFonts w:ascii="Arial" w:eastAsia="Arial" w:hAnsi="Arial" w:cs="Arial"/>
        </w:rPr>
      </w:pPr>
    </w:p>
    <w:p w14:paraId="00000C63" w14:textId="6AFE5C1F" w:rsidR="00C14C0B" w:rsidRPr="00EB42BE" w:rsidRDefault="00DF6B49" w:rsidP="00957B8A">
      <w:pPr>
        <w:pStyle w:val="ListParagraph"/>
        <w:numPr>
          <w:ilvl w:val="0"/>
          <w:numId w:val="8"/>
        </w:numPr>
        <w:spacing w:line="240" w:lineRule="auto"/>
        <w:jc w:val="both"/>
        <w:rPr>
          <w:rFonts w:ascii="Arial" w:eastAsia="Arial" w:hAnsi="Arial" w:cs="Arial"/>
        </w:rPr>
      </w:pPr>
      <w:r w:rsidRPr="00EB42BE">
        <w:rPr>
          <w:rFonts w:ascii="Arial" w:eastAsia="Arial" w:hAnsi="Arial" w:cs="Arial"/>
        </w:rPr>
        <w:t xml:space="preserve">Not using a random sample </w:t>
      </w:r>
      <w:r w:rsidRPr="00EB42BE">
        <w:rPr>
          <w:rFonts w:ascii="Arial" w:eastAsia="Georgia" w:hAnsi="Arial" w:cs="Arial"/>
        </w:rPr>
        <w:t>(see further explanation below)</w:t>
      </w:r>
      <w:r w:rsidRPr="00EB42BE">
        <w:rPr>
          <w:rFonts w:ascii="Arial" w:eastAsia="Arial" w:hAnsi="Arial" w:cs="Arial"/>
        </w:rPr>
        <w:t xml:space="preserve">. </w:t>
      </w:r>
      <w:r w:rsidR="00957B8A" w:rsidRPr="00EB42BE">
        <w:rPr>
          <w:rFonts w:ascii="Arial" w:eastAsia="Arial" w:hAnsi="Arial" w:cs="Arial"/>
        </w:rPr>
        <w:t>Despite</w:t>
      </w:r>
      <w:r w:rsidRPr="00EB42BE">
        <w:rPr>
          <w:rFonts w:ascii="Arial" w:eastAsia="Arial" w:hAnsi="Arial" w:cs="Arial"/>
        </w:rPr>
        <w:t xml:space="preserve"> no random sampling, the test of one proportion shows that the percentage of females in the sample is consistent with the population percentage.</w:t>
      </w:r>
    </w:p>
    <w:p w14:paraId="00000C6B" w14:textId="77777777" w:rsidR="00C14C0B" w:rsidRPr="00EB42BE" w:rsidRDefault="00DF6B49">
      <w:pPr>
        <w:pBdr>
          <w:top w:val="nil"/>
          <w:left w:val="nil"/>
          <w:bottom w:val="nil"/>
          <w:right w:val="nil"/>
          <w:between w:val="nil"/>
        </w:pBdr>
        <w:spacing w:after="160" w:line="240" w:lineRule="auto"/>
        <w:jc w:val="both"/>
        <w:rPr>
          <w:rFonts w:ascii="Arial" w:eastAsia="Arial" w:hAnsi="Arial" w:cs="Arial"/>
        </w:rPr>
      </w:pPr>
      <w:r w:rsidRPr="00EB42BE">
        <w:rPr>
          <w:rFonts w:ascii="Arial" w:eastAsia="Arial" w:hAnsi="Arial" w:cs="Arial"/>
        </w:rPr>
        <w:t xml:space="preserve">A probability sample is the better way of sampling because we know the precise probability of any one person being selected for our sample. However, we did a convenience sample, which is one example of a </w:t>
      </w:r>
      <w:r w:rsidRPr="00EB42BE">
        <w:rPr>
          <w:rFonts w:ascii="Arial" w:eastAsia="Arial" w:hAnsi="Arial" w:cs="Arial"/>
          <w:b/>
        </w:rPr>
        <w:t>non-probability</w:t>
      </w:r>
      <w:r w:rsidRPr="00EB42BE">
        <w:rPr>
          <w:rFonts w:ascii="Arial" w:eastAsia="Arial" w:hAnsi="Arial" w:cs="Arial"/>
        </w:rPr>
        <w:t xml:space="preserve"> sample. </w:t>
      </w:r>
    </w:p>
    <w:p w14:paraId="00000C6C" w14:textId="3B2107A6" w:rsidR="00C14C0B" w:rsidRPr="00EB42BE" w:rsidRDefault="00DF6B49">
      <w:pPr>
        <w:pBdr>
          <w:top w:val="nil"/>
          <w:left w:val="nil"/>
          <w:bottom w:val="nil"/>
          <w:right w:val="nil"/>
          <w:between w:val="nil"/>
        </w:pBdr>
        <w:spacing w:after="160" w:line="240" w:lineRule="auto"/>
        <w:jc w:val="both"/>
        <w:rPr>
          <w:rFonts w:ascii="Arial" w:eastAsia="Arial" w:hAnsi="Arial" w:cs="Arial"/>
        </w:rPr>
      </w:pPr>
      <w:r w:rsidRPr="00EB42BE">
        <w:rPr>
          <w:rFonts w:ascii="Arial" w:eastAsia="Arial" w:hAnsi="Arial" w:cs="Arial"/>
        </w:rPr>
        <w:t xml:space="preserve">We did not do a random sample because of </w:t>
      </w:r>
      <w:r w:rsidR="00957B8A" w:rsidRPr="00EB42BE">
        <w:rPr>
          <w:rFonts w:ascii="Arial" w:eastAsia="Arial" w:hAnsi="Arial" w:cs="Arial"/>
        </w:rPr>
        <w:t xml:space="preserve">a </w:t>
      </w:r>
      <w:r w:rsidRPr="00EB42BE">
        <w:rPr>
          <w:rFonts w:ascii="Arial" w:eastAsia="Arial" w:hAnsi="Arial" w:cs="Arial"/>
        </w:rPr>
        <w:t xml:space="preserve">lack of time and resources. We had the time constraint of completing this research in a single semester. A convenience sample is much quicker and much more convenient to do so. </w:t>
      </w:r>
    </w:p>
    <w:p w14:paraId="00000C6D" w14:textId="77777777" w:rsidR="00C14C0B" w:rsidRPr="00EB42BE" w:rsidRDefault="00DF6B49">
      <w:pPr>
        <w:pBdr>
          <w:top w:val="nil"/>
          <w:left w:val="nil"/>
          <w:bottom w:val="nil"/>
          <w:right w:val="nil"/>
          <w:between w:val="nil"/>
        </w:pBdr>
        <w:spacing w:after="160" w:line="240" w:lineRule="auto"/>
        <w:jc w:val="both"/>
        <w:rPr>
          <w:rFonts w:ascii="Arial" w:eastAsia="Arial" w:hAnsi="Arial" w:cs="Arial"/>
        </w:rPr>
      </w:pPr>
      <w:r w:rsidRPr="00EB42BE">
        <w:rPr>
          <w:rFonts w:ascii="Arial" w:eastAsia="Arial" w:hAnsi="Arial" w:cs="Arial"/>
        </w:rPr>
        <w:t xml:space="preserve">While it is much quicker, the disadvantages include: </w:t>
      </w:r>
    </w:p>
    <w:p w14:paraId="00000C6E" w14:textId="0E09D9A5" w:rsidR="00C14C0B" w:rsidRPr="00EB42BE" w:rsidRDefault="00DF6B49" w:rsidP="00957B8A">
      <w:pPr>
        <w:pBdr>
          <w:top w:val="nil"/>
          <w:left w:val="nil"/>
          <w:bottom w:val="nil"/>
          <w:right w:val="nil"/>
          <w:between w:val="nil"/>
        </w:pBdr>
        <w:spacing w:after="160" w:line="240" w:lineRule="auto"/>
        <w:ind w:firstLine="720"/>
        <w:jc w:val="both"/>
        <w:rPr>
          <w:rFonts w:ascii="Arial" w:eastAsia="Arial" w:hAnsi="Arial" w:cs="Arial"/>
        </w:rPr>
      </w:pPr>
      <w:r w:rsidRPr="00EB42BE">
        <w:rPr>
          <w:rFonts w:ascii="Arial" w:eastAsia="Arial" w:hAnsi="Arial" w:cs="Arial"/>
        </w:rPr>
        <w:t>a. Less generalizability to the population.</w:t>
      </w:r>
    </w:p>
    <w:p w14:paraId="00000C6F" w14:textId="1C7F8084" w:rsidR="00C14C0B" w:rsidRPr="00EB42BE" w:rsidRDefault="00DF6B49" w:rsidP="00957B8A">
      <w:pPr>
        <w:pBdr>
          <w:top w:val="nil"/>
          <w:left w:val="nil"/>
          <w:bottom w:val="nil"/>
          <w:right w:val="nil"/>
          <w:between w:val="nil"/>
        </w:pBdr>
        <w:spacing w:after="160" w:line="240" w:lineRule="auto"/>
        <w:ind w:left="720"/>
        <w:jc w:val="both"/>
        <w:rPr>
          <w:rFonts w:ascii="Arial" w:eastAsia="Arial" w:hAnsi="Arial" w:cs="Arial"/>
        </w:rPr>
      </w:pPr>
      <w:r w:rsidRPr="00EB42BE">
        <w:rPr>
          <w:rFonts w:ascii="Arial" w:eastAsia="Arial" w:hAnsi="Arial" w:cs="Arial"/>
        </w:rPr>
        <w:t xml:space="preserve">b. Related to the above point, such a sample is self-selected, which means that the people we asked </w:t>
      </w:r>
      <w:r w:rsidR="00957B8A" w:rsidRPr="00EB42BE">
        <w:rPr>
          <w:rFonts w:ascii="Arial" w:eastAsia="Arial" w:hAnsi="Arial" w:cs="Arial"/>
        </w:rPr>
        <w:t>decided</w:t>
      </w:r>
      <w:r w:rsidRPr="00EB42BE">
        <w:rPr>
          <w:rFonts w:ascii="Arial" w:eastAsia="Arial" w:hAnsi="Arial" w:cs="Arial"/>
        </w:rPr>
        <w:t xml:space="preserve"> whether to participate or not. We can't tell if</w:t>
      </w:r>
      <w:r w:rsidR="00957B8A" w:rsidRPr="00EB42BE">
        <w:rPr>
          <w:rFonts w:ascii="Arial" w:eastAsia="Arial" w:hAnsi="Arial" w:cs="Arial"/>
        </w:rPr>
        <w:t>,</w:t>
      </w:r>
      <w:r w:rsidRPr="00EB42BE">
        <w:rPr>
          <w:rFonts w:ascii="Arial" w:eastAsia="Arial" w:hAnsi="Arial" w:cs="Arial"/>
        </w:rPr>
        <w:t xml:space="preserve"> for example, Amazon got a higher rating because it is highly regarded or because those who thought highly of it were more likely to respond.</w:t>
      </w:r>
    </w:p>
    <w:p w14:paraId="00000C70" w14:textId="77777777" w:rsidR="00C14C0B" w:rsidRPr="00EB42BE" w:rsidRDefault="00DF6B49" w:rsidP="00957B8A">
      <w:pPr>
        <w:pBdr>
          <w:top w:val="nil"/>
          <w:left w:val="nil"/>
          <w:bottom w:val="nil"/>
          <w:right w:val="nil"/>
          <w:between w:val="nil"/>
        </w:pBdr>
        <w:spacing w:after="160" w:line="240" w:lineRule="auto"/>
        <w:ind w:firstLine="720"/>
        <w:jc w:val="both"/>
        <w:rPr>
          <w:rFonts w:ascii="Arial" w:eastAsia="Arial" w:hAnsi="Arial" w:cs="Arial"/>
        </w:rPr>
      </w:pPr>
      <w:r w:rsidRPr="00EB42BE">
        <w:rPr>
          <w:rFonts w:ascii="Arial" w:eastAsia="Arial" w:hAnsi="Arial" w:cs="Arial"/>
        </w:rPr>
        <w:t>c. Bias in the sample</w:t>
      </w:r>
    </w:p>
    <w:p w14:paraId="00000C71" w14:textId="77777777" w:rsidR="00C14C0B" w:rsidRPr="00EB42BE" w:rsidRDefault="00C14C0B">
      <w:pPr>
        <w:pBdr>
          <w:top w:val="nil"/>
          <w:left w:val="nil"/>
          <w:bottom w:val="nil"/>
          <w:right w:val="nil"/>
          <w:between w:val="nil"/>
        </w:pBdr>
        <w:spacing w:after="160" w:line="240" w:lineRule="auto"/>
        <w:jc w:val="both"/>
        <w:rPr>
          <w:rFonts w:ascii="Arial" w:eastAsia="Arial" w:hAnsi="Arial" w:cs="Arial"/>
          <w:b/>
        </w:rPr>
      </w:pPr>
    </w:p>
    <w:p w14:paraId="3C70F8E7" w14:textId="1EEAB716" w:rsidR="00F15C2E" w:rsidRPr="00EB42BE" w:rsidRDefault="00F15C2E" w:rsidP="00957B8A">
      <w:pPr>
        <w:pStyle w:val="ListParagraph"/>
        <w:numPr>
          <w:ilvl w:val="0"/>
          <w:numId w:val="8"/>
        </w:numPr>
        <w:jc w:val="both"/>
        <w:rPr>
          <w:rFonts w:ascii="Arial" w:eastAsia="Arial" w:hAnsi="Arial" w:cs="Arial"/>
        </w:rPr>
      </w:pPr>
      <w:r w:rsidRPr="00EB42BE">
        <w:rPr>
          <w:rFonts w:ascii="Arial" w:hAnsi="Arial" w:cs="Arial"/>
        </w:rPr>
        <w:t>Results of Test of One Proportion</w:t>
      </w:r>
    </w:p>
    <w:p w14:paraId="35F25EA6" w14:textId="77777777" w:rsidR="00007A32" w:rsidRDefault="00274924" w:rsidP="00F15C2E">
      <w:pPr>
        <w:jc w:val="both"/>
        <w:rPr>
          <w:rFonts w:ascii="Arial" w:hAnsi="Arial" w:cs="Arial"/>
        </w:rPr>
      </w:pPr>
      <w:r w:rsidRPr="00EB42BE">
        <w:rPr>
          <w:rFonts w:ascii="Arial" w:hAnsi="Arial" w:cs="Arial"/>
        </w:rPr>
        <w:t xml:space="preserve">A test of one proportion (p. 35) indicates that the proportion of females in our sample is consistent with that of the UWG population. While we did not set out to interview mainly college students, we </w:t>
      </w:r>
      <w:r w:rsidR="00957B8A" w:rsidRPr="00EB42BE">
        <w:rPr>
          <w:rFonts w:ascii="Arial" w:hAnsi="Arial" w:cs="Arial"/>
        </w:rPr>
        <w:t>found</w:t>
      </w:r>
      <w:r w:rsidRPr="00EB42BE">
        <w:rPr>
          <w:rFonts w:ascii="Arial" w:hAnsi="Arial" w:cs="Arial"/>
        </w:rPr>
        <w:t xml:space="preserve"> that about 60 percent of our sample was indeed of college age. This at least partially justifies our use of college population data. This ameliorates our second limitation.</w:t>
      </w:r>
    </w:p>
    <w:p w14:paraId="24368AD1" w14:textId="77777777" w:rsidR="00007A32" w:rsidRPr="00007A32" w:rsidRDefault="00007A32" w:rsidP="00007A32">
      <w:pPr>
        <w:pStyle w:val="ListParagraph"/>
        <w:numPr>
          <w:ilvl w:val="0"/>
          <w:numId w:val="8"/>
        </w:numPr>
        <w:jc w:val="both"/>
        <w:rPr>
          <w:rFonts w:ascii="Arial" w:eastAsia="Arial" w:hAnsi="Arial" w:cs="Arial"/>
        </w:rPr>
      </w:pPr>
      <w:r>
        <w:rPr>
          <w:rFonts w:ascii="Arial" w:hAnsi="Arial" w:cs="Arial"/>
        </w:rPr>
        <w:t>Lack of Time</w:t>
      </w:r>
    </w:p>
    <w:p w14:paraId="12E07872" w14:textId="6836EEAB" w:rsidR="00BA49CF" w:rsidRDefault="00BA49CF" w:rsidP="00007A32">
      <w:pPr>
        <w:jc w:val="both"/>
        <w:rPr>
          <w:rFonts w:ascii="Arial" w:hAnsi="Arial" w:cs="Arial"/>
        </w:rPr>
      </w:pPr>
      <w:r>
        <w:rPr>
          <w:rFonts w:ascii="Arial" w:hAnsi="Arial" w:cs="Arial"/>
        </w:rPr>
        <w:t>To</w:t>
      </w:r>
      <w:r w:rsidR="00007A32">
        <w:rPr>
          <w:rFonts w:ascii="Arial" w:hAnsi="Arial" w:cs="Arial"/>
        </w:rPr>
        <w:t xml:space="preserve"> conduct</w:t>
      </w:r>
      <w:r>
        <w:rPr>
          <w:rFonts w:ascii="Arial" w:hAnsi="Arial" w:cs="Arial"/>
        </w:rPr>
        <w:t xml:space="preserve"> better r</w:t>
      </w:r>
      <w:r w:rsidR="00C60A7F">
        <w:rPr>
          <w:rFonts w:ascii="Arial" w:hAnsi="Arial" w:cs="Arial"/>
        </w:rPr>
        <w:t xml:space="preserve">esearch, we would ideally want </w:t>
      </w:r>
      <w:r w:rsidR="00182C69">
        <w:rPr>
          <w:rFonts w:ascii="Arial" w:hAnsi="Arial" w:cs="Arial"/>
        </w:rPr>
        <w:t>to collect more responses over a long</w:t>
      </w:r>
      <w:r>
        <w:rPr>
          <w:rFonts w:ascii="Arial" w:hAnsi="Arial" w:cs="Arial"/>
        </w:rPr>
        <w:t>er period</w:t>
      </w:r>
      <w:r w:rsidR="00182C69">
        <w:rPr>
          <w:rFonts w:ascii="Arial" w:hAnsi="Arial" w:cs="Arial"/>
        </w:rPr>
        <w:t xml:space="preserve">. Because this class is only one semester long, we were </w:t>
      </w:r>
      <w:r>
        <w:rPr>
          <w:rFonts w:ascii="Arial" w:hAnsi="Arial" w:cs="Arial"/>
        </w:rPr>
        <w:t>under</w:t>
      </w:r>
      <w:r w:rsidR="00182C69">
        <w:rPr>
          <w:rFonts w:ascii="Arial" w:hAnsi="Arial" w:cs="Arial"/>
        </w:rPr>
        <w:t xml:space="preserve"> a strict time constraint</w:t>
      </w:r>
      <w:r w:rsidR="001D51F8">
        <w:rPr>
          <w:rFonts w:ascii="Arial" w:hAnsi="Arial" w:cs="Arial"/>
        </w:rPr>
        <w:t xml:space="preserve"> and therefore collected approximately 386 responses.</w:t>
      </w:r>
    </w:p>
    <w:p w14:paraId="7F454D5A" w14:textId="05658B95" w:rsidR="00BA49CF" w:rsidRPr="00BA49CF" w:rsidRDefault="00BA49CF" w:rsidP="00BA49CF">
      <w:pPr>
        <w:pStyle w:val="ListParagraph"/>
        <w:numPr>
          <w:ilvl w:val="0"/>
          <w:numId w:val="8"/>
        </w:numPr>
        <w:jc w:val="both"/>
        <w:rPr>
          <w:rFonts w:ascii="Arial" w:eastAsia="Arial" w:hAnsi="Arial" w:cs="Arial"/>
        </w:rPr>
      </w:pPr>
      <w:r>
        <w:rPr>
          <w:rFonts w:ascii="Arial" w:hAnsi="Arial" w:cs="Arial"/>
        </w:rPr>
        <w:lastRenderedPageBreak/>
        <w:t>Methodology Bias</w:t>
      </w:r>
    </w:p>
    <w:p w14:paraId="20B568F0" w14:textId="77777777" w:rsidR="00BA49CF" w:rsidRPr="00BA49CF" w:rsidRDefault="00BA49CF" w:rsidP="00BA49CF">
      <w:pPr>
        <w:spacing w:before="240" w:after="240" w:line="240" w:lineRule="auto"/>
        <w:jc w:val="both"/>
        <w:rPr>
          <w:rFonts w:ascii="Times New Roman" w:eastAsia="Times New Roman" w:hAnsi="Times New Roman" w:cs="Times New Roman"/>
          <w:sz w:val="24"/>
          <w:szCs w:val="24"/>
        </w:rPr>
      </w:pPr>
      <w:r w:rsidRPr="00BA49CF">
        <w:rPr>
          <w:rFonts w:ascii="Arial" w:eastAsia="Times New Roman" w:hAnsi="Arial" w:cs="Arial"/>
          <w:color w:val="000000"/>
        </w:rPr>
        <w:t>Reflecting on the methodology employed in our research, one of our strengths was our comprehensive questionnaire design that covered a wide range of aspects that pertain to the Walmart shopping experience. We had a diverse sampling method by distributing the survey through several channels like email, text, and social media, allowing us to gain a wide variety of consumer opinions. Lastly, we were able to efficiently administer the survey through the use of Qualtrics, allowing us to streamline the data collection process.</w:t>
      </w:r>
    </w:p>
    <w:p w14:paraId="6A8780BF" w14:textId="77777777" w:rsidR="00BA49CF" w:rsidRPr="00BA49CF" w:rsidRDefault="00BA49CF" w:rsidP="00BA49CF">
      <w:pPr>
        <w:spacing w:before="240" w:after="240" w:line="240" w:lineRule="auto"/>
        <w:jc w:val="both"/>
        <w:rPr>
          <w:rFonts w:ascii="Times New Roman" w:eastAsia="Times New Roman" w:hAnsi="Times New Roman" w:cs="Times New Roman"/>
          <w:sz w:val="24"/>
          <w:szCs w:val="24"/>
        </w:rPr>
      </w:pPr>
      <w:r w:rsidRPr="00BA49CF">
        <w:rPr>
          <w:rFonts w:ascii="Arial" w:eastAsia="Times New Roman" w:hAnsi="Arial" w:cs="Arial"/>
          <w:color w:val="000000"/>
        </w:rPr>
        <w:t>Areas of improvement of our methodology include sampling bias that could have occurred despite our efforts to have diverse data. This is because our team is drawing from personal networks and academic affiliations, many of which we share. There is also always the chance of bias in self-reported data, participants may respond due to skewed memories or societal pressure which may lead to inaccurate data collection. Finally, to keep things simple we had a limited scope of demographic questions like age, race, gender, and annual household income. However, additional demographic questions could have provided further insight into our consumer behavior and preferences, allowing for more detailed data.</w:t>
      </w:r>
    </w:p>
    <w:p w14:paraId="6B631D1D" w14:textId="11C82AED" w:rsidR="00BA49CF" w:rsidRPr="00BA49CF" w:rsidRDefault="00BA49CF" w:rsidP="00BA49CF">
      <w:pPr>
        <w:spacing w:before="240" w:after="240" w:line="240" w:lineRule="auto"/>
        <w:jc w:val="both"/>
        <w:rPr>
          <w:rFonts w:ascii="Times New Roman" w:eastAsia="Times New Roman" w:hAnsi="Times New Roman" w:cs="Times New Roman"/>
          <w:sz w:val="24"/>
          <w:szCs w:val="24"/>
        </w:rPr>
      </w:pPr>
      <w:r w:rsidRPr="00BA49CF">
        <w:rPr>
          <w:rFonts w:ascii="Arial" w:eastAsia="Times New Roman" w:hAnsi="Arial" w:cs="Arial"/>
          <w:color w:val="000000"/>
        </w:rPr>
        <w:t>Challenges that we encountered during the research process primarily pertained to ensuring we were receiving consistent and valid responses. Referring to the weakness in our methodology, it can be extremely difficult to ensure you are receiving 100% accurate responses when your survey requires self-reporting, therefore it was important for the team to continuously check our response and accuracy rate. This allowed us to flag incomplete or inaccurate survey responses.</w:t>
      </w:r>
    </w:p>
    <w:p w14:paraId="00000C72" w14:textId="2659E50A" w:rsidR="00C14C0B" w:rsidRPr="00BA49CF" w:rsidRDefault="00DF6B49" w:rsidP="00BA49CF">
      <w:pPr>
        <w:ind w:left="360"/>
        <w:jc w:val="both"/>
        <w:rPr>
          <w:rFonts w:ascii="Arial" w:eastAsia="Arial" w:hAnsi="Arial" w:cs="Arial"/>
        </w:rPr>
      </w:pPr>
      <w:r w:rsidRPr="00BA49CF">
        <w:rPr>
          <w:rFonts w:ascii="Arial" w:hAnsi="Arial" w:cs="Arial"/>
        </w:rPr>
        <w:br w:type="page"/>
      </w:r>
    </w:p>
    <w:p w14:paraId="00000C73" w14:textId="715E5D98" w:rsidR="00C14C0B" w:rsidRPr="00EB42BE" w:rsidRDefault="00DF6B49">
      <w:pPr>
        <w:jc w:val="center"/>
        <w:rPr>
          <w:rFonts w:ascii="Arial" w:eastAsia="Arial" w:hAnsi="Arial" w:cs="Arial"/>
          <w:b/>
          <w:sz w:val="28"/>
          <w:szCs w:val="28"/>
        </w:rPr>
      </w:pPr>
      <w:r w:rsidRPr="00EB42BE">
        <w:rPr>
          <w:rFonts w:ascii="Arial" w:eastAsia="Arial" w:hAnsi="Arial" w:cs="Arial"/>
          <w:b/>
          <w:sz w:val="28"/>
          <w:szCs w:val="28"/>
        </w:rPr>
        <w:lastRenderedPageBreak/>
        <w:t>Appendi</w:t>
      </w:r>
      <w:r w:rsidR="00A23045">
        <w:rPr>
          <w:rFonts w:ascii="Arial" w:eastAsia="Arial" w:hAnsi="Arial" w:cs="Arial"/>
          <w:b/>
          <w:sz w:val="28"/>
          <w:szCs w:val="28"/>
        </w:rPr>
        <w:t>x</w:t>
      </w:r>
    </w:p>
    <w:p w14:paraId="00000C74" w14:textId="77777777" w:rsidR="00C14C0B" w:rsidRPr="00EB42BE" w:rsidRDefault="00000000">
      <w:pPr>
        <w:numPr>
          <w:ilvl w:val="0"/>
          <w:numId w:val="1"/>
        </w:numPr>
        <w:pBdr>
          <w:top w:val="nil"/>
          <w:left w:val="nil"/>
          <w:bottom w:val="nil"/>
          <w:right w:val="nil"/>
          <w:between w:val="nil"/>
        </w:pBdr>
        <w:rPr>
          <w:rFonts w:ascii="Arial" w:eastAsia="Arial" w:hAnsi="Arial" w:cs="Arial"/>
        </w:rPr>
      </w:pPr>
      <w:sdt>
        <w:sdtPr>
          <w:rPr>
            <w:rFonts w:ascii="Arial" w:hAnsi="Arial" w:cs="Arial"/>
          </w:rPr>
          <w:tag w:val="goog_rdk_49"/>
          <w:id w:val="1881289188"/>
        </w:sdtPr>
        <w:sdtContent/>
      </w:sdt>
      <w:r w:rsidR="00DF6B49" w:rsidRPr="00EB42BE">
        <w:rPr>
          <w:rFonts w:ascii="Arial" w:eastAsia="Arial" w:hAnsi="Arial" w:cs="Arial"/>
        </w:rPr>
        <w:t>Questionnaire</w:t>
      </w:r>
    </w:p>
    <w:p w14:paraId="5887FA96" w14:textId="77777777" w:rsidR="00957B8A" w:rsidRPr="00251BFB" w:rsidRDefault="00957B8A" w:rsidP="00957B8A">
      <w:pPr>
        <w:pStyle w:val="H2"/>
        <w:jc w:val="center"/>
        <w:rPr>
          <w:rFonts w:ascii="Arial" w:hAnsi="Arial" w:cs="Arial"/>
          <w:sz w:val="22"/>
          <w:szCs w:val="22"/>
        </w:rPr>
      </w:pPr>
      <w:r w:rsidRPr="00251BFB">
        <w:rPr>
          <w:rFonts w:ascii="Arial" w:hAnsi="Arial" w:cs="Arial"/>
          <w:sz w:val="22"/>
          <w:szCs w:val="22"/>
        </w:rPr>
        <w:t>Walmart Questionnaire (MKTG 6850)</w:t>
      </w:r>
    </w:p>
    <w:p w14:paraId="6FE66E94" w14:textId="65CC0CA8" w:rsidR="00957B8A" w:rsidRPr="00EB42BE" w:rsidRDefault="00957B8A" w:rsidP="00251BFB">
      <w:pPr>
        <w:keepNext/>
        <w:rPr>
          <w:rFonts w:ascii="Arial" w:hAnsi="Arial" w:cs="Arial"/>
        </w:rPr>
      </w:pPr>
      <w:r w:rsidRPr="00EB42BE">
        <w:rPr>
          <w:rFonts w:ascii="Arial" w:hAnsi="Arial" w:cs="Arial"/>
        </w:rPr>
        <w:t xml:space="preserve">Disclaimer </w:t>
      </w:r>
      <w:r w:rsidRPr="00EB42BE">
        <w:rPr>
          <w:rFonts w:ascii="Arial" w:hAnsi="Arial" w:cs="Arial"/>
        </w:rPr>
        <w:br/>
        <w:t>The questionnaire used here is for a class project in MKTG 6850. The insights will help us (students) come to conclusions about products and services aiming to enhance consumer satisfaction. It is a confidential survey, and no personal details will be disclosed -- only aggregated data will be used. Yet, if any part of this study is bothersome to you, you may decline to answer that/those question(s) or decline to respond to this survey entirely. Thank You for Your Cooperation.</w:t>
      </w:r>
    </w:p>
    <w:p w14:paraId="762D2098" w14:textId="77777777" w:rsidR="00957B8A" w:rsidRPr="00EB42BE" w:rsidRDefault="00957B8A" w:rsidP="00957B8A">
      <w:pPr>
        <w:keepNext/>
        <w:rPr>
          <w:rFonts w:ascii="Arial" w:hAnsi="Arial" w:cs="Arial"/>
        </w:rPr>
      </w:pPr>
      <w:r w:rsidRPr="00EB42BE">
        <w:rPr>
          <w:rFonts w:ascii="Arial" w:hAnsi="Arial" w:cs="Arial"/>
        </w:rPr>
        <w:t>Q1 What is your gender?</w:t>
      </w:r>
    </w:p>
    <w:p w14:paraId="3C4858BC" w14:textId="77777777" w:rsidR="00957B8A" w:rsidRPr="00EB42BE" w:rsidRDefault="00957B8A" w:rsidP="00957B8A">
      <w:pPr>
        <w:pStyle w:val="ListParagraph"/>
        <w:keepNext/>
        <w:numPr>
          <w:ilvl w:val="0"/>
          <w:numId w:val="7"/>
        </w:numPr>
        <w:contextualSpacing w:val="0"/>
        <w:rPr>
          <w:rFonts w:ascii="Arial" w:hAnsi="Arial" w:cs="Arial"/>
        </w:rPr>
      </w:pPr>
      <w:r w:rsidRPr="00EB42BE">
        <w:rPr>
          <w:rFonts w:ascii="Arial" w:hAnsi="Arial" w:cs="Arial"/>
        </w:rPr>
        <w:t xml:space="preserve">Male  (1) </w:t>
      </w:r>
    </w:p>
    <w:p w14:paraId="3E810554" w14:textId="77777777" w:rsidR="00957B8A" w:rsidRPr="00EB42BE" w:rsidRDefault="00957B8A" w:rsidP="00957B8A">
      <w:pPr>
        <w:pStyle w:val="ListParagraph"/>
        <w:keepNext/>
        <w:numPr>
          <w:ilvl w:val="0"/>
          <w:numId w:val="7"/>
        </w:numPr>
        <w:contextualSpacing w:val="0"/>
        <w:rPr>
          <w:rFonts w:ascii="Arial" w:hAnsi="Arial" w:cs="Arial"/>
        </w:rPr>
      </w:pPr>
      <w:r w:rsidRPr="00EB42BE">
        <w:rPr>
          <w:rFonts w:ascii="Arial" w:hAnsi="Arial" w:cs="Arial"/>
        </w:rPr>
        <w:t xml:space="preserve">Female  (2) </w:t>
      </w:r>
    </w:p>
    <w:p w14:paraId="76B649F8" w14:textId="77777777" w:rsidR="00957B8A" w:rsidRPr="00EB42BE" w:rsidRDefault="00957B8A" w:rsidP="00957B8A">
      <w:pPr>
        <w:pStyle w:val="ListParagraph"/>
        <w:keepNext/>
        <w:numPr>
          <w:ilvl w:val="0"/>
          <w:numId w:val="7"/>
        </w:numPr>
        <w:contextualSpacing w:val="0"/>
        <w:rPr>
          <w:rFonts w:ascii="Arial" w:hAnsi="Arial" w:cs="Arial"/>
        </w:rPr>
      </w:pPr>
      <w:r w:rsidRPr="00EB42BE">
        <w:rPr>
          <w:rFonts w:ascii="Arial" w:hAnsi="Arial" w:cs="Arial"/>
        </w:rPr>
        <w:t>Other:  (3) __________________________________________________</w:t>
      </w:r>
    </w:p>
    <w:p w14:paraId="4A40A2DC" w14:textId="77777777" w:rsidR="00957B8A" w:rsidRPr="00EB42BE" w:rsidRDefault="00957B8A" w:rsidP="00957B8A">
      <w:pPr>
        <w:pStyle w:val="ListParagraph"/>
        <w:keepNext/>
        <w:numPr>
          <w:ilvl w:val="0"/>
          <w:numId w:val="7"/>
        </w:numPr>
        <w:contextualSpacing w:val="0"/>
        <w:rPr>
          <w:rFonts w:ascii="Arial" w:hAnsi="Arial" w:cs="Arial"/>
        </w:rPr>
      </w:pPr>
      <w:r w:rsidRPr="00EB42BE">
        <w:rPr>
          <w:rFonts w:ascii="Arial" w:hAnsi="Arial" w:cs="Arial"/>
        </w:rPr>
        <w:t xml:space="preserve">Prefer not to say  (4) </w:t>
      </w:r>
    </w:p>
    <w:p w14:paraId="2CB49DD3" w14:textId="77777777" w:rsidR="00957B8A" w:rsidRPr="00EB42BE" w:rsidRDefault="00957B8A" w:rsidP="00957B8A">
      <w:pPr>
        <w:rPr>
          <w:rFonts w:ascii="Arial" w:hAnsi="Arial" w:cs="Arial"/>
        </w:rPr>
      </w:pPr>
    </w:p>
    <w:p w14:paraId="28178191" w14:textId="77777777" w:rsidR="00957B8A" w:rsidRPr="00EB42BE" w:rsidRDefault="00957B8A" w:rsidP="00957B8A">
      <w:pPr>
        <w:pStyle w:val="QuestionSeparator"/>
        <w:rPr>
          <w:rFonts w:ascii="Arial" w:hAnsi="Arial" w:cs="Arial"/>
        </w:rPr>
      </w:pPr>
    </w:p>
    <w:p w14:paraId="3A355A86" w14:textId="77777777" w:rsidR="00957B8A" w:rsidRPr="00EB42BE" w:rsidRDefault="00957B8A" w:rsidP="00957B8A">
      <w:pPr>
        <w:keepNext/>
        <w:rPr>
          <w:rFonts w:ascii="Arial" w:hAnsi="Arial" w:cs="Arial"/>
        </w:rPr>
      </w:pPr>
      <w:r w:rsidRPr="00EB42BE">
        <w:rPr>
          <w:rFonts w:ascii="Arial" w:hAnsi="Arial" w:cs="Arial"/>
        </w:rPr>
        <w:t>Q2 What terms would you use to express your race or ethnicity?</w:t>
      </w:r>
    </w:p>
    <w:p w14:paraId="2BDE95E1" w14:textId="77777777" w:rsidR="00957B8A" w:rsidRPr="00EB42BE" w:rsidRDefault="00957B8A" w:rsidP="00957B8A">
      <w:pPr>
        <w:pStyle w:val="ListParagraph"/>
        <w:keepNext/>
        <w:numPr>
          <w:ilvl w:val="0"/>
          <w:numId w:val="7"/>
        </w:numPr>
        <w:contextualSpacing w:val="0"/>
        <w:rPr>
          <w:rFonts w:ascii="Arial" w:hAnsi="Arial" w:cs="Arial"/>
        </w:rPr>
      </w:pPr>
      <w:r w:rsidRPr="00EB42BE">
        <w:rPr>
          <w:rFonts w:ascii="Arial" w:hAnsi="Arial" w:cs="Arial"/>
        </w:rPr>
        <w:t xml:space="preserve">American Indian or Alaska Native  (1) </w:t>
      </w:r>
    </w:p>
    <w:p w14:paraId="1528B25B" w14:textId="77777777" w:rsidR="00957B8A" w:rsidRPr="00EB42BE" w:rsidRDefault="00957B8A" w:rsidP="00957B8A">
      <w:pPr>
        <w:pStyle w:val="ListParagraph"/>
        <w:keepNext/>
        <w:numPr>
          <w:ilvl w:val="0"/>
          <w:numId w:val="7"/>
        </w:numPr>
        <w:contextualSpacing w:val="0"/>
        <w:rPr>
          <w:rFonts w:ascii="Arial" w:hAnsi="Arial" w:cs="Arial"/>
        </w:rPr>
      </w:pPr>
      <w:r w:rsidRPr="00EB42BE">
        <w:rPr>
          <w:rFonts w:ascii="Arial" w:hAnsi="Arial" w:cs="Arial"/>
        </w:rPr>
        <w:t xml:space="preserve">Asian  (2) </w:t>
      </w:r>
    </w:p>
    <w:p w14:paraId="554F09D3" w14:textId="77777777" w:rsidR="00957B8A" w:rsidRPr="00EB42BE" w:rsidRDefault="00957B8A" w:rsidP="00957B8A">
      <w:pPr>
        <w:pStyle w:val="ListParagraph"/>
        <w:keepNext/>
        <w:numPr>
          <w:ilvl w:val="0"/>
          <w:numId w:val="7"/>
        </w:numPr>
        <w:contextualSpacing w:val="0"/>
        <w:rPr>
          <w:rFonts w:ascii="Arial" w:hAnsi="Arial" w:cs="Arial"/>
        </w:rPr>
      </w:pPr>
      <w:r w:rsidRPr="00EB42BE">
        <w:rPr>
          <w:rFonts w:ascii="Arial" w:hAnsi="Arial" w:cs="Arial"/>
        </w:rPr>
        <w:t xml:space="preserve">Black or African American  (3) </w:t>
      </w:r>
    </w:p>
    <w:p w14:paraId="5438C967" w14:textId="77777777" w:rsidR="00957B8A" w:rsidRPr="00EB42BE" w:rsidRDefault="00957B8A" w:rsidP="00957B8A">
      <w:pPr>
        <w:pStyle w:val="ListParagraph"/>
        <w:keepNext/>
        <w:numPr>
          <w:ilvl w:val="0"/>
          <w:numId w:val="7"/>
        </w:numPr>
        <w:contextualSpacing w:val="0"/>
        <w:rPr>
          <w:rFonts w:ascii="Arial" w:hAnsi="Arial" w:cs="Arial"/>
        </w:rPr>
      </w:pPr>
      <w:r w:rsidRPr="00EB42BE">
        <w:rPr>
          <w:rFonts w:ascii="Arial" w:hAnsi="Arial" w:cs="Arial"/>
        </w:rPr>
        <w:t xml:space="preserve">Native Hawaiian or Pacific Islander  (4) </w:t>
      </w:r>
    </w:p>
    <w:p w14:paraId="219367E2" w14:textId="77777777" w:rsidR="00957B8A" w:rsidRPr="00EB42BE" w:rsidRDefault="00957B8A" w:rsidP="00957B8A">
      <w:pPr>
        <w:pStyle w:val="ListParagraph"/>
        <w:keepNext/>
        <w:numPr>
          <w:ilvl w:val="0"/>
          <w:numId w:val="7"/>
        </w:numPr>
        <w:contextualSpacing w:val="0"/>
        <w:rPr>
          <w:rFonts w:ascii="Arial" w:hAnsi="Arial" w:cs="Arial"/>
        </w:rPr>
      </w:pPr>
      <w:r w:rsidRPr="00EB42BE">
        <w:rPr>
          <w:rFonts w:ascii="Arial" w:hAnsi="Arial" w:cs="Arial"/>
        </w:rPr>
        <w:t xml:space="preserve">White  (5) </w:t>
      </w:r>
    </w:p>
    <w:p w14:paraId="2F051F6C" w14:textId="77777777" w:rsidR="00957B8A" w:rsidRPr="00EB42BE" w:rsidRDefault="00957B8A" w:rsidP="00957B8A">
      <w:pPr>
        <w:pStyle w:val="ListParagraph"/>
        <w:keepNext/>
        <w:numPr>
          <w:ilvl w:val="0"/>
          <w:numId w:val="7"/>
        </w:numPr>
        <w:contextualSpacing w:val="0"/>
        <w:rPr>
          <w:rFonts w:ascii="Arial" w:hAnsi="Arial" w:cs="Arial"/>
        </w:rPr>
      </w:pPr>
      <w:r w:rsidRPr="00EB42BE">
        <w:rPr>
          <w:rFonts w:ascii="Arial" w:hAnsi="Arial" w:cs="Arial"/>
        </w:rPr>
        <w:t>Others:  (6) __________________________________________________</w:t>
      </w:r>
    </w:p>
    <w:p w14:paraId="72932F4C" w14:textId="77777777" w:rsidR="00957B8A" w:rsidRPr="00EB42BE" w:rsidRDefault="00957B8A" w:rsidP="00957B8A">
      <w:pPr>
        <w:rPr>
          <w:rFonts w:ascii="Arial" w:hAnsi="Arial" w:cs="Arial"/>
        </w:rPr>
      </w:pPr>
    </w:p>
    <w:p w14:paraId="138A783D" w14:textId="77777777" w:rsidR="00957B8A" w:rsidRPr="00EB42BE" w:rsidRDefault="00957B8A" w:rsidP="00957B8A">
      <w:pPr>
        <w:pStyle w:val="QuestionSeparator"/>
        <w:rPr>
          <w:rFonts w:ascii="Arial" w:hAnsi="Arial" w:cs="Arial"/>
        </w:rPr>
      </w:pPr>
    </w:p>
    <w:tbl>
      <w:tblPr>
        <w:tblStyle w:val="QQuestionIconTable"/>
        <w:tblW w:w="50" w:type="auto"/>
        <w:tblLook w:val="07E0" w:firstRow="1" w:lastRow="1" w:firstColumn="1" w:lastColumn="1" w:noHBand="1" w:noVBand="1"/>
      </w:tblPr>
      <w:tblGrid>
        <w:gridCol w:w="50"/>
      </w:tblGrid>
      <w:tr w:rsidR="00957B8A" w:rsidRPr="00EB42BE" w14:paraId="4BB301DA" w14:textId="77777777" w:rsidTr="00D03AAE">
        <w:tc>
          <w:tcPr>
            <w:tcW w:w="50" w:type="dxa"/>
          </w:tcPr>
          <w:p w14:paraId="423378ED" w14:textId="4B8E8BD9" w:rsidR="00957B8A" w:rsidRPr="00EB42BE" w:rsidRDefault="00957B8A" w:rsidP="00D03AAE">
            <w:pPr>
              <w:keepNext/>
              <w:rPr>
                <w:rFonts w:ascii="Arial" w:hAnsi="Arial" w:cs="Arial"/>
              </w:rPr>
            </w:pPr>
          </w:p>
        </w:tc>
      </w:tr>
    </w:tbl>
    <w:p w14:paraId="10B59AEE" w14:textId="77777777" w:rsidR="00957B8A" w:rsidRPr="00EB42BE" w:rsidRDefault="00957B8A" w:rsidP="00957B8A">
      <w:pPr>
        <w:keepNext/>
        <w:rPr>
          <w:rFonts w:ascii="Arial" w:hAnsi="Arial" w:cs="Arial"/>
        </w:rPr>
      </w:pPr>
      <w:r w:rsidRPr="00EB42BE">
        <w:rPr>
          <w:rFonts w:ascii="Arial" w:hAnsi="Arial" w:cs="Arial"/>
        </w:rPr>
        <w:t>Q3 What is your approximate age? (Please enter a whole number close to your current age without decimal places)</w:t>
      </w:r>
    </w:p>
    <w:p w14:paraId="22055988" w14:textId="77777777" w:rsidR="00957B8A" w:rsidRPr="00EB42BE" w:rsidRDefault="00957B8A" w:rsidP="00957B8A">
      <w:pPr>
        <w:pStyle w:val="TextEntryLine"/>
        <w:ind w:firstLine="400"/>
        <w:rPr>
          <w:rFonts w:ascii="Arial" w:hAnsi="Arial" w:cs="Arial"/>
        </w:rPr>
      </w:pPr>
      <w:r w:rsidRPr="00EB42BE">
        <w:rPr>
          <w:rFonts w:ascii="Arial" w:hAnsi="Arial" w:cs="Arial"/>
        </w:rPr>
        <w:t>________________________________________________________________</w:t>
      </w:r>
    </w:p>
    <w:p w14:paraId="42486B4E" w14:textId="77777777" w:rsidR="00957B8A" w:rsidRPr="00EB42BE" w:rsidRDefault="00957B8A" w:rsidP="00957B8A">
      <w:pPr>
        <w:rPr>
          <w:rFonts w:ascii="Arial" w:hAnsi="Arial" w:cs="Arial"/>
        </w:rPr>
      </w:pPr>
    </w:p>
    <w:p w14:paraId="6F497250" w14:textId="77777777" w:rsidR="00957B8A" w:rsidRPr="00EB42BE" w:rsidRDefault="00957B8A" w:rsidP="00957B8A">
      <w:pPr>
        <w:pStyle w:val="QuestionSeparator"/>
        <w:rPr>
          <w:rFonts w:ascii="Arial" w:hAnsi="Arial" w:cs="Arial"/>
        </w:rPr>
      </w:pPr>
    </w:p>
    <w:tbl>
      <w:tblPr>
        <w:tblStyle w:val="QQuestionIconTable"/>
        <w:tblW w:w="50" w:type="auto"/>
        <w:tblLook w:val="07E0" w:firstRow="1" w:lastRow="1" w:firstColumn="1" w:lastColumn="1" w:noHBand="1" w:noVBand="1"/>
      </w:tblPr>
      <w:tblGrid>
        <w:gridCol w:w="50"/>
      </w:tblGrid>
      <w:tr w:rsidR="00957B8A" w:rsidRPr="00EB42BE" w14:paraId="503FD0DE" w14:textId="77777777" w:rsidTr="00D03AAE">
        <w:tc>
          <w:tcPr>
            <w:tcW w:w="50" w:type="dxa"/>
          </w:tcPr>
          <w:p w14:paraId="6FB3653D" w14:textId="3697F400" w:rsidR="00957B8A" w:rsidRPr="00EB42BE" w:rsidRDefault="00957B8A" w:rsidP="00D03AAE">
            <w:pPr>
              <w:keepNext/>
              <w:rPr>
                <w:rFonts w:ascii="Arial" w:hAnsi="Arial" w:cs="Arial"/>
              </w:rPr>
            </w:pPr>
          </w:p>
        </w:tc>
      </w:tr>
    </w:tbl>
    <w:p w14:paraId="215DCA54" w14:textId="77777777" w:rsidR="00957B8A" w:rsidRPr="00EB42BE" w:rsidRDefault="00957B8A" w:rsidP="00957B8A">
      <w:pPr>
        <w:keepNext/>
        <w:rPr>
          <w:rFonts w:ascii="Arial" w:hAnsi="Arial" w:cs="Arial"/>
        </w:rPr>
      </w:pPr>
      <w:r w:rsidRPr="00EB42BE">
        <w:rPr>
          <w:rFonts w:ascii="Arial" w:hAnsi="Arial" w:cs="Arial"/>
        </w:rPr>
        <w:t>Q4 What is your approximate annual household income? (Please enter a whole number without decimal places, $ signs, or commas)</w:t>
      </w:r>
    </w:p>
    <w:p w14:paraId="2627AC25" w14:textId="77777777" w:rsidR="00957B8A" w:rsidRPr="00EB42BE" w:rsidRDefault="00957B8A" w:rsidP="00957B8A">
      <w:pPr>
        <w:pStyle w:val="TextEntryLine"/>
        <w:ind w:firstLine="400"/>
        <w:rPr>
          <w:rFonts w:ascii="Arial" w:hAnsi="Arial" w:cs="Arial"/>
        </w:rPr>
      </w:pPr>
      <w:r w:rsidRPr="00EB42BE">
        <w:rPr>
          <w:rFonts w:ascii="Arial" w:hAnsi="Arial" w:cs="Arial"/>
        </w:rPr>
        <w:t>________________________________________________________________</w:t>
      </w:r>
    </w:p>
    <w:p w14:paraId="5B03C0AF" w14:textId="77777777" w:rsidR="00957B8A" w:rsidRPr="00EB42BE" w:rsidRDefault="00957B8A" w:rsidP="00957B8A">
      <w:pPr>
        <w:rPr>
          <w:rFonts w:ascii="Arial" w:hAnsi="Arial" w:cs="Arial"/>
        </w:rPr>
      </w:pPr>
    </w:p>
    <w:p w14:paraId="3A03F116" w14:textId="77777777" w:rsidR="00957B8A" w:rsidRPr="00EB42BE" w:rsidRDefault="00957B8A" w:rsidP="00957B8A">
      <w:pPr>
        <w:pStyle w:val="QuestionSeparator"/>
        <w:rPr>
          <w:rFonts w:ascii="Arial" w:hAnsi="Arial" w:cs="Arial"/>
        </w:rPr>
      </w:pPr>
    </w:p>
    <w:p w14:paraId="18EC99CE" w14:textId="77777777" w:rsidR="00957B8A" w:rsidRPr="00EB42BE" w:rsidRDefault="00957B8A" w:rsidP="00957B8A">
      <w:pPr>
        <w:keepNext/>
        <w:rPr>
          <w:rFonts w:ascii="Arial" w:hAnsi="Arial" w:cs="Arial"/>
        </w:rPr>
      </w:pPr>
      <w:r w:rsidRPr="00EB42BE">
        <w:rPr>
          <w:rFonts w:ascii="Arial" w:hAnsi="Arial" w:cs="Arial"/>
        </w:rPr>
        <w:t>Q5 How do you prefer shopping at Walmart?</w:t>
      </w:r>
    </w:p>
    <w:p w14:paraId="47D53CF7" w14:textId="77777777" w:rsidR="00957B8A" w:rsidRPr="00EB42BE" w:rsidRDefault="00957B8A" w:rsidP="00957B8A">
      <w:pPr>
        <w:pStyle w:val="ListParagraph"/>
        <w:keepNext/>
        <w:numPr>
          <w:ilvl w:val="0"/>
          <w:numId w:val="7"/>
        </w:numPr>
        <w:contextualSpacing w:val="0"/>
        <w:rPr>
          <w:rFonts w:ascii="Arial" w:hAnsi="Arial" w:cs="Arial"/>
        </w:rPr>
      </w:pPr>
      <w:r w:rsidRPr="00EB42BE">
        <w:rPr>
          <w:rFonts w:ascii="Arial" w:hAnsi="Arial" w:cs="Arial"/>
        </w:rPr>
        <w:t xml:space="preserve">Predominantly In-person  (1) </w:t>
      </w:r>
    </w:p>
    <w:p w14:paraId="5A90B45C" w14:textId="77777777" w:rsidR="00957B8A" w:rsidRPr="00EB42BE" w:rsidRDefault="00957B8A" w:rsidP="00957B8A">
      <w:pPr>
        <w:pStyle w:val="ListParagraph"/>
        <w:keepNext/>
        <w:numPr>
          <w:ilvl w:val="0"/>
          <w:numId w:val="7"/>
        </w:numPr>
        <w:contextualSpacing w:val="0"/>
        <w:rPr>
          <w:rFonts w:ascii="Arial" w:hAnsi="Arial" w:cs="Arial"/>
        </w:rPr>
      </w:pPr>
      <w:r w:rsidRPr="00EB42BE">
        <w:rPr>
          <w:rFonts w:ascii="Arial" w:hAnsi="Arial" w:cs="Arial"/>
        </w:rPr>
        <w:t xml:space="preserve">Predominantly Online  (2) </w:t>
      </w:r>
    </w:p>
    <w:p w14:paraId="7C640516" w14:textId="77777777" w:rsidR="00957B8A" w:rsidRPr="00EB42BE" w:rsidRDefault="00957B8A" w:rsidP="00957B8A">
      <w:pPr>
        <w:pStyle w:val="ListParagraph"/>
        <w:keepNext/>
        <w:numPr>
          <w:ilvl w:val="0"/>
          <w:numId w:val="7"/>
        </w:numPr>
        <w:contextualSpacing w:val="0"/>
        <w:rPr>
          <w:rFonts w:ascii="Arial" w:hAnsi="Arial" w:cs="Arial"/>
        </w:rPr>
      </w:pPr>
      <w:r w:rsidRPr="00EB42BE">
        <w:rPr>
          <w:rFonts w:ascii="Arial" w:hAnsi="Arial" w:cs="Arial"/>
        </w:rPr>
        <w:t xml:space="preserve">Both In-person and Online  (3) </w:t>
      </w:r>
    </w:p>
    <w:p w14:paraId="24240AC4" w14:textId="77777777" w:rsidR="00957B8A" w:rsidRPr="00EB42BE" w:rsidRDefault="00957B8A" w:rsidP="00957B8A">
      <w:pPr>
        <w:rPr>
          <w:rFonts w:ascii="Arial" w:hAnsi="Arial" w:cs="Arial"/>
        </w:rPr>
      </w:pPr>
    </w:p>
    <w:p w14:paraId="15BDB8BA" w14:textId="77777777" w:rsidR="00957B8A" w:rsidRPr="00EB42BE" w:rsidRDefault="00957B8A" w:rsidP="00957B8A">
      <w:pPr>
        <w:pStyle w:val="QuestionSeparator"/>
        <w:rPr>
          <w:rFonts w:ascii="Arial" w:hAnsi="Arial" w:cs="Arial"/>
        </w:rPr>
      </w:pPr>
    </w:p>
    <w:tbl>
      <w:tblPr>
        <w:tblStyle w:val="QQuestionIconTable"/>
        <w:tblW w:w="50" w:type="auto"/>
        <w:tblLook w:val="07E0" w:firstRow="1" w:lastRow="1" w:firstColumn="1" w:lastColumn="1" w:noHBand="1" w:noVBand="1"/>
      </w:tblPr>
      <w:tblGrid>
        <w:gridCol w:w="50"/>
      </w:tblGrid>
      <w:tr w:rsidR="00957B8A" w:rsidRPr="00EB42BE" w14:paraId="6CD83596" w14:textId="77777777" w:rsidTr="00D03AAE">
        <w:tc>
          <w:tcPr>
            <w:tcW w:w="50" w:type="dxa"/>
          </w:tcPr>
          <w:p w14:paraId="2A6481E7" w14:textId="7AF9A91E" w:rsidR="00957B8A" w:rsidRPr="00EB42BE" w:rsidRDefault="00957B8A" w:rsidP="00D03AAE">
            <w:pPr>
              <w:keepNext/>
              <w:rPr>
                <w:rFonts w:ascii="Arial" w:hAnsi="Arial" w:cs="Arial"/>
              </w:rPr>
            </w:pPr>
          </w:p>
        </w:tc>
      </w:tr>
    </w:tbl>
    <w:p w14:paraId="569440D4" w14:textId="77777777" w:rsidR="00957B8A" w:rsidRPr="00EB42BE" w:rsidRDefault="00957B8A" w:rsidP="00957B8A">
      <w:pPr>
        <w:keepNext/>
        <w:rPr>
          <w:rFonts w:ascii="Arial" w:hAnsi="Arial" w:cs="Arial"/>
        </w:rPr>
      </w:pPr>
      <w:r w:rsidRPr="00EB42BE">
        <w:rPr>
          <w:rFonts w:ascii="Arial" w:hAnsi="Arial" w:cs="Arial"/>
        </w:rPr>
        <w:t>Q6 Approximately how much do you spend on shopping at Walmart per month? (Please enter a whole number without decimal places, $ signs, or commas)</w:t>
      </w:r>
    </w:p>
    <w:p w14:paraId="1087DEC8" w14:textId="77777777" w:rsidR="00957B8A" w:rsidRPr="00EB42BE" w:rsidRDefault="00957B8A" w:rsidP="00957B8A">
      <w:pPr>
        <w:pStyle w:val="TextEntryLine"/>
        <w:ind w:firstLine="400"/>
        <w:rPr>
          <w:rFonts w:ascii="Arial" w:hAnsi="Arial" w:cs="Arial"/>
        </w:rPr>
      </w:pPr>
      <w:r w:rsidRPr="00EB42BE">
        <w:rPr>
          <w:rFonts w:ascii="Arial" w:hAnsi="Arial" w:cs="Arial"/>
        </w:rPr>
        <w:t>________________________________________________________________</w:t>
      </w:r>
    </w:p>
    <w:p w14:paraId="477A695C" w14:textId="77777777" w:rsidR="00957B8A" w:rsidRPr="00EB42BE" w:rsidRDefault="00957B8A" w:rsidP="00957B8A">
      <w:pPr>
        <w:rPr>
          <w:rFonts w:ascii="Arial" w:hAnsi="Arial" w:cs="Arial"/>
        </w:rPr>
      </w:pPr>
    </w:p>
    <w:p w14:paraId="3E28CBEF" w14:textId="77777777" w:rsidR="00957B8A" w:rsidRPr="00EB42BE" w:rsidRDefault="00957B8A" w:rsidP="00957B8A">
      <w:pPr>
        <w:pStyle w:val="QuestionSeparator"/>
        <w:rPr>
          <w:rFonts w:ascii="Arial" w:hAnsi="Arial" w:cs="Arial"/>
        </w:rPr>
      </w:pPr>
    </w:p>
    <w:tbl>
      <w:tblPr>
        <w:tblStyle w:val="QQuestionIconTable"/>
        <w:tblW w:w="50" w:type="auto"/>
        <w:tblLook w:val="07E0" w:firstRow="1" w:lastRow="1" w:firstColumn="1" w:lastColumn="1" w:noHBand="1" w:noVBand="1"/>
      </w:tblPr>
      <w:tblGrid>
        <w:gridCol w:w="50"/>
      </w:tblGrid>
      <w:tr w:rsidR="00957B8A" w:rsidRPr="00EB42BE" w14:paraId="142A8520" w14:textId="77777777" w:rsidTr="00D03AAE">
        <w:tc>
          <w:tcPr>
            <w:tcW w:w="50" w:type="dxa"/>
          </w:tcPr>
          <w:p w14:paraId="3E245DAD" w14:textId="768FC77E" w:rsidR="00957B8A" w:rsidRPr="00EB42BE" w:rsidRDefault="00957B8A" w:rsidP="00D03AAE">
            <w:pPr>
              <w:keepNext/>
              <w:rPr>
                <w:rFonts w:ascii="Arial" w:hAnsi="Arial" w:cs="Arial"/>
              </w:rPr>
            </w:pPr>
          </w:p>
        </w:tc>
      </w:tr>
    </w:tbl>
    <w:p w14:paraId="7EDBFB79" w14:textId="77777777" w:rsidR="00957B8A" w:rsidRPr="00EB42BE" w:rsidRDefault="00957B8A" w:rsidP="00957B8A">
      <w:pPr>
        <w:keepNext/>
        <w:rPr>
          <w:rFonts w:ascii="Arial" w:hAnsi="Arial" w:cs="Arial"/>
        </w:rPr>
      </w:pPr>
      <w:r w:rsidRPr="00EB42BE">
        <w:rPr>
          <w:rFonts w:ascii="Arial" w:hAnsi="Arial" w:cs="Arial"/>
        </w:rPr>
        <w:t>Q7  What is the approximate distance from your location to the nearest Walmart store (in miles)? (Please enter a whole number without decimal places)</w:t>
      </w:r>
    </w:p>
    <w:p w14:paraId="584B5D72" w14:textId="77777777" w:rsidR="00957B8A" w:rsidRPr="00EB42BE" w:rsidRDefault="00957B8A" w:rsidP="00957B8A">
      <w:pPr>
        <w:pStyle w:val="TextEntryLine"/>
        <w:ind w:firstLine="400"/>
        <w:rPr>
          <w:rFonts w:ascii="Arial" w:hAnsi="Arial" w:cs="Arial"/>
        </w:rPr>
      </w:pPr>
      <w:r w:rsidRPr="00EB42BE">
        <w:rPr>
          <w:rFonts w:ascii="Arial" w:hAnsi="Arial" w:cs="Arial"/>
        </w:rPr>
        <w:t>________________________________________________________________</w:t>
      </w:r>
    </w:p>
    <w:p w14:paraId="5E4CCE6E" w14:textId="77777777" w:rsidR="00957B8A" w:rsidRPr="00EB42BE" w:rsidRDefault="00957B8A" w:rsidP="00957B8A">
      <w:pPr>
        <w:rPr>
          <w:rFonts w:ascii="Arial" w:hAnsi="Arial" w:cs="Arial"/>
        </w:rPr>
      </w:pPr>
    </w:p>
    <w:p w14:paraId="611C6C24" w14:textId="77777777" w:rsidR="00957B8A" w:rsidRPr="00EB42BE" w:rsidRDefault="00957B8A" w:rsidP="00957B8A">
      <w:pPr>
        <w:rPr>
          <w:rFonts w:ascii="Arial" w:hAnsi="Arial" w:cs="Arial"/>
        </w:rPr>
      </w:pPr>
    </w:p>
    <w:p w14:paraId="1492DA5A" w14:textId="77777777" w:rsidR="00957B8A" w:rsidRPr="00EB42BE" w:rsidRDefault="00957B8A" w:rsidP="00957B8A">
      <w:pPr>
        <w:rPr>
          <w:rFonts w:ascii="Arial" w:hAnsi="Arial" w:cs="Arial"/>
        </w:rPr>
      </w:pPr>
    </w:p>
    <w:p w14:paraId="60CF6744" w14:textId="77777777" w:rsidR="00957B8A" w:rsidRPr="00EB42BE" w:rsidRDefault="00957B8A" w:rsidP="00957B8A">
      <w:pPr>
        <w:keepNext/>
        <w:rPr>
          <w:rFonts w:ascii="Arial" w:hAnsi="Arial" w:cs="Arial"/>
        </w:rPr>
      </w:pPr>
      <w:r w:rsidRPr="00EB42BE">
        <w:rPr>
          <w:rFonts w:ascii="Arial" w:hAnsi="Arial" w:cs="Arial"/>
        </w:rPr>
        <w:lastRenderedPageBreak/>
        <w:t>Q8 Please indicate the extent of your agreement or disagreement.</w:t>
      </w:r>
    </w:p>
    <w:tbl>
      <w:tblPr>
        <w:tblStyle w:val="QQuestionTable"/>
        <w:tblW w:w="9576" w:type="auto"/>
        <w:tblLook w:val="07E0" w:firstRow="1" w:lastRow="1" w:firstColumn="1" w:lastColumn="1" w:noHBand="1" w:noVBand="1"/>
      </w:tblPr>
      <w:tblGrid>
        <w:gridCol w:w="1579"/>
        <w:gridCol w:w="1559"/>
        <w:gridCol w:w="1561"/>
        <w:gridCol w:w="1559"/>
        <w:gridCol w:w="1545"/>
        <w:gridCol w:w="1557"/>
      </w:tblGrid>
      <w:tr w:rsidR="00957B8A" w:rsidRPr="00EB42BE" w14:paraId="5C68BDC9" w14:textId="77777777" w:rsidTr="00D03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0FB97ADE" w14:textId="77777777" w:rsidR="00957B8A" w:rsidRPr="00EB42BE" w:rsidRDefault="00957B8A" w:rsidP="00D03AAE">
            <w:pPr>
              <w:keepNext/>
              <w:rPr>
                <w:rFonts w:ascii="Arial" w:hAnsi="Arial" w:cs="Arial"/>
              </w:rPr>
            </w:pPr>
          </w:p>
        </w:tc>
        <w:tc>
          <w:tcPr>
            <w:tcW w:w="1596" w:type="dxa"/>
          </w:tcPr>
          <w:p w14:paraId="59AB3DFC"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Strongly disagree (1)</w:t>
            </w:r>
          </w:p>
        </w:tc>
        <w:tc>
          <w:tcPr>
            <w:tcW w:w="1596" w:type="dxa"/>
          </w:tcPr>
          <w:p w14:paraId="1975D440"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Disagree (2)</w:t>
            </w:r>
          </w:p>
        </w:tc>
        <w:tc>
          <w:tcPr>
            <w:tcW w:w="1596" w:type="dxa"/>
          </w:tcPr>
          <w:p w14:paraId="585C5DB6"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Neither agree nor disagree (3)</w:t>
            </w:r>
          </w:p>
        </w:tc>
        <w:tc>
          <w:tcPr>
            <w:tcW w:w="1596" w:type="dxa"/>
          </w:tcPr>
          <w:p w14:paraId="6A83ED60"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Agree (4)</w:t>
            </w:r>
          </w:p>
        </w:tc>
        <w:tc>
          <w:tcPr>
            <w:tcW w:w="1596" w:type="dxa"/>
          </w:tcPr>
          <w:p w14:paraId="6236690B"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Strongly agree (5)</w:t>
            </w:r>
          </w:p>
        </w:tc>
      </w:tr>
      <w:tr w:rsidR="00957B8A" w:rsidRPr="00EB42BE" w14:paraId="0DC7AC5B" w14:textId="77777777" w:rsidTr="00D03AAE">
        <w:tc>
          <w:tcPr>
            <w:cnfStyle w:val="001000000000" w:firstRow="0" w:lastRow="0" w:firstColumn="1" w:lastColumn="0" w:oddVBand="0" w:evenVBand="0" w:oddHBand="0" w:evenHBand="0" w:firstRowFirstColumn="0" w:firstRowLastColumn="0" w:lastRowFirstColumn="0" w:lastRowLastColumn="0"/>
            <w:tcW w:w="1596" w:type="dxa"/>
          </w:tcPr>
          <w:p w14:paraId="3945AC59" w14:textId="77777777" w:rsidR="00957B8A" w:rsidRPr="00EB42BE" w:rsidRDefault="00957B8A" w:rsidP="00D03AAE">
            <w:pPr>
              <w:keepNext/>
              <w:rPr>
                <w:rFonts w:ascii="Arial" w:hAnsi="Arial" w:cs="Arial"/>
              </w:rPr>
            </w:pPr>
            <w:r w:rsidRPr="00EB42BE">
              <w:rPr>
                <w:rFonts w:ascii="Arial" w:hAnsi="Arial" w:cs="Arial"/>
              </w:rPr>
              <w:t xml:space="preserve">Walmart has a welcoming environment for all consumers. (1) </w:t>
            </w:r>
          </w:p>
        </w:tc>
        <w:tc>
          <w:tcPr>
            <w:tcW w:w="1596" w:type="dxa"/>
          </w:tcPr>
          <w:p w14:paraId="40F1B47D"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13A5F74E"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610D2148"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4FC2BEF7"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7D24F493"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5D27398B" w14:textId="77777777" w:rsidR="00957B8A" w:rsidRPr="00EB42BE" w:rsidRDefault="00957B8A" w:rsidP="00957B8A">
      <w:pPr>
        <w:pStyle w:val="QuestionSeparator"/>
        <w:rPr>
          <w:rFonts w:ascii="Arial" w:hAnsi="Arial" w:cs="Arial"/>
        </w:rPr>
      </w:pPr>
    </w:p>
    <w:p w14:paraId="1A37FBCF" w14:textId="77777777" w:rsidR="00957B8A" w:rsidRPr="00EB42BE" w:rsidRDefault="00957B8A" w:rsidP="00957B8A">
      <w:pPr>
        <w:keepNext/>
        <w:rPr>
          <w:rFonts w:ascii="Arial" w:hAnsi="Arial" w:cs="Arial"/>
        </w:rPr>
      </w:pPr>
      <w:r w:rsidRPr="00EB42BE">
        <w:rPr>
          <w:rFonts w:ascii="Arial" w:hAnsi="Arial" w:cs="Arial"/>
        </w:rPr>
        <w:t>Q9 Please indicate the extent of your agreement or disagreement.</w:t>
      </w:r>
    </w:p>
    <w:tbl>
      <w:tblPr>
        <w:tblStyle w:val="QQuestionTable"/>
        <w:tblW w:w="9576" w:type="auto"/>
        <w:tblLook w:val="07E0" w:firstRow="1" w:lastRow="1" w:firstColumn="1" w:lastColumn="1" w:noHBand="1" w:noVBand="1"/>
      </w:tblPr>
      <w:tblGrid>
        <w:gridCol w:w="1563"/>
        <w:gridCol w:w="1562"/>
        <w:gridCol w:w="1564"/>
        <w:gridCol w:w="1562"/>
        <w:gridCol w:w="1549"/>
        <w:gridCol w:w="1560"/>
      </w:tblGrid>
      <w:tr w:rsidR="00957B8A" w:rsidRPr="00EB42BE" w14:paraId="4F34BA4D" w14:textId="77777777" w:rsidTr="00D03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0C3E8B9" w14:textId="77777777" w:rsidR="00957B8A" w:rsidRPr="00EB42BE" w:rsidRDefault="00957B8A" w:rsidP="00D03AAE">
            <w:pPr>
              <w:keepNext/>
              <w:rPr>
                <w:rFonts w:ascii="Arial" w:hAnsi="Arial" w:cs="Arial"/>
              </w:rPr>
            </w:pPr>
          </w:p>
        </w:tc>
        <w:tc>
          <w:tcPr>
            <w:tcW w:w="1596" w:type="dxa"/>
          </w:tcPr>
          <w:p w14:paraId="26C3E7B6"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Strongly disagree (1)</w:t>
            </w:r>
          </w:p>
        </w:tc>
        <w:tc>
          <w:tcPr>
            <w:tcW w:w="1596" w:type="dxa"/>
          </w:tcPr>
          <w:p w14:paraId="449CF72D"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Disagree (2)</w:t>
            </w:r>
          </w:p>
        </w:tc>
        <w:tc>
          <w:tcPr>
            <w:tcW w:w="1596" w:type="dxa"/>
          </w:tcPr>
          <w:p w14:paraId="54C34CD1"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Neither agree nor disagree (3)</w:t>
            </w:r>
          </w:p>
        </w:tc>
        <w:tc>
          <w:tcPr>
            <w:tcW w:w="1596" w:type="dxa"/>
          </w:tcPr>
          <w:p w14:paraId="6366D51A"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Agree (4)</w:t>
            </w:r>
          </w:p>
        </w:tc>
        <w:tc>
          <w:tcPr>
            <w:tcW w:w="1596" w:type="dxa"/>
          </w:tcPr>
          <w:p w14:paraId="7B0A24DA"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Strongly agree (5)</w:t>
            </w:r>
          </w:p>
        </w:tc>
      </w:tr>
      <w:tr w:rsidR="00957B8A" w:rsidRPr="00EB42BE" w14:paraId="378B7C5C" w14:textId="77777777" w:rsidTr="00D03AAE">
        <w:tc>
          <w:tcPr>
            <w:cnfStyle w:val="001000000000" w:firstRow="0" w:lastRow="0" w:firstColumn="1" w:lastColumn="0" w:oddVBand="0" w:evenVBand="0" w:oddHBand="0" w:evenHBand="0" w:firstRowFirstColumn="0" w:firstRowLastColumn="0" w:lastRowFirstColumn="0" w:lastRowLastColumn="0"/>
            <w:tcW w:w="1596" w:type="dxa"/>
          </w:tcPr>
          <w:p w14:paraId="34DC0699" w14:textId="77777777" w:rsidR="00957B8A" w:rsidRPr="00EB42BE" w:rsidRDefault="00957B8A" w:rsidP="00D03AAE">
            <w:pPr>
              <w:keepNext/>
              <w:rPr>
                <w:rFonts w:ascii="Arial" w:hAnsi="Arial" w:cs="Arial"/>
              </w:rPr>
            </w:pPr>
            <w:r w:rsidRPr="00EB42BE">
              <w:rPr>
                <w:rFonts w:ascii="Arial" w:hAnsi="Arial" w:cs="Arial"/>
              </w:rPr>
              <w:t xml:space="preserve">Walmart has an easy curbside pick-up process. (1) </w:t>
            </w:r>
          </w:p>
        </w:tc>
        <w:tc>
          <w:tcPr>
            <w:tcW w:w="1596" w:type="dxa"/>
          </w:tcPr>
          <w:p w14:paraId="77F5E143"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2ECFC4B2"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73B9B628"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368E0009"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00A43B81"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3088522D" w14:textId="77777777" w:rsidR="00957B8A" w:rsidRPr="00EB42BE" w:rsidRDefault="00957B8A" w:rsidP="00957B8A">
      <w:pPr>
        <w:pStyle w:val="QuestionSeparator"/>
        <w:rPr>
          <w:rFonts w:ascii="Arial" w:hAnsi="Arial" w:cs="Arial"/>
        </w:rPr>
      </w:pPr>
    </w:p>
    <w:p w14:paraId="42E54732" w14:textId="77777777" w:rsidR="00957B8A" w:rsidRPr="00EB42BE" w:rsidRDefault="00957B8A" w:rsidP="00957B8A">
      <w:pPr>
        <w:keepNext/>
        <w:rPr>
          <w:rFonts w:ascii="Arial" w:hAnsi="Arial" w:cs="Arial"/>
        </w:rPr>
      </w:pPr>
      <w:r w:rsidRPr="00EB42BE">
        <w:rPr>
          <w:rFonts w:ascii="Arial" w:hAnsi="Arial" w:cs="Arial"/>
        </w:rPr>
        <w:t>Q10 Please indicate the extent of your agreement or disagreement.</w:t>
      </w:r>
    </w:p>
    <w:tbl>
      <w:tblPr>
        <w:tblStyle w:val="QQuestionTable"/>
        <w:tblW w:w="9576" w:type="auto"/>
        <w:tblLook w:val="07E0" w:firstRow="1" w:lastRow="1" w:firstColumn="1" w:lastColumn="1" w:noHBand="1" w:noVBand="1"/>
      </w:tblPr>
      <w:tblGrid>
        <w:gridCol w:w="1575"/>
        <w:gridCol w:w="1560"/>
        <w:gridCol w:w="1562"/>
        <w:gridCol w:w="1560"/>
        <w:gridCol w:w="1545"/>
        <w:gridCol w:w="1558"/>
      </w:tblGrid>
      <w:tr w:rsidR="00957B8A" w:rsidRPr="00EB42BE" w14:paraId="4F9700E9" w14:textId="77777777" w:rsidTr="00D03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0E92A32" w14:textId="77777777" w:rsidR="00957B8A" w:rsidRPr="00EB42BE" w:rsidRDefault="00957B8A" w:rsidP="00D03AAE">
            <w:pPr>
              <w:keepNext/>
              <w:rPr>
                <w:rFonts w:ascii="Arial" w:hAnsi="Arial" w:cs="Arial"/>
              </w:rPr>
            </w:pPr>
          </w:p>
        </w:tc>
        <w:tc>
          <w:tcPr>
            <w:tcW w:w="1596" w:type="dxa"/>
          </w:tcPr>
          <w:p w14:paraId="3C04A29F"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Strongly disagree (1)</w:t>
            </w:r>
          </w:p>
        </w:tc>
        <w:tc>
          <w:tcPr>
            <w:tcW w:w="1596" w:type="dxa"/>
          </w:tcPr>
          <w:p w14:paraId="18DF7B51"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Disagree (2)</w:t>
            </w:r>
          </w:p>
        </w:tc>
        <w:tc>
          <w:tcPr>
            <w:tcW w:w="1596" w:type="dxa"/>
          </w:tcPr>
          <w:p w14:paraId="508A85D3"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Neither agree nor disagree (3)</w:t>
            </w:r>
          </w:p>
        </w:tc>
        <w:tc>
          <w:tcPr>
            <w:tcW w:w="1596" w:type="dxa"/>
          </w:tcPr>
          <w:p w14:paraId="6D3CE0B7"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Agree (4)</w:t>
            </w:r>
          </w:p>
        </w:tc>
        <w:tc>
          <w:tcPr>
            <w:tcW w:w="1596" w:type="dxa"/>
          </w:tcPr>
          <w:p w14:paraId="5385D05A"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Strongly agree (5)</w:t>
            </w:r>
          </w:p>
        </w:tc>
      </w:tr>
      <w:tr w:rsidR="00957B8A" w:rsidRPr="00EB42BE" w14:paraId="6423F9F2" w14:textId="77777777" w:rsidTr="00D03AAE">
        <w:tc>
          <w:tcPr>
            <w:cnfStyle w:val="001000000000" w:firstRow="0" w:lastRow="0" w:firstColumn="1" w:lastColumn="0" w:oddVBand="0" w:evenVBand="0" w:oddHBand="0" w:evenHBand="0" w:firstRowFirstColumn="0" w:firstRowLastColumn="0" w:lastRowFirstColumn="0" w:lastRowLastColumn="0"/>
            <w:tcW w:w="1596" w:type="dxa"/>
          </w:tcPr>
          <w:p w14:paraId="6F0AB9EB" w14:textId="77777777" w:rsidR="00957B8A" w:rsidRPr="00EB42BE" w:rsidRDefault="00957B8A" w:rsidP="00D03AAE">
            <w:pPr>
              <w:keepNext/>
              <w:rPr>
                <w:rFonts w:ascii="Arial" w:hAnsi="Arial" w:cs="Arial"/>
              </w:rPr>
            </w:pPr>
            <w:r w:rsidRPr="00EB42BE">
              <w:rPr>
                <w:rFonts w:ascii="Arial" w:hAnsi="Arial" w:cs="Arial"/>
              </w:rPr>
              <w:t xml:space="preserve">Walmart has a seamless online shopping experience. (1) </w:t>
            </w:r>
          </w:p>
        </w:tc>
        <w:tc>
          <w:tcPr>
            <w:tcW w:w="1596" w:type="dxa"/>
          </w:tcPr>
          <w:p w14:paraId="098B4CF5"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40140BBA"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5C12A54D"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525C66CB"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3DE06232"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405DF31D" w14:textId="77777777" w:rsidR="00957B8A" w:rsidRPr="00EB42BE" w:rsidRDefault="00957B8A" w:rsidP="00957B8A">
      <w:pPr>
        <w:pStyle w:val="QuestionSeparator"/>
        <w:rPr>
          <w:rFonts w:ascii="Arial" w:hAnsi="Arial" w:cs="Arial"/>
        </w:rPr>
      </w:pPr>
    </w:p>
    <w:p w14:paraId="6F4475A0" w14:textId="77777777" w:rsidR="00957B8A" w:rsidRPr="00EB42BE" w:rsidRDefault="00957B8A" w:rsidP="00957B8A">
      <w:pPr>
        <w:rPr>
          <w:rFonts w:ascii="Arial" w:hAnsi="Arial" w:cs="Arial"/>
        </w:rPr>
      </w:pPr>
    </w:p>
    <w:p w14:paraId="30617004" w14:textId="77777777" w:rsidR="00957B8A" w:rsidRPr="00EB42BE" w:rsidRDefault="00957B8A" w:rsidP="00957B8A">
      <w:pPr>
        <w:keepNext/>
        <w:rPr>
          <w:rFonts w:ascii="Arial" w:hAnsi="Arial" w:cs="Arial"/>
        </w:rPr>
      </w:pPr>
      <w:r w:rsidRPr="00EB42BE">
        <w:rPr>
          <w:rFonts w:ascii="Arial" w:hAnsi="Arial" w:cs="Arial"/>
        </w:rPr>
        <w:lastRenderedPageBreak/>
        <w:t>Q11 Please indicate the extent of your agreement or disagreement.</w:t>
      </w:r>
    </w:p>
    <w:tbl>
      <w:tblPr>
        <w:tblStyle w:val="QQuestionTable"/>
        <w:tblW w:w="9576" w:type="auto"/>
        <w:tblLook w:val="07E0" w:firstRow="1" w:lastRow="1" w:firstColumn="1" w:lastColumn="1" w:noHBand="1" w:noVBand="1"/>
      </w:tblPr>
      <w:tblGrid>
        <w:gridCol w:w="1574"/>
        <w:gridCol w:w="1560"/>
        <w:gridCol w:w="1562"/>
        <w:gridCol w:w="1560"/>
        <w:gridCol w:w="1546"/>
        <w:gridCol w:w="1558"/>
      </w:tblGrid>
      <w:tr w:rsidR="00957B8A" w:rsidRPr="00EB42BE" w14:paraId="3EBF37E9" w14:textId="77777777" w:rsidTr="00D03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25130AB8" w14:textId="77777777" w:rsidR="00957B8A" w:rsidRPr="00EB42BE" w:rsidRDefault="00957B8A" w:rsidP="00D03AAE">
            <w:pPr>
              <w:keepNext/>
              <w:rPr>
                <w:rFonts w:ascii="Arial" w:hAnsi="Arial" w:cs="Arial"/>
              </w:rPr>
            </w:pPr>
          </w:p>
        </w:tc>
        <w:tc>
          <w:tcPr>
            <w:tcW w:w="1596" w:type="dxa"/>
          </w:tcPr>
          <w:p w14:paraId="668EF056"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Strongly disagree (1)</w:t>
            </w:r>
          </w:p>
        </w:tc>
        <w:tc>
          <w:tcPr>
            <w:tcW w:w="1596" w:type="dxa"/>
          </w:tcPr>
          <w:p w14:paraId="14A6F5A0"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Disagree (2)</w:t>
            </w:r>
          </w:p>
        </w:tc>
        <w:tc>
          <w:tcPr>
            <w:tcW w:w="1596" w:type="dxa"/>
          </w:tcPr>
          <w:p w14:paraId="6429C18E"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Neither agree nor disagree (3)</w:t>
            </w:r>
          </w:p>
        </w:tc>
        <w:tc>
          <w:tcPr>
            <w:tcW w:w="1596" w:type="dxa"/>
          </w:tcPr>
          <w:p w14:paraId="30F35AE6"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Agree (4)</w:t>
            </w:r>
          </w:p>
        </w:tc>
        <w:tc>
          <w:tcPr>
            <w:tcW w:w="1596" w:type="dxa"/>
          </w:tcPr>
          <w:p w14:paraId="02F2FC21"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Strongly agree (5)</w:t>
            </w:r>
          </w:p>
        </w:tc>
      </w:tr>
      <w:tr w:rsidR="00957B8A" w:rsidRPr="00EB42BE" w14:paraId="544948FB" w14:textId="77777777" w:rsidTr="00D03AAE">
        <w:tc>
          <w:tcPr>
            <w:cnfStyle w:val="001000000000" w:firstRow="0" w:lastRow="0" w:firstColumn="1" w:lastColumn="0" w:oddVBand="0" w:evenVBand="0" w:oddHBand="0" w:evenHBand="0" w:firstRowFirstColumn="0" w:firstRowLastColumn="0" w:lastRowFirstColumn="0" w:lastRowLastColumn="0"/>
            <w:tcW w:w="1596" w:type="dxa"/>
          </w:tcPr>
          <w:p w14:paraId="48D0A8C8" w14:textId="77777777" w:rsidR="00957B8A" w:rsidRPr="00EB42BE" w:rsidRDefault="00957B8A" w:rsidP="00D03AAE">
            <w:pPr>
              <w:keepNext/>
              <w:rPr>
                <w:rFonts w:ascii="Arial" w:hAnsi="Arial" w:cs="Arial"/>
              </w:rPr>
            </w:pPr>
            <w:r w:rsidRPr="00EB42BE">
              <w:rPr>
                <w:rFonts w:ascii="Arial" w:hAnsi="Arial" w:cs="Arial"/>
              </w:rPr>
              <w:t xml:space="preserve">Walmart is well-known for its private label brand like Great Value at competitive prices. (1) </w:t>
            </w:r>
          </w:p>
        </w:tc>
        <w:tc>
          <w:tcPr>
            <w:tcW w:w="1596" w:type="dxa"/>
          </w:tcPr>
          <w:p w14:paraId="07E7E7E9"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66B894A8"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522BE804"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7970CC5F"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775D606E"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5C310E67" w14:textId="77777777" w:rsidR="00957B8A" w:rsidRPr="00EB42BE" w:rsidRDefault="00957B8A" w:rsidP="00957B8A">
      <w:pPr>
        <w:pStyle w:val="QuestionSeparator"/>
        <w:rPr>
          <w:rFonts w:ascii="Arial" w:hAnsi="Arial" w:cs="Arial"/>
        </w:rPr>
      </w:pPr>
    </w:p>
    <w:p w14:paraId="610264CD" w14:textId="77777777" w:rsidR="00957B8A" w:rsidRPr="00EB42BE" w:rsidRDefault="00957B8A" w:rsidP="00957B8A">
      <w:pPr>
        <w:rPr>
          <w:rFonts w:ascii="Arial" w:hAnsi="Arial" w:cs="Arial"/>
        </w:rPr>
      </w:pPr>
    </w:p>
    <w:p w14:paraId="33E1EF14" w14:textId="531663FB" w:rsidR="00957B8A" w:rsidRPr="00EB42BE" w:rsidRDefault="00957B8A" w:rsidP="00957B8A">
      <w:pPr>
        <w:keepNext/>
        <w:rPr>
          <w:rFonts w:ascii="Arial" w:hAnsi="Arial" w:cs="Arial"/>
        </w:rPr>
      </w:pPr>
      <w:r w:rsidRPr="00EB42BE">
        <w:rPr>
          <w:rFonts w:ascii="Arial" w:hAnsi="Arial" w:cs="Arial"/>
        </w:rPr>
        <w:t xml:space="preserve">Q12 This question is not a rating of a specific store but seeks to determine how </w:t>
      </w:r>
      <w:r w:rsidRPr="00EB42BE">
        <w:rPr>
          <w:rFonts w:ascii="Arial" w:hAnsi="Arial" w:cs="Arial"/>
          <w:b/>
        </w:rPr>
        <w:t>important</w:t>
      </w:r>
      <w:r w:rsidRPr="00EB42BE">
        <w:rPr>
          <w:rFonts w:ascii="Arial" w:hAnsi="Arial" w:cs="Arial"/>
        </w:rPr>
        <w:t xml:space="preserve"> each of the following attributes is when you decide what store to frequent. Please indicate the extent of your agreement or disagreement with how </w:t>
      </w:r>
      <w:r w:rsidRPr="00EB42BE">
        <w:rPr>
          <w:rFonts w:ascii="Arial" w:hAnsi="Arial" w:cs="Arial"/>
          <w:b/>
        </w:rPr>
        <w:t>important</w:t>
      </w:r>
      <w:r w:rsidRPr="00EB42BE">
        <w:rPr>
          <w:rFonts w:ascii="Arial" w:hAnsi="Arial" w:cs="Arial"/>
        </w:rPr>
        <w:t xml:space="preserve"> each item is to you in your decision to frequent a store.</w:t>
      </w:r>
    </w:p>
    <w:tbl>
      <w:tblPr>
        <w:tblStyle w:val="QQuestionTable"/>
        <w:tblW w:w="9576" w:type="auto"/>
        <w:tblLook w:val="07E0" w:firstRow="1" w:lastRow="1" w:firstColumn="1" w:lastColumn="1" w:noHBand="1" w:noVBand="1"/>
      </w:tblPr>
      <w:tblGrid>
        <w:gridCol w:w="1580"/>
        <w:gridCol w:w="1559"/>
        <w:gridCol w:w="1561"/>
        <w:gridCol w:w="1559"/>
        <w:gridCol w:w="1544"/>
        <w:gridCol w:w="1557"/>
      </w:tblGrid>
      <w:tr w:rsidR="00957B8A" w:rsidRPr="00EB42BE" w14:paraId="01834C7F" w14:textId="77777777" w:rsidTr="00D03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D9DAD9A" w14:textId="77777777" w:rsidR="00957B8A" w:rsidRPr="00EB42BE" w:rsidRDefault="00957B8A" w:rsidP="00D03AAE">
            <w:pPr>
              <w:keepNext/>
              <w:rPr>
                <w:rFonts w:ascii="Arial" w:hAnsi="Arial" w:cs="Arial"/>
              </w:rPr>
            </w:pPr>
          </w:p>
        </w:tc>
        <w:tc>
          <w:tcPr>
            <w:tcW w:w="1596" w:type="dxa"/>
          </w:tcPr>
          <w:p w14:paraId="2519D6E5"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Strongly disagree (6)</w:t>
            </w:r>
          </w:p>
        </w:tc>
        <w:tc>
          <w:tcPr>
            <w:tcW w:w="1596" w:type="dxa"/>
          </w:tcPr>
          <w:p w14:paraId="6B55E309"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Disagree (7)</w:t>
            </w:r>
          </w:p>
        </w:tc>
        <w:tc>
          <w:tcPr>
            <w:tcW w:w="1596" w:type="dxa"/>
          </w:tcPr>
          <w:p w14:paraId="58F3B3EC"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Neither agree nor disagree (8)</w:t>
            </w:r>
          </w:p>
        </w:tc>
        <w:tc>
          <w:tcPr>
            <w:tcW w:w="1596" w:type="dxa"/>
          </w:tcPr>
          <w:p w14:paraId="184A550E"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Agree (9)</w:t>
            </w:r>
          </w:p>
        </w:tc>
        <w:tc>
          <w:tcPr>
            <w:tcW w:w="1596" w:type="dxa"/>
          </w:tcPr>
          <w:p w14:paraId="76ADB846"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Strongly agree (10)</w:t>
            </w:r>
          </w:p>
        </w:tc>
      </w:tr>
      <w:tr w:rsidR="00957B8A" w:rsidRPr="00EB42BE" w14:paraId="39DAF0E4" w14:textId="77777777" w:rsidTr="00D03AAE">
        <w:tc>
          <w:tcPr>
            <w:cnfStyle w:val="001000000000" w:firstRow="0" w:lastRow="0" w:firstColumn="1" w:lastColumn="0" w:oddVBand="0" w:evenVBand="0" w:oddHBand="0" w:evenHBand="0" w:firstRowFirstColumn="0" w:firstRowLastColumn="0" w:lastRowFirstColumn="0" w:lastRowLastColumn="0"/>
            <w:tcW w:w="1596" w:type="dxa"/>
          </w:tcPr>
          <w:p w14:paraId="251A4961" w14:textId="77777777" w:rsidR="00957B8A" w:rsidRPr="00EB42BE" w:rsidRDefault="00957B8A" w:rsidP="00D03AAE">
            <w:pPr>
              <w:keepNext/>
              <w:rPr>
                <w:rFonts w:ascii="Arial" w:hAnsi="Arial" w:cs="Arial"/>
              </w:rPr>
            </w:pPr>
            <w:r w:rsidRPr="00EB42BE">
              <w:rPr>
                <w:rFonts w:ascii="Arial" w:hAnsi="Arial" w:cs="Arial"/>
              </w:rPr>
              <w:t xml:space="preserve">Fast Self-Checkout (1) </w:t>
            </w:r>
          </w:p>
        </w:tc>
        <w:tc>
          <w:tcPr>
            <w:tcW w:w="1596" w:type="dxa"/>
          </w:tcPr>
          <w:p w14:paraId="7C7DCC47"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0112B46C"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45A04F67"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3212F6CA"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1C92768E"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7758B943" w14:textId="77777777" w:rsidTr="00D03AAE">
        <w:tc>
          <w:tcPr>
            <w:cnfStyle w:val="001000000000" w:firstRow="0" w:lastRow="0" w:firstColumn="1" w:lastColumn="0" w:oddVBand="0" w:evenVBand="0" w:oddHBand="0" w:evenHBand="0" w:firstRowFirstColumn="0" w:firstRowLastColumn="0" w:lastRowFirstColumn="0" w:lastRowLastColumn="0"/>
            <w:tcW w:w="1596" w:type="dxa"/>
          </w:tcPr>
          <w:p w14:paraId="1F58235C" w14:textId="77777777" w:rsidR="00957B8A" w:rsidRPr="00EB42BE" w:rsidRDefault="00957B8A" w:rsidP="00D03AAE">
            <w:pPr>
              <w:keepNext/>
              <w:rPr>
                <w:rFonts w:ascii="Arial" w:hAnsi="Arial" w:cs="Arial"/>
              </w:rPr>
            </w:pPr>
            <w:r w:rsidRPr="00EB42BE">
              <w:rPr>
                <w:rFonts w:ascii="Arial" w:hAnsi="Arial" w:cs="Arial"/>
              </w:rPr>
              <w:t xml:space="preserve">Variety of Product Options (2) </w:t>
            </w:r>
          </w:p>
        </w:tc>
        <w:tc>
          <w:tcPr>
            <w:tcW w:w="1596" w:type="dxa"/>
          </w:tcPr>
          <w:p w14:paraId="135153AC"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32039965"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4F207C1A"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2C45C511"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0BA5EBEE"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58EBFDC3" w14:textId="77777777" w:rsidTr="00D03AAE">
        <w:tc>
          <w:tcPr>
            <w:cnfStyle w:val="001000000000" w:firstRow="0" w:lastRow="0" w:firstColumn="1" w:lastColumn="0" w:oddVBand="0" w:evenVBand="0" w:oddHBand="0" w:evenHBand="0" w:firstRowFirstColumn="0" w:firstRowLastColumn="0" w:lastRowFirstColumn="0" w:lastRowLastColumn="0"/>
            <w:tcW w:w="1596" w:type="dxa"/>
          </w:tcPr>
          <w:p w14:paraId="21C83B33" w14:textId="77777777" w:rsidR="00957B8A" w:rsidRPr="00EB42BE" w:rsidRDefault="00957B8A" w:rsidP="00D03AAE">
            <w:pPr>
              <w:keepNext/>
              <w:rPr>
                <w:rFonts w:ascii="Arial" w:hAnsi="Arial" w:cs="Arial"/>
              </w:rPr>
            </w:pPr>
            <w:r w:rsidRPr="00EB42BE">
              <w:rPr>
                <w:rFonts w:ascii="Arial" w:hAnsi="Arial" w:cs="Arial"/>
              </w:rPr>
              <w:t xml:space="preserve">Stores are conveniently located (3) </w:t>
            </w:r>
          </w:p>
        </w:tc>
        <w:tc>
          <w:tcPr>
            <w:tcW w:w="1596" w:type="dxa"/>
          </w:tcPr>
          <w:p w14:paraId="1993D0BF"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56BBF239"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03484F73"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081CA0FC"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4D588B7C"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08460B6D" w14:textId="77777777" w:rsidTr="00D03AAE">
        <w:tc>
          <w:tcPr>
            <w:cnfStyle w:val="001000000000" w:firstRow="0" w:lastRow="0" w:firstColumn="1" w:lastColumn="0" w:oddVBand="0" w:evenVBand="0" w:oddHBand="0" w:evenHBand="0" w:firstRowFirstColumn="0" w:firstRowLastColumn="0" w:lastRowFirstColumn="0" w:lastRowLastColumn="0"/>
            <w:tcW w:w="1596" w:type="dxa"/>
          </w:tcPr>
          <w:p w14:paraId="7072F7B4" w14:textId="77777777" w:rsidR="00957B8A" w:rsidRPr="00EB42BE" w:rsidRDefault="00957B8A" w:rsidP="00D03AAE">
            <w:pPr>
              <w:keepNext/>
              <w:rPr>
                <w:rFonts w:ascii="Arial" w:hAnsi="Arial" w:cs="Arial"/>
              </w:rPr>
            </w:pPr>
            <w:r w:rsidRPr="00EB42BE">
              <w:rPr>
                <w:rFonts w:ascii="Arial" w:hAnsi="Arial" w:cs="Arial"/>
              </w:rPr>
              <w:t xml:space="preserve">Reasonable Prices (4) </w:t>
            </w:r>
          </w:p>
        </w:tc>
        <w:tc>
          <w:tcPr>
            <w:tcW w:w="1596" w:type="dxa"/>
          </w:tcPr>
          <w:p w14:paraId="0595BABE"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5C29B25C"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46AC5B1F"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5D309D16"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2D073341"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740FF492" w14:textId="77777777" w:rsidTr="00D03AAE">
        <w:tc>
          <w:tcPr>
            <w:cnfStyle w:val="001000000000" w:firstRow="0" w:lastRow="0" w:firstColumn="1" w:lastColumn="0" w:oddVBand="0" w:evenVBand="0" w:oddHBand="0" w:evenHBand="0" w:firstRowFirstColumn="0" w:firstRowLastColumn="0" w:lastRowFirstColumn="0" w:lastRowLastColumn="0"/>
            <w:tcW w:w="1596" w:type="dxa"/>
          </w:tcPr>
          <w:p w14:paraId="0230FAAA" w14:textId="77777777" w:rsidR="00957B8A" w:rsidRPr="00EB42BE" w:rsidRDefault="00957B8A" w:rsidP="00D03AAE">
            <w:pPr>
              <w:keepNext/>
              <w:rPr>
                <w:rFonts w:ascii="Arial" w:hAnsi="Arial" w:cs="Arial"/>
              </w:rPr>
            </w:pPr>
            <w:r w:rsidRPr="00EB42BE">
              <w:rPr>
                <w:rFonts w:ascii="Arial" w:hAnsi="Arial" w:cs="Arial"/>
              </w:rPr>
              <w:t xml:space="preserve">Excellent Customer Service (5) </w:t>
            </w:r>
          </w:p>
        </w:tc>
        <w:tc>
          <w:tcPr>
            <w:tcW w:w="1596" w:type="dxa"/>
          </w:tcPr>
          <w:p w14:paraId="2C0D09BA"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0B3AE05E"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6CBE3EAD"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59776C74"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558896D9"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774AD8A1" w14:textId="77777777" w:rsidTr="00D03AAE">
        <w:tc>
          <w:tcPr>
            <w:cnfStyle w:val="001000000000" w:firstRow="0" w:lastRow="0" w:firstColumn="1" w:lastColumn="0" w:oddVBand="0" w:evenVBand="0" w:oddHBand="0" w:evenHBand="0" w:firstRowFirstColumn="0" w:firstRowLastColumn="0" w:lastRowFirstColumn="0" w:lastRowLastColumn="0"/>
            <w:tcW w:w="1596" w:type="dxa"/>
          </w:tcPr>
          <w:p w14:paraId="23267AE7" w14:textId="77777777" w:rsidR="00957B8A" w:rsidRPr="00EB42BE" w:rsidRDefault="00957B8A" w:rsidP="00D03AAE">
            <w:pPr>
              <w:keepNext/>
              <w:rPr>
                <w:rFonts w:ascii="Arial" w:hAnsi="Arial" w:cs="Arial"/>
              </w:rPr>
            </w:pPr>
            <w:r w:rsidRPr="00EB42BE">
              <w:rPr>
                <w:rFonts w:ascii="Arial" w:hAnsi="Arial" w:cs="Arial"/>
              </w:rPr>
              <w:t xml:space="preserve">Product Quality (6) </w:t>
            </w:r>
          </w:p>
        </w:tc>
        <w:tc>
          <w:tcPr>
            <w:tcW w:w="1596" w:type="dxa"/>
          </w:tcPr>
          <w:p w14:paraId="1645BF1F"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0CC1BB84"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7F4373B7"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59BB3F98"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7F839DD4"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4CC9079A" w14:textId="77777777" w:rsidTr="00D03AAE">
        <w:tc>
          <w:tcPr>
            <w:cnfStyle w:val="001000000000" w:firstRow="0" w:lastRow="0" w:firstColumn="1" w:lastColumn="0" w:oddVBand="0" w:evenVBand="0" w:oddHBand="0" w:evenHBand="0" w:firstRowFirstColumn="0" w:firstRowLastColumn="0" w:lastRowFirstColumn="0" w:lastRowLastColumn="0"/>
            <w:tcW w:w="1596" w:type="dxa"/>
          </w:tcPr>
          <w:p w14:paraId="0D659A31" w14:textId="77777777" w:rsidR="00957B8A" w:rsidRPr="00EB42BE" w:rsidRDefault="00957B8A" w:rsidP="00D03AAE">
            <w:pPr>
              <w:keepNext/>
              <w:rPr>
                <w:rFonts w:ascii="Arial" w:hAnsi="Arial" w:cs="Arial"/>
              </w:rPr>
            </w:pPr>
            <w:r w:rsidRPr="00EB42BE">
              <w:rPr>
                <w:rFonts w:ascii="Arial" w:hAnsi="Arial" w:cs="Arial"/>
              </w:rPr>
              <w:t xml:space="preserve">Flexible Return Policy (7) </w:t>
            </w:r>
          </w:p>
        </w:tc>
        <w:tc>
          <w:tcPr>
            <w:tcW w:w="1596" w:type="dxa"/>
          </w:tcPr>
          <w:p w14:paraId="0DD90D77"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5AE64287"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4E932D01"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7F3251C8"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96" w:type="dxa"/>
          </w:tcPr>
          <w:p w14:paraId="48785E5E"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57357569" w14:textId="77777777" w:rsidR="00957B8A" w:rsidRPr="00EB42BE" w:rsidRDefault="00957B8A" w:rsidP="00957B8A">
      <w:pPr>
        <w:rPr>
          <w:rFonts w:ascii="Arial" w:hAnsi="Arial" w:cs="Arial"/>
        </w:rPr>
      </w:pPr>
    </w:p>
    <w:p w14:paraId="01EEEE45" w14:textId="77777777" w:rsidR="00957B8A" w:rsidRPr="00EB42BE" w:rsidRDefault="00957B8A" w:rsidP="00957B8A">
      <w:pPr>
        <w:keepNext/>
        <w:rPr>
          <w:rFonts w:ascii="Arial" w:hAnsi="Arial" w:cs="Arial"/>
        </w:rPr>
      </w:pPr>
      <w:r w:rsidRPr="00EB42BE">
        <w:rPr>
          <w:rFonts w:ascii="Arial" w:hAnsi="Arial" w:cs="Arial"/>
        </w:rPr>
        <w:lastRenderedPageBreak/>
        <w:t>Q13 Please indicate the extent of your agreement or disagreement of each statement about Walmart.</w:t>
      </w:r>
    </w:p>
    <w:tbl>
      <w:tblPr>
        <w:tblStyle w:val="QQuestionTable"/>
        <w:tblW w:w="0" w:type="auto"/>
        <w:tblLook w:val="07E0" w:firstRow="1" w:lastRow="1" w:firstColumn="1" w:lastColumn="1" w:noHBand="1" w:noVBand="1"/>
      </w:tblPr>
      <w:tblGrid>
        <w:gridCol w:w="2160"/>
        <w:gridCol w:w="998"/>
        <w:gridCol w:w="1213"/>
        <w:gridCol w:w="1210"/>
        <w:gridCol w:w="1196"/>
        <w:gridCol w:w="1208"/>
      </w:tblGrid>
      <w:tr w:rsidR="00957B8A" w:rsidRPr="00EB42BE" w14:paraId="3763EB33" w14:textId="77777777" w:rsidTr="00957B8A">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160" w:type="dxa"/>
          </w:tcPr>
          <w:p w14:paraId="4637802B" w14:textId="77777777" w:rsidR="00957B8A" w:rsidRPr="00EB42BE" w:rsidRDefault="00957B8A" w:rsidP="00D03AAE">
            <w:pPr>
              <w:keepNext/>
              <w:rPr>
                <w:rFonts w:ascii="Arial" w:hAnsi="Arial" w:cs="Arial"/>
              </w:rPr>
            </w:pPr>
          </w:p>
        </w:tc>
        <w:tc>
          <w:tcPr>
            <w:tcW w:w="455" w:type="dxa"/>
          </w:tcPr>
          <w:p w14:paraId="5A3CC6D1"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Strongly disagree (6)</w:t>
            </w:r>
          </w:p>
        </w:tc>
        <w:tc>
          <w:tcPr>
            <w:tcW w:w="1213" w:type="dxa"/>
          </w:tcPr>
          <w:p w14:paraId="68A41E8F"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Disagree (7)</w:t>
            </w:r>
          </w:p>
        </w:tc>
        <w:tc>
          <w:tcPr>
            <w:tcW w:w="1210" w:type="dxa"/>
          </w:tcPr>
          <w:p w14:paraId="7B353D98"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Neither agree nor disagree (8)</w:t>
            </w:r>
          </w:p>
        </w:tc>
        <w:tc>
          <w:tcPr>
            <w:tcW w:w="1196" w:type="dxa"/>
          </w:tcPr>
          <w:p w14:paraId="4488F4C4"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Agree (9)</w:t>
            </w:r>
          </w:p>
        </w:tc>
        <w:tc>
          <w:tcPr>
            <w:tcW w:w="1208" w:type="dxa"/>
          </w:tcPr>
          <w:p w14:paraId="5522E97B"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Strongly agree (10)</w:t>
            </w:r>
          </w:p>
        </w:tc>
      </w:tr>
      <w:tr w:rsidR="00957B8A" w:rsidRPr="00EB42BE" w14:paraId="5D8912C8" w14:textId="77777777" w:rsidTr="00957B8A">
        <w:trPr>
          <w:trHeight w:val="755"/>
        </w:trPr>
        <w:tc>
          <w:tcPr>
            <w:cnfStyle w:val="001000000000" w:firstRow="0" w:lastRow="0" w:firstColumn="1" w:lastColumn="0" w:oddVBand="0" w:evenVBand="0" w:oddHBand="0" w:evenHBand="0" w:firstRowFirstColumn="0" w:firstRowLastColumn="0" w:lastRowFirstColumn="0" w:lastRowLastColumn="0"/>
            <w:tcW w:w="2160" w:type="dxa"/>
          </w:tcPr>
          <w:p w14:paraId="0F42E35D" w14:textId="77777777" w:rsidR="00957B8A" w:rsidRPr="00EB42BE" w:rsidRDefault="00957B8A" w:rsidP="00D03AAE">
            <w:pPr>
              <w:keepNext/>
              <w:rPr>
                <w:rFonts w:ascii="Arial" w:hAnsi="Arial" w:cs="Arial"/>
              </w:rPr>
            </w:pPr>
            <w:r w:rsidRPr="00EB42BE">
              <w:rPr>
                <w:rFonts w:ascii="Arial" w:hAnsi="Arial" w:cs="Arial"/>
              </w:rPr>
              <w:t xml:space="preserve">I am a regular customer at Walmart (1) </w:t>
            </w:r>
          </w:p>
        </w:tc>
        <w:tc>
          <w:tcPr>
            <w:tcW w:w="455" w:type="dxa"/>
          </w:tcPr>
          <w:p w14:paraId="1419267A"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3" w:type="dxa"/>
          </w:tcPr>
          <w:p w14:paraId="23E5D8EF"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0" w:type="dxa"/>
          </w:tcPr>
          <w:p w14:paraId="43C00EA8"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96" w:type="dxa"/>
          </w:tcPr>
          <w:p w14:paraId="39FF27F6"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08" w:type="dxa"/>
          </w:tcPr>
          <w:p w14:paraId="0CACD58C"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48196F3F" w14:textId="77777777" w:rsidTr="00957B8A">
        <w:trPr>
          <w:trHeight w:val="755"/>
        </w:trPr>
        <w:tc>
          <w:tcPr>
            <w:cnfStyle w:val="001000000000" w:firstRow="0" w:lastRow="0" w:firstColumn="1" w:lastColumn="0" w:oddVBand="0" w:evenVBand="0" w:oddHBand="0" w:evenHBand="0" w:firstRowFirstColumn="0" w:firstRowLastColumn="0" w:lastRowFirstColumn="0" w:lastRowLastColumn="0"/>
            <w:tcW w:w="2160" w:type="dxa"/>
          </w:tcPr>
          <w:p w14:paraId="6EA261F6" w14:textId="77777777" w:rsidR="00957B8A" w:rsidRPr="00EB42BE" w:rsidRDefault="00957B8A" w:rsidP="00D03AAE">
            <w:pPr>
              <w:keepNext/>
              <w:rPr>
                <w:rFonts w:ascii="Arial" w:hAnsi="Arial" w:cs="Arial"/>
              </w:rPr>
            </w:pPr>
            <w:r w:rsidRPr="00EB42BE">
              <w:rPr>
                <w:rFonts w:ascii="Arial" w:hAnsi="Arial" w:cs="Arial"/>
              </w:rPr>
              <w:t xml:space="preserve">I like the fast self–checkout option at Walmart (2) </w:t>
            </w:r>
          </w:p>
        </w:tc>
        <w:tc>
          <w:tcPr>
            <w:tcW w:w="455" w:type="dxa"/>
          </w:tcPr>
          <w:p w14:paraId="66951C5E"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3" w:type="dxa"/>
          </w:tcPr>
          <w:p w14:paraId="016E21B0"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0" w:type="dxa"/>
          </w:tcPr>
          <w:p w14:paraId="790F00C0"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96" w:type="dxa"/>
          </w:tcPr>
          <w:p w14:paraId="4F9CBF36"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08" w:type="dxa"/>
          </w:tcPr>
          <w:p w14:paraId="4B604A91"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17F56CF9" w14:textId="77777777" w:rsidTr="00957B8A">
        <w:trPr>
          <w:trHeight w:val="755"/>
        </w:trPr>
        <w:tc>
          <w:tcPr>
            <w:cnfStyle w:val="001000000000" w:firstRow="0" w:lastRow="0" w:firstColumn="1" w:lastColumn="0" w:oddVBand="0" w:evenVBand="0" w:oddHBand="0" w:evenHBand="0" w:firstRowFirstColumn="0" w:firstRowLastColumn="0" w:lastRowFirstColumn="0" w:lastRowLastColumn="0"/>
            <w:tcW w:w="2160" w:type="dxa"/>
          </w:tcPr>
          <w:p w14:paraId="12CDA42C" w14:textId="77777777" w:rsidR="00957B8A" w:rsidRPr="00EB42BE" w:rsidRDefault="00957B8A" w:rsidP="00D03AAE">
            <w:pPr>
              <w:keepNext/>
              <w:rPr>
                <w:rFonts w:ascii="Arial" w:hAnsi="Arial" w:cs="Arial"/>
              </w:rPr>
            </w:pPr>
            <w:r w:rsidRPr="00EB42BE">
              <w:rPr>
                <w:rFonts w:ascii="Arial" w:hAnsi="Arial" w:cs="Arial"/>
              </w:rPr>
              <w:t xml:space="preserve">Offers a variety of product options (3) </w:t>
            </w:r>
          </w:p>
        </w:tc>
        <w:tc>
          <w:tcPr>
            <w:tcW w:w="455" w:type="dxa"/>
          </w:tcPr>
          <w:p w14:paraId="761FEF1E"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3" w:type="dxa"/>
          </w:tcPr>
          <w:p w14:paraId="42254883"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0" w:type="dxa"/>
          </w:tcPr>
          <w:p w14:paraId="2B5B91BF"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96" w:type="dxa"/>
          </w:tcPr>
          <w:p w14:paraId="72F32327"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08" w:type="dxa"/>
          </w:tcPr>
          <w:p w14:paraId="7498760B"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72C56CC8" w14:textId="77777777" w:rsidTr="00957B8A">
        <w:trPr>
          <w:trHeight w:val="766"/>
        </w:trPr>
        <w:tc>
          <w:tcPr>
            <w:cnfStyle w:val="001000000000" w:firstRow="0" w:lastRow="0" w:firstColumn="1" w:lastColumn="0" w:oddVBand="0" w:evenVBand="0" w:oddHBand="0" w:evenHBand="0" w:firstRowFirstColumn="0" w:firstRowLastColumn="0" w:lastRowFirstColumn="0" w:lastRowLastColumn="0"/>
            <w:tcW w:w="2160" w:type="dxa"/>
          </w:tcPr>
          <w:p w14:paraId="3D62525E" w14:textId="77777777" w:rsidR="00957B8A" w:rsidRPr="00EB42BE" w:rsidRDefault="00957B8A" w:rsidP="00D03AAE">
            <w:pPr>
              <w:keepNext/>
              <w:rPr>
                <w:rFonts w:ascii="Arial" w:hAnsi="Arial" w:cs="Arial"/>
              </w:rPr>
            </w:pPr>
            <w:r w:rsidRPr="00EB42BE">
              <w:rPr>
                <w:rFonts w:ascii="Arial" w:hAnsi="Arial" w:cs="Arial"/>
              </w:rPr>
              <w:t xml:space="preserve">Has more convenient locations for me (4) </w:t>
            </w:r>
          </w:p>
        </w:tc>
        <w:tc>
          <w:tcPr>
            <w:tcW w:w="455" w:type="dxa"/>
          </w:tcPr>
          <w:p w14:paraId="7FFEA5AE"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3" w:type="dxa"/>
          </w:tcPr>
          <w:p w14:paraId="6726F3A1"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0" w:type="dxa"/>
          </w:tcPr>
          <w:p w14:paraId="5C5D4539"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96" w:type="dxa"/>
          </w:tcPr>
          <w:p w14:paraId="01357E77"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08" w:type="dxa"/>
          </w:tcPr>
          <w:p w14:paraId="7C415E23"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631B810B" w14:textId="77777777" w:rsidTr="00957B8A">
        <w:trPr>
          <w:trHeight w:val="755"/>
        </w:trPr>
        <w:tc>
          <w:tcPr>
            <w:cnfStyle w:val="001000000000" w:firstRow="0" w:lastRow="0" w:firstColumn="1" w:lastColumn="0" w:oddVBand="0" w:evenVBand="0" w:oddHBand="0" w:evenHBand="0" w:firstRowFirstColumn="0" w:firstRowLastColumn="0" w:lastRowFirstColumn="0" w:lastRowLastColumn="0"/>
            <w:tcW w:w="2160" w:type="dxa"/>
          </w:tcPr>
          <w:p w14:paraId="1AEB3B01" w14:textId="77777777" w:rsidR="00957B8A" w:rsidRPr="00EB42BE" w:rsidRDefault="00957B8A" w:rsidP="00D03AAE">
            <w:pPr>
              <w:keepNext/>
              <w:rPr>
                <w:rFonts w:ascii="Arial" w:hAnsi="Arial" w:cs="Arial"/>
              </w:rPr>
            </w:pPr>
            <w:r w:rsidRPr="00EB42BE">
              <w:rPr>
                <w:rFonts w:ascii="Arial" w:hAnsi="Arial" w:cs="Arial"/>
              </w:rPr>
              <w:t xml:space="preserve">Offers products at Reasonable Prices (5) </w:t>
            </w:r>
          </w:p>
        </w:tc>
        <w:tc>
          <w:tcPr>
            <w:tcW w:w="455" w:type="dxa"/>
          </w:tcPr>
          <w:p w14:paraId="4D436310"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3" w:type="dxa"/>
          </w:tcPr>
          <w:p w14:paraId="2D3C4484"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0" w:type="dxa"/>
          </w:tcPr>
          <w:p w14:paraId="7C1D3E69"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96" w:type="dxa"/>
          </w:tcPr>
          <w:p w14:paraId="08F046C5"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08" w:type="dxa"/>
          </w:tcPr>
          <w:p w14:paraId="04D7BA87"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1B874648" w14:textId="77777777" w:rsidTr="00957B8A">
        <w:trPr>
          <w:trHeight w:val="572"/>
        </w:trPr>
        <w:tc>
          <w:tcPr>
            <w:cnfStyle w:val="001000000000" w:firstRow="0" w:lastRow="0" w:firstColumn="1" w:lastColumn="0" w:oddVBand="0" w:evenVBand="0" w:oddHBand="0" w:evenHBand="0" w:firstRowFirstColumn="0" w:firstRowLastColumn="0" w:lastRowFirstColumn="0" w:lastRowLastColumn="0"/>
            <w:tcW w:w="2160" w:type="dxa"/>
          </w:tcPr>
          <w:p w14:paraId="31325F16" w14:textId="77777777" w:rsidR="00957B8A" w:rsidRPr="00EB42BE" w:rsidRDefault="00957B8A" w:rsidP="00D03AAE">
            <w:pPr>
              <w:keepNext/>
              <w:rPr>
                <w:rFonts w:ascii="Arial" w:hAnsi="Arial" w:cs="Arial"/>
              </w:rPr>
            </w:pPr>
            <w:r w:rsidRPr="00EB42BE">
              <w:rPr>
                <w:rFonts w:ascii="Arial" w:hAnsi="Arial" w:cs="Arial"/>
              </w:rPr>
              <w:t xml:space="preserve">Has Excellent Customer Service (6) </w:t>
            </w:r>
          </w:p>
        </w:tc>
        <w:tc>
          <w:tcPr>
            <w:tcW w:w="455" w:type="dxa"/>
          </w:tcPr>
          <w:p w14:paraId="74768B88"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3" w:type="dxa"/>
          </w:tcPr>
          <w:p w14:paraId="02D3D79F"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0" w:type="dxa"/>
          </w:tcPr>
          <w:p w14:paraId="1403A1F1"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96" w:type="dxa"/>
          </w:tcPr>
          <w:p w14:paraId="6A685059"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08" w:type="dxa"/>
          </w:tcPr>
          <w:p w14:paraId="3EDF6736"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111AD3F0" w14:textId="77777777" w:rsidTr="00957B8A">
        <w:trPr>
          <w:trHeight w:val="561"/>
        </w:trPr>
        <w:tc>
          <w:tcPr>
            <w:cnfStyle w:val="001000000000" w:firstRow="0" w:lastRow="0" w:firstColumn="1" w:lastColumn="0" w:oddVBand="0" w:evenVBand="0" w:oddHBand="0" w:evenHBand="0" w:firstRowFirstColumn="0" w:firstRowLastColumn="0" w:lastRowFirstColumn="0" w:lastRowLastColumn="0"/>
            <w:tcW w:w="2160" w:type="dxa"/>
          </w:tcPr>
          <w:p w14:paraId="2F9FEC75" w14:textId="77777777" w:rsidR="00957B8A" w:rsidRPr="00EB42BE" w:rsidRDefault="00957B8A" w:rsidP="00D03AAE">
            <w:pPr>
              <w:keepNext/>
              <w:rPr>
                <w:rFonts w:ascii="Arial" w:hAnsi="Arial" w:cs="Arial"/>
              </w:rPr>
            </w:pPr>
            <w:r w:rsidRPr="00EB42BE">
              <w:rPr>
                <w:rFonts w:ascii="Arial" w:hAnsi="Arial" w:cs="Arial"/>
              </w:rPr>
              <w:t xml:space="preserve">Has High Product Quality (7) </w:t>
            </w:r>
          </w:p>
        </w:tc>
        <w:tc>
          <w:tcPr>
            <w:tcW w:w="455" w:type="dxa"/>
          </w:tcPr>
          <w:p w14:paraId="253F161A"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3" w:type="dxa"/>
          </w:tcPr>
          <w:p w14:paraId="003FB5DF"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0" w:type="dxa"/>
          </w:tcPr>
          <w:p w14:paraId="2730D7FF"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96" w:type="dxa"/>
          </w:tcPr>
          <w:p w14:paraId="17DB1D05"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08" w:type="dxa"/>
          </w:tcPr>
          <w:p w14:paraId="4BF50056"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56A830D3" w14:textId="77777777" w:rsidTr="00957B8A">
        <w:trPr>
          <w:trHeight w:val="572"/>
        </w:trPr>
        <w:tc>
          <w:tcPr>
            <w:cnfStyle w:val="001000000000" w:firstRow="0" w:lastRow="0" w:firstColumn="1" w:lastColumn="0" w:oddVBand="0" w:evenVBand="0" w:oddHBand="0" w:evenHBand="0" w:firstRowFirstColumn="0" w:firstRowLastColumn="0" w:lastRowFirstColumn="0" w:lastRowLastColumn="0"/>
            <w:tcW w:w="2160" w:type="dxa"/>
          </w:tcPr>
          <w:p w14:paraId="4D4158DB" w14:textId="77777777" w:rsidR="00957B8A" w:rsidRPr="00EB42BE" w:rsidRDefault="00957B8A" w:rsidP="00D03AAE">
            <w:pPr>
              <w:keepNext/>
              <w:rPr>
                <w:rFonts w:ascii="Arial" w:hAnsi="Arial" w:cs="Arial"/>
              </w:rPr>
            </w:pPr>
            <w:r w:rsidRPr="00EB42BE">
              <w:rPr>
                <w:rFonts w:ascii="Arial" w:hAnsi="Arial" w:cs="Arial"/>
              </w:rPr>
              <w:t xml:space="preserve">Has a flexible return policy (8) </w:t>
            </w:r>
          </w:p>
        </w:tc>
        <w:tc>
          <w:tcPr>
            <w:tcW w:w="455" w:type="dxa"/>
          </w:tcPr>
          <w:p w14:paraId="5EFAAC03"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3" w:type="dxa"/>
          </w:tcPr>
          <w:p w14:paraId="51A5E2DA"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0" w:type="dxa"/>
          </w:tcPr>
          <w:p w14:paraId="63FCB762"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96" w:type="dxa"/>
          </w:tcPr>
          <w:p w14:paraId="711423E8"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08" w:type="dxa"/>
          </w:tcPr>
          <w:p w14:paraId="2CB27E68"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60DD695E" w14:textId="77777777" w:rsidTr="00957B8A">
        <w:trPr>
          <w:trHeight w:val="949"/>
        </w:trPr>
        <w:tc>
          <w:tcPr>
            <w:cnfStyle w:val="001000000000" w:firstRow="0" w:lastRow="0" w:firstColumn="1" w:lastColumn="0" w:oddVBand="0" w:evenVBand="0" w:oddHBand="0" w:evenHBand="0" w:firstRowFirstColumn="0" w:firstRowLastColumn="0" w:lastRowFirstColumn="0" w:lastRowLastColumn="0"/>
            <w:tcW w:w="2160" w:type="dxa"/>
          </w:tcPr>
          <w:p w14:paraId="0D65EEB7" w14:textId="77777777" w:rsidR="00957B8A" w:rsidRPr="00EB42BE" w:rsidRDefault="00957B8A" w:rsidP="00D03AAE">
            <w:pPr>
              <w:keepNext/>
              <w:rPr>
                <w:rFonts w:ascii="Arial" w:hAnsi="Arial" w:cs="Arial"/>
              </w:rPr>
            </w:pPr>
            <w:r w:rsidRPr="00EB42BE">
              <w:rPr>
                <w:rFonts w:ascii="Arial" w:hAnsi="Arial" w:cs="Arial"/>
              </w:rPr>
              <w:t xml:space="preserve">I am satisfied with the Overall Experience (9) </w:t>
            </w:r>
          </w:p>
        </w:tc>
        <w:tc>
          <w:tcPr>
            <w:tcW w:w="455" w:type="dxa"/>
          </w:tcPr>
          <w:p w14:paraId="1A8390B7"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3" w:type="dxa"/>
          </w:tcPr>
          <w:p w14:paraId="445372BB"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0" w:type="dxa"/>
          </w:tcPr>
          <w:p w14:paraId="506536E4"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96" w:type="dxa"/>
          </w:tcPr>
          <w:p w14:paraId="55F7A331"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08" w:type="dxa"/>
          </w:tcPr>
          <w:p w14:paraId="183C6AE4"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3C39E180" w14:textId="77777777" w:rsidTr="00957B8A">
        <w:trPr>
          <w:trHeight w:val="949"/>
        </w:trPr>
        <w:tc>
          <w:tcPr>
            <w:cnfStyle w:val="001000000000" w:firstRow="0" w:lastRow="0" w:firstColumn="1" w:lastColumn="0" w:oddVBand="0" w:evenVBand="0" w:oddHBand="0" w:evenHBand="0" w:firstRowFirstColumn="0" w:firstRowLastColumn="0" w:lastRowFirstColumn="0" w:lastRowLastColumn="0"/>
            <w:tcW w:w="2160" w:type="dxa"/>
          </w:tcPr>
          <w:p w14:paraId="2920325C" w14:textId="77777777" w:rsidR="00957B8A" w:rsidRPr="00EB42BE" w:rsidRDefault="00957B8A" w:rsidP="00D03AAE">
            <w:pPr>
              <w:keepNext/>
              <w:rPr>
                <w:rFonts w:ascii="Arial" w:hAnsi="Arial" w:cs="Arial"/>
              </w:rPr>
            </w:pPr>
            <w:r w:rsidRPr="00EB42BE">
              <w:rPr>
                <w:rFonts w:ascii="Arial" w:hAnsi="Arial" w:cs="Arial"/>
              </w:rPr>
              <w:t xml:space="preserve">I am likely to recommend Walmart to family and friends. (10) </w:t>
            </w:r>
          </w:p>
        </w:tc>
        <w:tc>
          <w:tcPr>
            <w:tcW w:w="455" w:type="dxa"/>
          </w:tcPr>
          <w:p w14:paraId="5338CCE3"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3" w:type="dxa"/>
          </w:tcPr>
          <w:p w14:paraId="4518F5A9"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10" w:type="dxa"/>
          </w:tcPr>
          <w:p w14:paraId="69951C06"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196" w:type="dxa"/>
          </w:tcPr>
          <w:p w14:paraId="186104E6"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208" w:type="dxa"/>
          </w:tcPr>
          <w:p w14:paraId="5D05A28D"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316EE693" w14:textId="77777777" w:rsidR="00957B8A" w:rsidRPr="00EB42BE" w:rsidRDefault="00957B8A" w:rsidP="00957B8A">
      <w:pPr>
        <w:pStyle w:val="QuestionSeparator"/>
        <w:rPr>
          <w:rFonts w:ascii="Arial" w:hAnsi="Arial" w:cs="Arial"/>
        </w:rPr>
      </w:pPr>
    </w:p>
    <w:p w14:paraId="06905804" w14:textId="77777777" w:rsidR="00957B8A" w:rsidRPr="00EB42BE" w:rsidRDefault="00957B8A" w:rsidP="00957B8A">
      <w:pPr>
        <w:rPr>
          <w:rFonts w:ascii="Arial" w:hAnsi="Arial" w:cs="Arial"/>
        </w:rPr>
      </w:pPr>
    </w:p>
    <w:p w14:paraId="6A8D5749" w14:textId="77777777" w:rsidR="00957B8A" w:rsidRPr="00EB42BE" w:rsidRDefault="00957B8A" w:rsidP="00957B8A">
      <w:pPr>
        <w:keepNext/>
        <w:rPr>
          <w:rFonts w:ascii="Arial" w:hAnsi="Arial" w:cs="Arial"/>
        </w:rPr>
      </w:pPr>
      <w:r w:rsidRPr="00EB42BE">
        <w:rPr>
          <w:rFonts w:ascii="Arial" w:hAnsi="Arial" w:cs="Arial"/>
        </w:rPr>
        <w:lastRenderedPageBreak/>
        <w:t>Q14 Please indicate the extent of your agreement or disagreement of each statement about Target.</w:t>
      </w:r>
    </w:p>
    <w:tbl>
      <w:tblPr>
        <w:tblStyle w:val="QQuestionTable"/>
        <w:tblW w:w="0" w:type="auto"/>
        <w:tblLook w:val="07E0" w:firstRow="1" w:lastRow="1" w:firstColumn="1" w:lastColumn="1" w:noHBand="1" w:noVBand="1"/>
      </w:tblPr>
      <w:tblGrid>
        <w:gridCol w:w="2221"/>
        <w:gridCol w:w="998"/>
        <w:gridCol w:w="1545"/>
        <w:gridCol w:w="1541"/>
        <w:gridCol w:w="1517"/>
        <w:gridCol w:w="1538"/>
      </w:tblGrid>
      <w:tr w:rsidR="00957B8A" w:rsidRPr="00EB42BE" w14:paraId="1ACCC518" w14:textId="77777777" w:rsidTr="00957B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B5A7073" w14:textId="77777777" w:rsidR="00957B8A" w:rsidRPr="00EB42BE" w:rsidRDefault="00957B8A" w:rsidP="00D03AAE">
            <w:pPr>
              <w:keepNext/>
              <w:rPr>
                <w:rFonts w:ascii="Arial" w:hAnsi="Arial" w:cs="Arial"/>
              </w:rPr>
            </w:pPr>
          </w:p>
        </w:tc>
        <w:tc>
          <w:tcPr>
            <w:tcW w:w="891" w:type="dxa"/>
          </w:tcPr>
          <w:p w14:paraId="6798B8F4"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Strongly disagree (6)</w:t>
            </w:r>
          </w:p>
        </w:tc>
        <w:tc>
          <w:tcPr>
            <w:tcW w:w="1562" w:type="dxa"/>
          </w:tcPr>
          <w:p w14:paraId="68FC45ED"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Disagree (7)</w:t>
            </w:r>
          </w:p>
        </w:tc>
        <w:tc>
          <w:tcPr>
            <w:tcW w:w="1559" w:type="dxa"/>
          </w:tcPr>
          <w:p w14:paraId="31137468"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Neither agree nor disagree (8)</w:t>
            </w:r>
          </w:p>
        </w:tc>
        <w:tc>
          <w:tcPr>
            <w:tcW w:w="1541" w:type="dxa"/>
          </w:tcPr>
          <w:p w14:paraId="5265956B"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Agree (9)</w:t>
            </w:r>
          </w:p>
        </w:tc>
        <w:tc>
          <w:tcPr>
            <w:tcW w:w="1557" w:type="dxa"/>
          </w:tcPr>
          <w:p w14:paraId="1E220955" w14:textId="77777777" w:rsidR="00957B8A" w:rsidRPr="00EB42BE" w:rsidRDefault="00957B8A" w:rsidP="00D03AAE">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B42BE">
              <w:rPr>
                <w:rFonts w:ascii="Arial" w:hAnsi="Arial" w:cs="Arial"/>
              </w:rPr>
              <w:t>Strongly agree (10)</w:t>
            </w:r>
          </w:p>
        </w:tc>
      </w:tr>
      <w:tr w:rsidR="00957B8A" w:rsidRPr="00EB42BE" w14:paraId="0C0DFCBA" w14:textId="77777777" w:rsidTr="00957B8A">
        <w:tc>
          <w:tcPr>
            <w:cnfStyle w:val="001000000000" w:firstRow="0" w:lastRow="0" w:firstColumn="1" w:lastColumn="0" w:oddVBand="0" w:evenVBand="0" w:oddHBand="0" w:evenHBand="0" w:firstRowFirstColumn="0" w:firstRowLastColumn="0" w:lastRowFirstColumn="0" w:lastRowLastColumn="0"/>
            <w:tcW w:w="2250" w:type="dxa"/>
          </w:tcPr>
          <w:p w14:paraId="3CB1DA93" w14:textId="77777777" w:rsidR="00957B8A" w:rsidRPr="00EB42BE" w:rsidRDefault="00957B8A" w:rsidP="00D03AAE">
            <w:pPr>
              <w:keepNext/>
              <w:rPr>
                <w:rFonts w:ascii="Arial" w:hAnsi="Arial" w:cs="Arial"/>
              </w:rPr>
            </w:pPr>
            <w:r w:rsidRPr="00EB42BE">
              <w:rPr>
                <w:rFonts w:ascii="Arial" w:hAnsi="Arial" w:cs="Arial"/>
              </w:rPr>
              <w:t xml:space="preserve">I am a regular customer at Target (1) </w:t>
            </w:r>
          </w:p>
        </w:tc>
        <w:tc>
          <w:tcPr>
            <w:tcW w:w="891" w:type="dxa"/>
          </w:tcPr>
          <w:p w14:paraId="0E1AFD5E"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62" w:type="dxa"/>
          </w:tcPr>
          <w:p w14:paraId="3C76A8F5"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9" w:type="dxa"/>
          </w:tcPr>
          <w:p w14:paraId="2F3CA67B"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41" w:type="dxa"/>
          </w:tcPr>
          <w:p w14:paraId="44CB909A"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7" w:type="dxa"/>
          </w:tcPr>
          <w:p w14:paraId="50774E91"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48544A8C" w14:textId="77777777" w:rsidTr="00957B8A">
        <w:tc>
          <w:tcPr>
            <w:cnfStyle w:val="001000000000" w:firstRow="0" w:lastRow="0" w:firstColumn="1" w:lastColumn="0" w:oddVBand="0" w:evenVBand="0" w:oddHBand="0" w:evenHBand="0" w:firstRowFirstColumn="0" w:firstRowLastColumn="0" w:lastRowFirstColumn="0" w:lastRowLastColumn="0"/>
            <w:tcW w:w="2250" w:type="dxa"/>
          </w:tcPr>
          <w:p w14:paraId="0FA51C34" w14:textId="77777777" w:rsidR="00957B8A" w:rsidRPr="00EB42BE" w:rsidRDefault="00957B8A" w:rsidP="00D03AAE">
            <w:pPr>
              <w:keepNext/>
              <w:rPr>
                <w:rFonts w:ascii="Arial" w:hAnsi="Arial" w:cs="Arial"/>
              </w:rPr>
            </w:pPr>
            <w:r w:rsidRPr="00EB42BE">
              <w:rPr>
                <w:rFonts w:ascii="Arial" w:hAnsi="Arial" w:cs="Arial"/>
              </w:rPr>
              <w:t xml:space="preserve">I like the fast self–checkout option at Target (2) </w:t>
            </w:r>
          </w:p>
        </w:tc>
        <w:tc>
          <w:tcPr>
            <w:tcW w:w="891" w:type="dxa"/>
          </w:tcPr>
          <w:p w14:paraId="4C37A5F2"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62" w:type="dxa"/>
          </w:tcPr>
          <w:p w14:paraId="0DE61174"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9" w:type="dxa"/>
          </w:tcPr>
          <w:p w14:paraId="4E384F21"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41" w:type="dxa"/>
          </w:tcPr>
          <w:p w14:paraId="61408379"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7" w:type="dxa"/>
          </w:tcPr>
          <w:p w14:paraId="030094AC"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3DE6C3D1" w14:textId="77777777" w:rsidTr="00957B8A">
        <w:tc>
          <w:tcPr>
            <w:cnfStyle w:val="001000000000" w:firstRow="0" w:lastRow="0" w:firstColumn="1" w:lastColumn="0" w:oddVBand="0" w:evenVBand="0" w:oddHBand="0" w:evenHBand="0" w:firstRowFirstColumn="0" w:firstRowLastColumn="0" w:lastRowFirstColumn="0" w:lastRowLastColumn="0"/>
            <w:tcW w:w="2250" w:type="dxa"/>
          </w:tcPr>
          <w:p w14:paraId="64BCC250" w14:textId="77777777" w:rsidR="00957B8A" w:rsidRPr="00EB42BE" w:rsidRDefault="00957B8A" w:rsidP="00D03AAE">
            <w:pPr>
              <w:keepNext/>
              <w:rPr>
                <w:rFonts w:ascii="Arial" w:hAnsi="Arial" w:cs="Arial"/>
              </w:rPr>
            </w:pPr>
            <w:r w:rsidRPr="00EB42BE">
              <w:rPr>
                <w:rFonts w:ascii="Arial" w:hAnsi="Arial" w:cs="Arial"/>
              </w:rPr>
              <w:t xml:space="preserve">Offers a variety of product options (3) </w:t>
            </w:r>
          </w:p>
        </w:tc>
        <w:tc>
          <w:tcPr>
            <w:tcW w:w="891" w:type="dxa"/>
          </w:tcPr>
          <w:p w14:paraId="387765A8"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62" w:type="dxa"/>
          </w:tcPr>
          <w:p w14:paraId="5783BBC4"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9" w:type="dxa"/>
          </w:tcPr>
          <w:p w14:paraId="73C730F5"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41" w:type="dxa"/>
          </w:tcPr>
          <w:p w14:paraId="3BAE1047"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7" w:type="dxa"/>
          </w:tcPr>
          <w:p w14:paraId="1FB35594"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5C64BE14" w14:textId="77777777" w:rsidTr="00957B8A">
        <w:tc>
          <w:tcPr>
            <w:cnfStyle w:val="001000000000" w:firstRow="0" w:lastRow="0" w:firstColumn="1" w:lastColumn="0" w:oddVBand="0" w:evenVBand="0" w:oddHBand="0" w:evenHBand="0" w:firstRowFirstColumn="0" w:firstRowLastColumn="0" w:lastRowFirstColumn="0" w:lastRowLastColumn="0"/>
            <w:tcW w:w="2250" w:type="dxa"/>
          </w:tcPr>
          <w:p w14:paraId="58F2F37A" w14:textId="77777777" w:rsidR="00957B8A" w:rsidRPr="00EB42BE" w:rsidRDefault="00957B8A" w:rsidP="00D03AAE">
            <w:pPr>
              <w:keepNext/>
              <w:rPr>
                <w:rFonts w:ascii="Arial" w:hAnsi="Arial" w:cs="Arial"/>
              </w:rPr>
            </w:pPr>
            <w:r w:rsidRPr="00EB42BE">
              <w:rPr>
                <w:rFonts w:ascii="Arial" w:hAnsi="Arial" w:cs="Arial"/>
              </w:rPr>
              <w:t xml:space="preserve">Has more convenient locations for me (4) </w:t>
            </w:r>
          </w:p>
        </w:tc>
        <w:tc>
          <w:tcPr>
            <w:tcW w:w="891" w:type="dxa"/>
          </w:tcPr>
          <w:p w14:paraId="7B738541"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62" w:type="dxa"/>
          </w:tcPr>
          <w:p w14:paraId="19CC0B12"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9" w:type="dxa"/>
          </w:tcPr>
          <w:p w14:paraId="43D18024"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41" w:type="dxa"/>
          </w:tcPr>
          <w:p w14:paraId="572DAD4F"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7" w:type="dxa"/>
          </w:tcPr>
          <w:p w14:paraId="0E5E8D70"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38B0B1E7" w14:textId="77777777" w:rsidTr="00957B8A">
        <w:tc>
          <w:tcPr>
            <w:cnfStyle w:val="001000000000" w:firstRow="0" w:lastRow="0" w:firstColumn="1" w:lastColumn="0" w:oddVBand="0" w:evenVBand="0" w:oddHBand="0" w:evenHBand="0" w:firstRowFirstColumn="0" w:firstRowLastColumn="0" w:lastRowFirstColumn="0" w:lastRowLastColumn="0"/>
            <w:tcW w:w="2250" w:type="dxa"/>
          </w:tcPr>
          <w:p w14:paraId="1FDCEE8B" w14:textId="77777777" w:rsidR="00957B8A" w:rsidRPr="00EB42BE" w:rsidRDefault="00957B8A" w:rsidP="00D03AAE">
            <w:pPr>
              <w:keepNext/>
              <w:rPr>
                <w:rFonts w:ascii="Arial" w:hAnsi="Arial" w:cs="Arial"/>
              </w:rPr>
            </w:pPr>
            <w:r w:rsidRPr="00EB42BE">
              <w:rPr>
                <w:rFonts w:ascii="Arial" w:hAnsi="Arial" w:cs="Arial"/>
              </w:rPr>
              <w:t xml:space="preserve">Offers products at Reasonable Prices (5) </w:t>
            </w:r>
          </w:p>
        </w:tc>
        <w:tc>
          <w:tcPr>
            <w:tcW w:w="891" w:type="dxa"/>
          </w:tcPr>
          <w:p w14:paraId="79B805D6"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62" w:type="dxa"/>
          </w:tcPr>
          <w:p w14:paraId="23C4DD8D"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9" w:type="dxa"/>
          </w:tcPr>
          <w:p w14:paraId="527438F9"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41" w:type="dxa"/>
          </w:tcPr>
          <w:p w14:paraId="4FBA7EA0"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7" w:type="dxa"/>
          </w:tcPr>
          <w:p w14:paraId="4098959E"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48009F3A" w14:textId="77777777" w:rsidTr="00957B8A">
        <w:tc>
          <w:tcPr>
            <w:cnfStyle w:val="001000000000" w:firstRow="0" w:lastRow="0" w:firstColumn="1" w:lastColumn="0" w:oddVBand="0" w:evenVBand="0" w:oddHBand="0" w:evenHBand="0" w:firstRowFirstColumn="0" w:firstRowLastColumn="0" w:lastRowFirstColumn="0" w:lastRowLastColumn="0"/>
            <w:tcW w:w="2250" w:type="dxa"/>
          </w:tcPr>
          <w:p w14:paraId="6DA5CD26" w14:textId="77777777" w:rsidR="00957B8A" w:rsidRPr="00EB42BE" w:rsidRDefault="00957B8A" w:rsidP="00D03AAE">
            <w:pPr>
              <w:keepNext/>
              <w:rPr>
                <w:rFonts w:ascii="Arial" w:hAnsi="Arial" w:cs="Arial"/>
              </w:rPr>
            </w:pPr>
            <w:r w:rsidRPr="00EB42BE">
              <w:rPr>
                <w:rFonts w:ascii="Arial" w:hAnsi="Arial" w:cs="Arial"/>
              </w:rPr>
              <w:t xml:space="preserve">Has Excellent Customer Service (6) </w:t>
            </w:r>
          </w:p>
        </w:tc>
        <w:tc>
          <w:tcPr>
            <w:tcW w:w="891" w:type="dxa"/>
          </w:tcPr>
          <w:p w14:paraId="0CBC09AB"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62" w:type="dxa"/>
          </w:tcPr>
          <w:p w14:paraId="24CB971A"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9" w:type="dxa"/>
          </w:tcPr>
          <w:p w14:paraId="317079D7"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41" w:type="dxa"/>
          </w:tcPr>
          <w:p w14:paraId="42FF0C31"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7" w:type="dxa"/>
          </w:tcPr>
          <w:p w14:paraId="4D837A88"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02C4521F" w14:textId="77777777" w:rsidTr="00957B8A">
        <w:tc>
          <w:tcPr>
            <w:cnfStyle w:val="001000000000" w:firstRow="0" w:lastRow="0" w:firstColumn="1" w:lastColumn="0" w:oddVBand="0" w:evenVBand="0" w:oddHBand="0" w:evenHBand="0" w:firstRowFirstColumn="0" w:firstRowLastColumn="0" w:lastRowFirstColumn="0" w:lastRowLastColumn="0"/>
            <w:tcW w:w="2250" w:type="dxa"/>
          </w:tcPr>
          <w:p w14:paraId="5AE95C85" w14:textId="77777777" w:rsidR="00957B8A" w:rsidRPr="00EB42BE" w:rsidRDefault="00957B8A" w:rsidP="00D03AAE">
            <w:pPr>
              <w:keepNext/>
              <w:rPr>
                <w:rFonts w:ascii="Arial" w:hAnsi="Arial" w:cs="Arial"/>
              </w:rPr>
            </w:pPr>
            <w:r w:rsidRPr="00EB42BE">
              <w:rPr>
                <w:rFonts w:ascii="Arial" w:hAnsi="Arial" w:cs="Arial"/>
              </w:rPr>
              <w:t xml:space="preserve">Has High Product Quality (7) </w:t>
            </w:r>
          </w:p>
        </w:tc>
        <w:tc>
          <w:tcPr>
            <w:tcW w:w="891" w:type="dxa"/>
          </w:tcPr>
          <w:p w14:paraId="458F3C19"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62" w:type="dxa"/>
          </w:tcPr>
          <w:p w14:paraId="2301667F"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9" w:type="dxa"/>
          </w:tcPr>
          <w:p w14:paraId="07C5E0B2"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41" w:type="dxa"/>
          </w:tcPr>
          <w:p w14:paraId="4D49B5E0"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7" w:type="dxa"/>
          </w:tcPr>
          <w:p w14:paraId="1FD32878"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58045F67" w14:textId="77777777" w:rsidTr="00957B8A">
        <w:tc>
          <w:tcPr>
            <w:cnfStyle w:val="001000000000" w:firstRow="0" w:lastRow="0" w:firstColumn="1" w:lastColumn="0" w:oddVBand="0" w:evenVBand="0" w:oddHBand="0" w:evenHBand="0" w:firstRowFirstColumn="0" w:firstRowLastColumn="0" w:lastRowFirstColumn="0" w:lastRowLastColumn="0"/>
            <w:tcW w:w="2250" w:type="dxa"/>
          </w:tcPr>
          <w:p w14:paraId="408F3086" w14:textId="77777777" w:rsidR="00957B8A" w:rsidRPr="00EB42BE" w:rsidRDefault="00957B8A" w:rsidP="00D03AAE">
            <w:pPr>
              <w:keepNext/>
              <w:rPr>
                <w:rFonts w:ascii="Arial" w:hAnsi="Arial" w:cs="Arial"/>
              </w:rPr>
            </w:pPr>
            <w:r w:rsidRPr="00EB42BE">
              <w:rPr>
                <w:rFonts w:ascii="Arial" w:hAnsi="Arial" w:cs="Arial"/>
              </w:rPr>
              <w:t xml:space="preserve">Has a flexible return policy (8) </w:t>
            </w:r>
          </w:p>
        </w:tc>
        <w:tc>
          <w:tcPr>
            <w:tcW w:w="891" w:type="dxa"/>
          </w:tcPr>
          <w:p w14:paraId="5045668A"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62" w:type="dxa"/>
          </w:tcPr>
          <w:p w14:paraId="117B8F28"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9" w:type="dxa"/>
          </w:tcPr>
          <w:p w14:paraId="4C2FAEE6"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41" w:type="dxa"/>
          </w:tcPr>
          <w:p w14:paraId="5C557E53"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7" w:type="dxa"/>
          </w:tcPr>
          <w:p w14:paraId="56DC2F03"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7378C377" w14:textId="77777777" w:rsidTr="00957B8A">
        <w:tc>
          <w:tcPr>
            <w:cnfStyle w:val="001000000000" w:firstRow="0" w:lastRow="0" w:firstColumn="1" w:lastColumn="0" w:oddVBand="0" w:evenVBand="0" w:oddHBand="0" w:evenHBand="0" w:firstRowFirstColumn="0" w:firstRowLastColumn="0" w:lastRowFirstColumn="0" w:lastRowLastColumn="0"/>
            <w:tcW w:w="2250" w:type="dxa"/>
          </w:tcPr>
          <w:p w14:paraId="3ACCE00A" w14:textId="77777777" w:rsidR="00957B8A" w:rsidRPr="00EB42BE" w:rsidRDefault="00957B8A" w:rsidP="00D03AAE">
            <w:pPr>
              <w:keepNext/>
              <w:rPr>
                <w:rFonts w:ascii="Arial" w:hAnsi="Arial" w:cs="Arial"/>
              </w:rPr>
            </w:pPr>
            <w:r w:rsidRPr="00EB42BE">
              <w:rPr>
                <w:rFonts w:ascii="Arial" w:hAnsi="Arial" w:cs="Arial"/>
              </w:rPr>
              <w:t xml:space="preserve">I am satisfied with the Overall Experience (9) </w:t>
            </w:r>
          </w:p>
        </w:tc>
        <w:tc>
          <w:tcPr>
            <w:tcW w:w="891" w:type="dxa"/>
          </w:tcPr>
          <w:p w14:paraId="60BBAF81"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62" w:type="dxa"/>
          </w:tcPr>
          <w:p w14:paraId="1B48D9D5"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9" w:type="dxa"/>
          </w:tcPr>
          <w:p w14:paraId="54D97E6B"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41" w:type="dxa"/>
          </w:tcPr>
          <w:p w14:paraId="36D3B7FF"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7" w:type="dxa"/>
          </w:tcPr>
          <w:p w14:paraId="73468567"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57B8A" w:rsidRPr="00EB42BE" w14:paraId="4B38911B" w14:textId="77777777" w:rsidTr="00957B8A">
        <w:tc>
          <w:tcPr>
            <w:cnfStyle w:val="001000000000" w:firstRow="0" w:lastRow="0" w:firstColumn="1" w:lastColumn="0" w:oddVBand="0" w:evenVBand="0" w:oddHBand="0" w:evenHBand="0" w:firstRowFirstColumn="0" w:firstRowLastColumn="0" w:lastRowFirstColumn="0" w:lastRowLastColumn="0"/>
            <w:tcW w:w="2250" w:type="dxa"/>
          </w:tcPr>
          <w:p w14:paraId="7AEFA097" w14:textId="77777777" w:rsidR="00957B8A" w:rsidRPr="00EB42BE" w:rsidRDefault="00957B8A" w:rsidP="00D03AAE">
            <w:pPr>
              <w:keepNext/>
              <w:rPr>
                <w:rFonts w:ascii="Arial" w:hAnsi="Arial" w:cs="Arial"/>
              </w:rPr>
            </w:pPr>
            <w:r w:rsidRPr="00EB42BE">
              <w:rPr>
                <w:rFonts w:ascii="Arial" w:hAnsi="Arial" w:cs="Arial"/>
              </w:rPr>
              <w:t xml:space="preserve">I am likely to recommend Target to family and friends. (10) </w:t>
            </w:r>
          </w:p>
        </w:tc>
        <w:tc>
          <w:tcPr>
            <w:tcW w:w="891" w:type="dxa"/>
          </w:tcPr>
          <w:p w14:paraId="55F0C481"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62" w:type="dxa"/>
          </w:tcPr>
          <w:p w14:paraId="10AF6840"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9" w:type="dxa"/>
          </w:tcPr>
          <w:p w14:paraId="343F1B7E"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41" w:type="dxa"/>
          </w:tcPr>
          <w:p w14:paraId="740E8C1C"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57" w:type="dxa"/>
          </w:tcPr>
          <w:p w14:paraId="6D21F81E" w14:textId="77777777" w:rsidR="00957B8A" w:rsidRPr="00EB42BE" w:rsidRDefault="00957B8A" w:rsidP="00957B8A">
            <w:pPr>
              <w:pStyle w:val="ListParagraph"/>
              <w:keepNext/>
              <w:numPr>
                <w:ilvl w:val="0"/>
                <w:numId w:val="7"/>
              </w:numPr>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54239C8A" w14:textId="77777777" w:rsidR="00957B8A" w:rsidRPr="00EB42BE" w:rsidRDefault="00957B8A" w:rsidP="00957B8A">
      <w:pPr>
        <w:rPr>
          <w:rFonts w:ascii="Arial" w:hAnsi="Arial" w:cs="Arial"/>
        </w:rPr>
      </w:pPr>
    </w:p>
    <w:p w14:paraId="00000CA0" w14:textId="0A0AC0AF" w:rsidR="00C14C0B" w:rsidRPr="00EB42BE" w:rsidRDefault="00C14C0B">
      <w:pPr>
        <w:rPr>
          <w:rFonts w:ascii="Arial" w:hAnsi="Arial" w:cs="Arial"/>
        </w:rPr>
      </w:pPr>
    </w:p>
    <w:sectPr w:rsidR="00C14C0B" w:rsidRPr="00EB42BE" w:rsidSect="00773291">
      <w:type w:val="continuous"/>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5A932" w14:textId="77777777" w:rsidR="00773291" w:rsidRDefault="00773291">
      <w:pPr>
        <w:spacing w:after="0" w:line="240" w:lineRule="auto"/>
      </w:pPr>
      <w:r>
        <w:separator/>
      </w:r>
    </w:p>
  </w:endnote>
  <w:endnote w:type="continuationSeparator" w:id="0">
    <w:p w14:paraId="1BBCAE7D" w14:textId="77777777" w:rsidR="00773291" w:rsidRDefault="00773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C0C1E" w14:textId="77777777" w:rsidR="00C1572E" w:rsidRDefault="00C157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98456" w14:textId="77777777" w:rsidR="00773291" w:rsidRDefault="00773291">
      <w:pPr>
        <w:spacing w:after="0" w:line="240" w:lineRule="auto"/>
      </w:pPr>
      <w:r>
        <w:separator/>
      </w:r>
    </w:p>
  </w:footnote>
  <w:footnote w:type="continuationSeparator" w:id="0">
    <w:p w14:paraId="06E40E64" w14:textId="77777777" w:rsidR="00773291" w:rsidRDefault="007732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88480" w14:textId="77777777" w:rsidR="00C1572E" w:rsidRDefault="00C1572E">
    <w:pPr>
      <w:pBdr>
        <w:top w:val="nil"/>
        <w:left w:val="nil"/>
        <w:bottom w:val="nil"/>
        <w:right w:val="nil"/>
        <w:between w:val="nil"/>
      </w:pBdr>
      <w:tabs>
        <w:tab w:val="center" w:pos="4680"/>
        <w:tab w:val="right" w:pos="9360"/>
      </w:tabs>
      <w:spacing w:after="0" w:line="240" w:lineRule="auto"/>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CA2" w14:textId="53C82B3D" w:rsidR="00D03AAE" w:rsidRDefault="00D03AA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CA3" w14:textId="77777777" w:rsidR="00D03AAE" w:rsidRDefault="00D03AA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A0BF6"/>
    <w:multiLevelType w:val="multilevel"/>
    <w:tmpl w:val="0409001D"/>
    <w:numStyleLink w:val="Singlepunch"/>
  </w:abstractNum>
  <w:abstractNum w:abstractNumId="1" w15:restartNumberingAfterBreak="0">
    <w:nsid w:val="11121ECA"/>
    <w:multiLevelType w:val="hybridMultilevel"/>
    <w:tmpl w:val="601EEF02"/>
    <w:lvl w:ilvl="0" w:tplc="5DAE6EB4">
      <w:start w:val="1"/>
      <w:numFmt w:val="upperRoman"/>
      <w:lvlText w:val="%1."/>
      <w:lvlJc w:val="left"/>
      <w:pPr>
        <w:ind w:left="1080" w:hanging="720"/>
      </w:pPr>
      <w:rPr>
        <w:rFonts w:eastAsia="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A20F9"/>
    <w:multiLevelType w:val="multilevel"/>
    <w:tmpl w:val="758858B2"/>
    <w:lvl w:ilvl="0">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ADE7ECD"/>
    <w:multiLevelType w:val="multilevel"/>
    <w:tmpl w:val="C23AA82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EAE49E5"/>
    <w:multiLevelType w:val="multilevel"/>
    <w:tmpl w:val="13D6770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34C7B54"/>
    <w:multiLevelType w:val="multilevel"/>
    <w:tmpl w:val="3AD09850"/>
    <w:lvl w:ilvl="0">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A2778A6"/>
    <w:multiLevelType w:val="multilevel"/>
    <w:tmpl w:val="0409001D"/>
    <w:styleLink w:val="Singlepunch"/>
    <w:lvl w:ilvl="0">
      <w:start w:val="1"/>
      <w:numFmt w:val="bullet"/>
      <w:lvlText w:val="o"/>
      <w:lvlJc w:val="left"/>
      <w:pPr>
        <w:spacing w:before="120" w:after="0" w:line="240" w:lineRule="auto"/>
        <w:ind w:left="360"/>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4973B69"/>
    <w:multiLevelType w:val="multilevel"/>
    <w:tmpl w:val="B3288E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E285400"/>
    <w:multiLevelType w:val="multilevel"/>
    <w:tmpl w:val="8D00AAF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60961347">
    <w:abstractNumId w:val="8"/>
  </w:num>
  <w:num w:numId="2" w16cid:durableId="17438664">
    <w:abstractNumId w:val="5"/>
  </w:num>
  <w:num w:numId="3" w16cid:durableId="480268686">
    <w:abstractNumId w:val="2"/>
  </w:num>
  <w:num w:numId="4" w16cid:durableId="930352260">
    <w:abstractNumId w:val="7"/>
  </w:num>
  <w:num w:numId="5" w16cid:durableId="1527064359">
    <w:abstractNumId w:val="4"/>
  </w:num>
  <w:num w:numId="6" w16cid:durableId="1624726723">
    <w:abstractNumId w:val="6"/>
  </w:num>
  <w:num w:numId="7" w16cid:durableId="636027724">
    <w:abstractNumId w:val="0"/>
  </w:num>
  <w:num w:numId="8" w16cid:durableId="1444375232">
    <w:abstractNumId w:val="1"/>
  </w:num>
  <w:num w:numId="9" w16cid:durableId="22422169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heruz N. Sethna">
    <w15:presenceInfo w15:providerId="AD" w15:userId="S::bnsethna@westga.edu::e17e693c-ba53-42d7-b260-62b60b2fd7ac"/>
  </w15:person>
  <w15:person w15:author="Dr. Beheruz N. Sethna">
    <w15:presenceInfo w15:providerId="Windows Live" w15:userId="459dd61f3de0d9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C0B"/>
    <w:rsid w:val="00007A32"/>
    <w:rsid w:val="0002418F"/>
    <w:rsid w:val="00026C39"/>
    <w:rsid w:val="00065F24"/>
    <w:rsid w:val="00083249"/>
    <w:rsid w:val="000B7435"/>
    <w:rsid w:val="000C18F2"/>
    <w:rsid w:val="000D610D"/>
    <w:rsid w:val="000D7940"/>
    <w:rsid w:val="000F0777"/>
    <w:rsid w:val="000F5208"/>
    <w:rsid w:val="00106A61"/>
    <w:rsid w:val="00123D94"/>
    <w:rsid w:val="0012698F"/>
    <w:rsid w:val="00131DA2"/>
    <w:rsid w:val="00136644"/>
    <w:rsid w:val="00144B1D"/>
    <w:rsid w:val="00151D95"/>
    <w:rsid w:val="00172B16"/>
    <w:rsid w:val="00177BC4"/>
    <w:rsid w:val="001822B9"/>
    <w:rsid w:val="00182C69"/>
    <w:rsid w:val="001910CA"/>
    <w:rsid w:val="001A585C"/>
    <w:rsid w:val="001D1442"/>
    <w:rsid w:val="001D51F8"/>
    <w:rsid w:val="002034DC"/>
    <w:rsid w:val="00221D0F"/>
    <w:rsid w:val="00226496"/>
    <w:rsid w:val="00251BFB"/>
    <w:rsid w:val="00274924"/>
    <w:rsid w:val="002821A8"/>
    <w:rsid w:val="00291EC6"/>
    <w:rsid w:val="0029666D"/>
    <w:rsid w:val="002973E1"/>
    <w:rsid w:val="002975A4"/>
    <w:rsid w:val="002A684A"/>
    <w:rsid w:val="002D12F4"/>
    <w:rsid w:val="002F1799"/>
    <w:rsid w:val="002F19E4"/>
    <w:rsid w:val="002F1B69"/>
    <w:rsid w:val="002F41CC"/>
    <w:rsid w:val="00312DB0"/>
    <w:rsid w:val="00316AF9"/>
    <w:rsid w:val="00347E3F"/>
    <w:rsid w:val="00367F9E"/>
    <w:rsid w:val="00375BF0"/>
    <w:rsid w:val="003A3DF3"/>
    <w:rsid w:val="003A4EF4"/>
    <w:rsid w:val="003B1AD4"/>
    <w:rsid w:val="003C5F83"/>
    <w:rsid w:val="003C63FA"/>
    <w:rsid w:val="003C7C31"/>
    <w:rsid w:val="003F185F"/>
    <w:rsid w:val="00402008"/>
    <w:rsid w:val="00404598"/>
    <w:rsid w:val="00413087"/>
    <w:rsid w:val="00452F2C"/>
    <w:rsid w:val="00464F0E"/>
    <w:rsid w:val="004B143B"/>
    <w:rsid w:val="004D5DD9"/>
    <w:rsid w:val="004E2717"/>
    <w:rsid w:val="004E52E9"/>
    <w:rsid w:val="004F1219"/>
    <w:rsid w:val="004F563A"/>
    <w:rsid w:val="004F7F80"/>
    <w:rsid w:val="0052652D"/>
    <w:rsid w:val="00534E38"/>
    <w:rsid w:val="00553E57"/>
    <w:rsid w:val="00554104"/>
    <w:rsid w:val="0056607C"/>
    <w:rsid w:val="005B7520"/>
    <w:rsid w:val="005C0165"/>
    <w:rsid w:val="005C7E3D"/>
    <w:rsid w:val="005F501A"/>
    <w:rsid w:val="006064CA"/>
    <w:rsid w:val="00626B35"/>
    <w:rsid w:val="006373E8"/>
    <w:rsid w:val="0064543A"/>
    <w:rsid w:val="006B2516"/>
    <w:rsid w:val="006B7F65"/>
    <w:rsid w:val="006C0829"/>
    <w:rsid w:val="006C0E1C"/>
    <w:rsid w:val="00701310"/>
    <w:rsid w:val="00727F77"/>
    <w:rsid w:val="00736FA4"/>
    <w:rsid w:val="00743A60"/>
    <w:rsid w:val="00773291"/>
    <w:rsid w:val="007761DB"/>
    <w:rsid w:val="007A6AFA"/>
    <w:rsid w:val="007A7994"/>
    <w:rsid w:val="007B02D6"/>
    <w:rsid w:val="007B48A7"/>
    <w:rsid w:val="007C3870"/>
    <w:rsid w:val="007E0A39"/>
    <w:rsid w:val="008004AD"/>
    <w:rsid w:val="0081181E"/>
    <w:rsid w:val="008157B0"/>
    <w:rsid w:val="00845314"/>
    <w:rsid w:val="00857285"/>
    <w:rsid w:val="00857F5A"/>
    <w:rsid w:val="00860BC1"/>
    <w:rsid w:val="008645D9"/>
    <w:rsid w:val="00880707"/>
    <w:rsid w:val="008E3178"/>
    <w:rsid w:val="009213E4"/>
    <w:rsid w:val="00946AD7"/>
    <w:rsid w:val="0095087D"/>
    <w:rsid w:val="00957B8A"/>
    <w:rsid w:val="009614AA"/>
    <w:rsid w:val="009628CB"/>
    <w:rsid w:val="00981469"/>
    <w:rsid w:val="009A23BE"/>
    <w:rsid w:val="009C1B23"/>
    <w:rsid w:val="009C2165"/>
    <w:rsid w:val="009C3E81"/>
    <w:rsid w:val="009D1FA5"/>
    <w:rsid w:val="009E23A1"/>
    <w:rsid w:val="009E3E5A"/>
    <w:rsid w:val="009F2FF3"/>
    <w:rsid w:val="00A159DD"/>
    <w:rsid w:val="00A201D5"/>
    <w:rsid w:val="00A23045"/>
    <w:rsid w:val="00A35343"/>
    <w:rsid w:val="00A53E5D"/>
    <w:rsid w:val="00A57B35"/>
    <w:rsid w:val="00A7423E"/>
    <w:rsid w:val="00A91C5F"/>
    <w:rsid w:val="00AB18BB"/>
    <w:rsid w:val="00AB32D6"/>
    <w:rsid w:val="00AB6641"/>
    <w:rsid w:val="00AD26ED"/>
    <w:rsid w:val="00AD44A1"/>
    <w:rsid w:val="00AE3055"/>
    <w:rsid w:val="00AF0B6E"/>
    <w:rsid w:val="00B053A0"/>
    <w:rsid w:val="00B05B25"/>
    <w:rsid w:val="00B16B07"/>
    <w:rsid w:val="00B53D53"/>
    <w:rsid w:val="00B67E22"/>
    <w:rsid w:val="00B96647"/>
    <w:rsid w:val="00BA49CF"/>
    <w:rsid w:val="00BA6E78"/>
    <w:rsid w:val="00BC5AD9"/>
    <w:rsid w:val="00BD2764"/>
    <w:rsid w:val="00BE7940"/>
    <w:rsid w:val="00BF5798"/>
    <w:rsid w:val="00C027A5"/>
    <w:rsid w:val="00C13CC7"/>
    <w:rsid w:val="00C14C0B"/>
    <w:rsid w:val="00C1572E"/>
    <w:rsid w:val="00C43C75"/>
    <w:rsid w:val="00C5644A"/>
    <w:rsid w:val="00C60A7F"/>
    <w:rsid w:val="00C65090"/>
    <w:rsid w:val="00C72807"/>
    <w:rsid w:val="00C83C51"/>
    <w:rsid w:val="00C83CEC"/>
    <w:rsid w:val="00C91D92"/>
    <w:rsid w:val="00CB138E"/>
    <w:rsid w:val="00CB5A8E"/>
    <w:rsid w:val="00CB7ED8"/>
    <w:rsid w:val="00CD0FD1"/>
    <w:rsid w:val="00CD730B"/>
    <w:rsid w:val="00CF1A47"/>
    <w:rsid w:val="00D03AAE"/>
    <w:rsid w:val="00D4059F"/>
    <w:rsid w:val="00D41161"/>
    <w:rsid w:val="00D41650"/>
    <w:rsid w:val="00D542D3"/>
    <w:rsid w:val="00D57806"/>
    <w:rsid w:val="00D63E4B"/>
    <w:rsid w:val="00D80088"/>
    <w:rsid w:val="00D85CDF"/>
    <w:rsid w:val="00D86223"/>
    <w:rsid w:val="00D95187"/>
    <w:rsid w:val="00DA3118"/>
    <w:rsid w:val="00DA7BFF"/>
    <w:rsid w:val="00DB67E6"/>
    <w:rsid w:val="00DC1D84"/>
    <w:rsid w:val="00DC58DE"/>
    <w:rsid w:val="00DD0F30"/>
    <w:rsid w:val="00DD717A"/>
    <w:rsid w:val="00DE3DA1"/>
    <w:rsid w:val="00DF4B9F"/>
    <w:rsid w:val="00DF6B49"/>
    <w:rsid w:val="00E02D1F"/>
    <w:rsid w:val="00E2067F"/>
    <w:rsid w:val="00E23D6A"/>
    <w:rsid w:val="00E2561B"/>
    <w:rsid w:val="00E32EED"/>
    <w:rsid w:val="00E336ED"/>
    <w:rsid w:val="00E42FE1"/>
    <w:rsid w:val="00E45DB5"/>
    <w:rsid w:val="00E63B8B"/>
    <w:rsid w:val="00E90322"/>
    <w:rsid w:val="00EA4D25"/>
    <w:rsid w:val="00EB42BE"/>
    <w:rsid w:val="00EC6D51"/>
    <w:rsid w:val="00EC750D"/>
    <w:rsid w:val="00ED2B7D"/>
    <w:rsid w:val="00EE0DE5"/>
    <w:rsid w:val="00EE3B60"/>
    <w:rsid w:val="00EE651B"/>
    <w:rsid w:val="00EF2D38"/>
    <w:rsid w:val="00EF40EA"/>
    <w:rsid w:val="00F12A2F"/>
    <w:rsid w:val="00F15C2E"/>
    <w:rsid w:val="00F2467F"/>
    <w:rsid w:val="00F26C05"/>
    <w:rsid w:val="00F4028B"/>
    <w:rsid w:val="00F46B27"/>
    <w:rsid w:val="00F5427D"/>
    <w:rsid w:val="00F5469D"/>
    <w:rsid w:val="00F66FE5"/>
    <w:rsid w:val="00F701EB"/>
    <w:rsid w:val="00FA575F"/>
    <w:rsid w:val="00FB383D"/>
    <w:rsid w:val="00FB4AD2"/>
    <w:rsid w:val="00FB5B7F"/>
    <w:rsid w:val="00FB6EFE"/>
    <w:rsid w:val="00FC55FA"/>
    <w:rsid w:val="00FD2693"/>
    <w:rsid w:val="00FF044E"/>
    <w:rsid w:val="00FF18C1"/>
    <w:rsid w:val="00FF6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6CD8BD"/>
  <w15:docId w15:val="{4472DE0A-0E64-4599-8F7E-74F8A3698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9DF"/>
    <w:pPr>
      <w:keepNext/>
      <w:keepLines/>
      <w:spacing w:before="240" w:after="0"/>
      <w:outlineLvl w:val="0"/>
    </w:pPr>
    <w:rPr>
      <w:rFonts w:ascii="Times New Roman" w:eastAsiaTheme="majorEastAsia" w:hAnsi="Times New Roman" w:cs="Times New Roman"/>
      <w:color w:val="000000" w:themeColor="text1"/>
      <w:sz w:val="52"/>
      <w:szCs w:val="52"/>
    </w:rPr>
  </w:style>
  <w:style w:type="paragraph" w:styleId="Heading2">
    <w:name w:val="heading 2"/>
    <w:basedOn w:val="Normal"/>
    <w:next w:val="Normal"/>
    <w:link w:val="Heading2Char"/>
    <w:uiPriority w:val="9"/>
    <w:unhideWhenUsed/>
    <w:qFormat/>
    <w:rsid w:val="005B09DF"/>
    <w:pPr>
      <w:keepNext/>
      <w:keepLines/>
      <w:spacing w:before="40" w:after="0"/>
      <w:jc w:val="center"/>
      <w:outlineLvl w:val="1"/>
    </w:pPr>
    <w:rPr>
      <w:rFonts w:ascii="Times New Roman" w:eastAsiaTheme="majorEastAsia" w:hAnsi="Times New Roman" w:cs="Times New Roman"/>
      <w:color w:val="000000" w:themeColor="text1"/>
      <w:sz w:val="72"/>
      <w:szCs w:val="72"/>
    </w:rPr>
  </w:style>
  <w:style w:type="paragraph" w:styleId="Heading3">
    <w:name w:val="heading 3"/>
    <w:basedOn w:val="Normal"/>
    <w:next w:val="Normal"/>
    <w:link w:val="Heading3Char"/>
    <w:uiPriority w:val="9"/>
    <w:unhideWhenUsed/>
    <w:qFormat/>
    <w:rsid w:val="005B09DF"/>
    <w:pPr>
      <w:keepNext/>
      <w:keepLines/>
      <w:spacing w:before="40" w:after="0"/>
      <w:jc w:val="center"/>
      <w:outlineLvl w:val="2"/>
    </w:pPr>
    <w:rPr>
      <w:rFonts w:ascii="Times New Roman" w:eastAsiaTheme="majorEastAsia" w:hAnsi="Times New Roman" w:cs="Times New Roman"/>
      <w:color w:val="000000" w:themeColor="text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5A6E"/>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65C10"/>
    <w:pPr>
      <w:ind w:left="720"/>
      <w:contextualSpacing/>
    </w:pPr>
  </w:style>
  <w:style w:type="character" w:styleId="CommentReference">
    <w:name w:val="annotation reference"/>
    <w:basedOn w:val="DefaultParagraphFont"/>
    <w:uiPriority w:val="99"/>
    <w:semiHidden/>
    <w:unhideWhenUsed/>
    <w:rsid w:val="001B52F0"/>
    <w:rPr>
      <w:sz w:val="16"/>
      <w:szCs w:val="16"/>
    </w:rPr>
  </w:style>
  <w:style w:type="paragraph" w:styleId="CommentText">
    <w:name w:val="annotation text"/>
    <w:basedOn w:val="Normal"/>
    <w:link w:val="CommentTextChar"/>
    <w:uiPriority w:val="99"/>
    <w:unhideWhenUsed/>
    <w:rsid w:val="001B52F0"/>
    <w:pPr>
      <w:spacing w:line="240" w:lineRule="auto"/>
    </w:pPr>
    <w:rPr>
      <w:sz w:val="20"/>
      <w:szCs w:val="20"/>
    </w:rPr>
  </w:style>
  <w:style w:type="character" w:customStyle="1" w:styleId="CommentTextChar">
    <w:name w:val="Comment Text Char"/>
    <w:basedOn w:val="DefaultParagraphFont"/>
    <w:link w:val="CommentText"/>
    <w:uiPriority w:val="99"/>
    <w:rsid w:val="001B52F0"/>
    <w:rPr>
      <w:sz w:val="20"/>
      <w:szCs w:val="20"/>
    </w:rPr>
  </w:style>
  <w:style w:type="paragraph" w:styleId="BalloonText">
    <w:name w:val="Balloon Text"/>
    <w:basedOn w:val="Normal"/>
    <w:link w:val="BalloonTextChar"/>
    <w:uiPriority w:val="99"/>
    <w:semiHidden/>
    <w:unhideWhenUsed/>
    <w:rsid w:val="00A57F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7FC0"/>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1096B"/>
    <w:rPr>
      <w:b/>
      <w:bCs/>
    </w:rPr>
  </w:style>
  <w:style w:type="character" w:customStyle="1" w:styleId="CommentSubjectChar">
    <w:name w:val="Comment Subject Char"/>
    <w:basedOn w:val="CommentTextChar"/>
    <w:link w:val="CommentSubject"/>
    <w:uiPriority w:val="99"/>
    <w:semiHidden/>
    <w:rsid w:val="0091096B"/>
    <w:rPr>
      <w:b/>
      <w:bCs/>
      <w:sz w:val="20"/>
      <w:szCs w:val="20"/>
    </w:rPr>
  </w:style>
  <w:style w:type="paragraph" w:styleId="Header">
    <w:name w:val="header"/>
    <w:basedOn w:val="Normal"/>
    <w:link w:val="HeaderChar"/>
    <w:uiPriority w:val="99"/>
    <w:unhideWhenUsed/>
    <w:rsid w:val="007773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34C"/>
  </w:style>
  <w:style w:type="paragraph" w:styleId="Footer">
    <w:name w:val="footer"/>
    <w:basedOn w:val="Normal"/>
    <w:link w:val="FooterChar"/>
    <w:uiPriority w:val="99"/>
    <w:unhideWhenUsed/>
    <w:rsid w:val="007773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34C"/>
  </w:style>
  <w:style w:type="paragraph" w:styleId="NormalWeb">
    <w:name w:val="Normal (Web)"/>
    <w:basedOn w:val="Normal"/>
    <w:uiPriority w:val="99"/>
    <w:unhideWhenUsed/>
    <w:rsid w:val="007802AE"/>
    <w:pPr>
      <w:spacing w:after="160" w:line="259" w:lineRule="auto"/>
    </w:pPr>
    <w:rPr>
      <w:rFonts w:ascii="Times New Roman" w:hAnsi="Times New Roman" w:cs="Times New Roman"/>
      <w:sz w:val="24"/>
      <w:szCs w:val="24"/>
    </w:rPr>
  </w:style>
  <w:style w:type="table" w:styleId="TableGrid">
    <w:name w:val="Table Grid"/>
    <w:basedOn w:val="TableNormal"/>
    <w:uiPriority w:val="59"/>
    <w:rsid w:val="00467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F85A6E"/>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85A6E"/>
    <w:rPr>
      <w:b/>
      <w:bCs/>
    </w:rPr>
  </w:style>
  <w:style w:type="character" w:customStyle="1" w:styleId="Heading1Char">
    <w:name w:val="Heading 1 Char"/>
    <w:basedOn w:val="DefaultParagraphFont"/>
    <w:link w:val="Heading1"/>
    <w:uiPriority w:val="9"/>
    <w:rsid w:val="005B09DF"/>
    <w:rPr>
      <w:rFonts w:ascii="Times New Roman" w:eastAsiaTheme="majorEastAsia" w:hAnsi="Times New Roman" w:cs="Times New Roman"/>
      <w:color w:val="000000" w:themeColor="text1"/>
      <w:sz w:val="52"/>
      <w:szCs w:val="52"/>
    </w:rPr>
  </w:style>
  <w:style w:type="character" w:customStyle="1" w:styleId="Heading2Char">
    <w:name w:val="Heading 2 Char"/>
    <w:basedOn w:val="DefaultParagraphFont"/>
    <w:link w:val="Heading2"/>
    <w:uiPriority w:val="9"/>
    <w:rsid w:val="005B09DF"/>
    <w:rPr>
      <w:rFonts w:ascii="Times New Roman" w:eastAsiaTheme="majorEastAsia" w:hAnsi="Times New Roman" w:cs="Times New Roman"/>
      <w:color w:val="000000" w:themeColor="text1"/>
      <w:sz w:val="72"/>
      <w:szCs w:val="72"/>
    </w:rPr>
  </w:style>
  <w:style w:type="character" w:customStyle="1" w:styleId="Heading3Char">
    <w:name w:val="Heading 3 Char"/>
    <w:basedOn w:val="DefaultParagraphFont"/>
    <w:link w:val="Heading3"/>
    <w:uiPriority w:val="9"/>
    <w:rsid w:val="005B09DF"/>
    <w:rPr>
      <w:rFonts w:ascii="Times New Roman" w:eastAsiaTheme="majorEastAsia" w:hAnsi="Times New Roman" w:cs="Times New Roman"/>
      <w:color w:val="000000" w:themeColor="text1"/>
      <w:sz w:val="24"/>
      <w:szCs w:val="24"/>
    </w:rPr>
  </w:style>
  <w:style w:type="character" w:styleId="HTMLCite">
    <w:name w:val="HTML Cite"/>
    <w:basedOn w:val="DefaultParagraphFont"/>
    <w:uiPriority w:val="99"/>
    <w:semiHidden/>
    <w:unhideWhenUsed/>
    <w:rsid w:val="002C2234"/>
    <w:rPr>
      <w:i/>
      <w:iCs/>
    </w:rPr>
  </w:style>
  <w:style w:type="character" w:styleId="Hyperlink">
    <w:name w:val="Hyperlink"/>
    <w:basedOn w:val="DefaultParagraphFont"/>
    <w:uiPriority w:val="99"/>
    <w:unhideWhenUsed/>
    <w:rsid w:val="002C2234"/>
    <w:rPr>
      <w:color w:val="0000FF"/>
      <w:u w:val="single"/>
    </w:rPr>
  </w:style>
  <w:style w:type="character" w:customStyle="1" w:styleId="gmaildefault">
    <w:name w:val="gmail_default"/>
    <w:basedOn w:val="DefaultParagraphFont"/>
    <w:rsid w:val="002C2234"/>
  </w:style>
  <w:style w:type="character" w:customStyle="1" w:styleId="il">
    <w:name w:val="il"/>
    <w:basedOn w:val="DefaultParagraphFont"/>
    <w:rsid w:val="00645DE1"/>
  </w:style>
  <w:style w:type="paragraph" w:styleId="Revision">
    <w:name w:val="Revision"/>
    <w:hidden/>
    <w:uiPriority w:val="99"/>
    <w:semiHidden/>
    <w:rsid w:val="001020ED"/>
    <w:pPr>
      <w:spacing w:after="0" w:line="240" w:lineRule="auto"/>
    </w:pPr>
  </w:style>
  <w:style w:type="character" w:styleId="UnresolvedMention">
    <w:name w:val="Unresolved Mention"/>
    <w:basedOn w:val="DefaultParagraphFont"/>
    <w:uiPriority w:val="99"/>
    <w:semiHidden/>
    <w:unhideWhenUsed/>
    <w:rsid w:val="004D7266"/>
    <w:rPr>
      <w:color w:val="605E5C"/>
      <w:shd w:val="clear" w:color="auto" w:fill="E1DFDD"/>
    </w:rPr>
  </w:style>
  <w:style w:type="character" w:customStyle="1" w:styleId="cf01">
    <w:name w:val="cf01"/>
    <w:basedOn w:val="DefaultParagraphFont"/>
    <w:rsid w:val="004332F1"/>
    <w:rPr>
      <w:rFonts w:ascii="Segoe UI" w:hAnsi="Segoe UI" w:cs="Segoe UI" w:hint="default"/>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QQuestionTable">
    <w:name w:val="QQuestionTable"/>
    <w:uiPriority w:val="99"/>
    <w:qFormat/>
    <w:rsid w:val="00957B8A"/>
    <w:pPr>
      <w:spacing w:after="0" w:line="240" w:lineRule="auto"/>
      <w:jc w:val="center"/>
    </w:pPr>
    <w:rPr>
      <w:rFonts w:asciiTheme="minorHAnsi" w:eastAsiaTheme="minorEastAsia" w:hAnsiTheme="minorHAnsi" w:cstheme="minorBidi"/>
      <w:sz w:val="20"/>
      <w:szCs w:val="20"/>
    </w:r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tcPr>
    </w:tblStylePr>
  </w:style>
  <w:style w:type="table" w:customStyle="1" w:styleId="QQuestionIconTable">
    <w:name w:val="QQuestionIconTable"/>
    <w:uiPriority w:val="99"/>
    <w:qFormat/>
    <w:rsid w:val="00957B8A"/>
    <w:pPr>
      <w:spacing w:after="0" w:line="240" w:lineRule="auto"/>
      <w:jc w:val="center"/>
    </w:pPr>
    <w:rPr>
      <w:rFonts w:asciiTheme="minorHAnsi" w:eastAsiaTheme="minorEastAsia" w:hAnsiTheme="minorHAnsi" w:cstheme="minorBidi"/>
    </w:rPr>
    <w:tblPr>
      <w:tblInd w:w="0" w:type="dxa"/>
      <w:tblCellMar>
        <w:top w:w="0" w:type="dxa"/>
        <w:left w:w="10" w:type="dxa"/>
        <w:bottom w:w="0" w:type="dxa"/>
        <w:right w:w="10" w:type="dxa"/>
      </w:tblCellMar>
    </w:tblPr>
    <w:tcPr>
      <w:shd w:val="clear" w:color="auto" w:fill="auto"/>
      <w:vAlign w:val="center"/>
    </w:tcPr>
  </w:style>
  <w:style w:type="numbering" w:customStyle="1" w:styleId="Singlepunch">
    <w:name w:val="Single punch"/>
    <w:rsid w:val="00957B8A"/>
    <w:pPr>
      <w:numPr>
        <w:numId w:val="6"/>
      </w:numPr>
    </w:pPr>
  </w:style>
  <w:style w:type="paragraph" w:customStyle="1" w:styleId="H2">
    <w:name w:val="H2"/>
    <w:next w:val="Normal"/>
    <w:rsid w:val="00957B8A"/>
    <w:pPr>
      <w:spacing w:after="240" w:line="240" w:lineRule="auto"/>
    </w:pPr>
    <w:rPr>
      <w:rFonts w:asciiTheme="minorHAnsi" w:eastAsiaTheme="minorEastAsia" w:hAnsiTheme="minorHAnsi" w:cstheme="minorBidi"/>
      <w:b/>
      <w:color w:val="000000"/>
      <w:sz w:val="48"/>
      <w:szCs w:val="48"/>
    </w:rPr>
  </w:style>
  <w:style w:type="paragraph" w:customStyle="1" w:styleId="BlockStartLabel">
    <w:name w:val="BlockStartLabel"/>
    <w:basedOn w:val="Normal"/>
    <w:qFormat/>
    <w:rsid w:val="00957B8A"/>
    <w:pPr>
      <w:spacing w:before="120" w:after="120" w:line="240" w:lineRule="auto"/>
    </w:pPr>
    <w:rPr>
      <w:rFonts w:asciiTheme="minorHAnsi" w:eastAsiaTheme="minorEastAsia" w:hAnsiTheme="minorHAnsi" w:cstheme="minorBidi"/>
      <w:b/>
      <w:color w:val="CCCCCC"/>
    </w:rPr>
  </w:style>
  <w:style w:type="paragraph" w:customStyle="1" w:styleId="BlockEndLabel">
    <w:name w:val="BlockEndLabel"/>
    <w:basedOn w:val="Normal"/>
    <w:qFormat/>
    <w:rsid w:val="00957B8A"/>
    <w:pPr>
      <w:spacing w:before="120" w:after="0" w:line="240" w:lineRule="auto"/>
    </w:pPr>
    <w:rPr>
      <w:rFonts w:asciiTheme="minorHAnsi" w:eastAsiaTheme="minorEastAsia" w:hAnsiTheme="minorHAnsi" w:cstheme="minorBidi"/>
      <w:b/>
      <w:color w:val="CCCCCC"/>
    </w:rPr>
  </w:style>
  <w:style w:type="paragraph" w:customStyle="1" w:styleId="BlockSeparator">
    <w:name w:val="BlockSeparator"/>
    <w:basedOn w:val="Normal"/>
    <w:qFormat/>
    <w:rsid w:val="00957B8A"/>
    <w:pPr>
      <w:pBdr>
        <w:bottom w:val="single" w:sz="8" w:space="0" w:color="CCCCCC"/>
      </w:pBdr>
      <w:spacing w:after="0" w:line="120" w:lineRule="auto"/>
      <w:jc w:val="center"/>
    </w:pPr>
    <w:rPr>
      <w:rFonts w:asciiTheme="minorHAnsi" w:eastAsiaTheme="minorEastAsia" w:hAnsiTheme="minorHAnsi" w:cstheme="minorBidi"/>
      <w:b/>
      <w:color w:val="CCCCCC"/>
    </w:rPr>
  </w:style>
  <w:style w:type="paragraph" w:customStyle="1" w:styleId="QuestionSeparator">
    <w:name w:val="QuestionSeparator"/>
    <w:basedOn w:val="Normal"/>
    <w:qFormat/>
    <w:rsid w:val="00957B8A"/>
    <w:pPr>
      <w:pBdr>
        <w:top w:val="dashed" w:sz="8" w:space="0" w:color="CCCCCC"/>
      </w:pBdr>
      <w:spacing w:before="120" w:after="120" w:line="120" w:lineRule="auto"/>
    </w:pPr>
    <w:rPr>
      <w:rFonts w:asciiTheme="minorHAnsi" w:eastAsiaTheme="minorEastAsia" w:hAnsiTheme="minorHAnsi" w:cstheme="minorBidi"/>
    </w:rPr>
  </w:style>
  <w:style w:type="paragraph" w:customStyle="1" w:styleId="TextEntryLine">
    <w:name w:val="TextEntryLine"/>
    <w:basedOn w:val="Normal"/>
    <w:qFormat/>
    <w:rsid w:val="00957B8A"/>
    <w:pPr>
      <w:spacing w:before="240" w:after="0" w:line="240" w:lineRule="auto"/>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2559">
      <w:bodyDiv w:val="1"/>
      <w:marLeft w:val="0"/>
      <w:marRight w:val="0"/>
      <w:marTop w:val="0"/>
      <w:marBottom w:val="0"/>
      <w:divBdr>
        <w:top w:val="none" w:sz="0" w:space="0" w:color="auto"/>
        <w:left w:val="none" w:sz="0" w:space="0" w:color="auto"/>
        <w:bottom w:val="none" w:sz="0" w:space="0" w:color="auto"/>
        <w:right w:val="none" w:sz="0" w:space="0" w:color="auto"/>
      </w:divBdr>
    </w:div>
    <w:div w:id="93869916">
      <w:bodyDiv w:val="1"/>
      <w:marLeft w:val="0"/>
      <w:marRight w:val="0"/>
      <w:marTop w:val="0"/>
      <w:marBottom w:val="0"/>
      <w:divBdr>
        <w:top w:val="none" w:sz="0" w:space="0" w:color="auto"/>
        <w:left w:val="none" w:sz="0" w:space="0" w:color="auto"/>
        <w:bottom w:val="none" w:sz="0" w:space="0" w:color="auto"/>
        <w:right w:val="none" w:sz="0" w:space="0" w:color="auto"/>
      </w:divBdr>
    </w:div>
    <w:div w:id="194122823">
      <w:bodyDiv w:val="1"/>
      <w:marLeft w:val="0"/>
      <w:marRight w:val="0"/>
      <w:marTop w:val="0"/>
      <w:marBottom w:val="0"/>
      <w:divBdr>
        <w:top w:val="none" w:sz="0" w:space="0" w:color="auto"/>
        <w:left w:val="none" w:sz="0" w:space="0" w:color="auto"/>
        <w:bottom w:val="none" w:sz="0" w:space="0" w:color="auto"/>
        <w:right w:val="none" w:sz="0" w:space="0" w:color="auto"/>
      </w:divBdr>
    </w:div>
    <w:div w:id="437797618">
      <w:bodyDiv w:val="1"/>
      <w:marLeft w:val="0"/>
      <w:marRight w:val="0"/>
      <w:marTop w:val="0"/>
      <w:marBottom w:val="0"/>
      <w:divBdr>
        <w:top w:val="none" w:sz="0" w:space="0" w:color="auto"/>
        <w:left w:val="none" w:sz="0" w:space="0" w:color="auto"/>
        <w:bottom w:val="none" w:sz="0" w:space="0" w:color="auto"/>
        <w:right w:val="none" w:sz="0" w:space="0" w:color="auto"/>
      </w:divBdr>
    </w:div>
    <w:div w:id="1033384581">
      <w:bodyDiv w:val="1"/>
      <w:marLeft w:val="0"/>
      <w:marRight w:val="0"/>
      <w:marTop w:val="0"/>
      <w:marBottom w:val="0"/>
      <w:divBdr>
        <w:top w:val="none" w:sz="0" w:space="0" w:color="auto"/>
        <w:left w:val="none" w:sz="0" w:space="0" w:color="auto"/>
        <w:bottom w:val="none" w:sz="0" w:space="0" w:color="auto"/>
        <w:right w:val="none" w:sz="0" w:space="0" w:color="auto"/>
      </w:divBdr>
    </w:div>
    <w:div w:id="1093088694">
      <w:bodyDiv w:val="1"/>
      <w:marLeft w:val="0"/>
      <w:marRight w:val="0"/>
      <w:marTop w:val="0"/>
      <w:marBottom w:val="0"/>
      <w:divBdr>
        <w:top w:val="none" w:sz="0" w:space="0" w:color="auto"/>
        <w:left w:val="none" w:sz="0" w:space="0" w:color="auto"/>
        <w:bottom w:val="none" w:sz="0" w:space="0" w:color="auto"/>
        <w:right w:val="none" w:sz="0" w:space="0" w:color="auto"/>
      </w:divBdr>
    </w:div>
    <w:div w:id="1196044862">
      <w:bodyDiv w:val="1"/>
      <w:marLeft w:val="0"/>
      <w:marRight w:val="0"/>
      <w:marTop w:val="0"/>
      <w:marBottom w:val="0"/>
      <w:divBdr>
        <w:top w:val="none" w:sz="0" w:space="0" w:color="auto"/>
        <w:left w:val="none" w:sz="0" w:space="0" w:color="auto"/>
        <w:bottom w:val="none" w:sz="0" w:space="0" w:color="auto"/>
        <w:right w:val="none" w:sz="0" w:space="0" w:color="auto"/>
      </w:divBdr>
    </w:div>
    <w:div w:id="1805925556">
      <w:bodyDiv w:val="1"/>
      <w:marLeft w:val="0"/>
      <w:marRight w:val="0"/>
      <w:marTop w:val="0"/>
      <w:marBottom w:val="0"/>
      <w:divBdr>
        <w:top w:val="none" w:sz="0" w:space="0" w:color="auto"/>
        <w:left w:val="none" w:sz="0" w:space="0" w:color="auto"/>
        <w:bottom w:val="none" w:sz="0" w:space="0" w:color="auto"/>
        <w:right w:val="none" w:sz="0" w:space="0" w:color="auto"/>
      </w:divBdr>
    </w:div>
    <w:div w:id="1818759986">
      <w:bodyDiv w:val="1"/>
      <w:marLeft w:val="0"/>
      <w:marRight w:val="0"/>
      <w:marTop w:val="0"/>
      <w:marBottom w:val="0"/>
      <w:divBdr>
        <w:top w:val="none" w:sz="0" w:space="0" w:color="auto"/>
        <w:left w:val="none" w:sz="0" w:space="0" w:color="auto"/>
        <w:bottom w:val="none" w:sz="0" w:space="0" w:color="auto"/>
        <w:right w:val="none" w:sz="0" w:space="0" w:color="auto"/>
      </w:divBdr>
    </w:div>
    <w:div w:id="20535767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1.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2.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9d62d14-ecb7-4b7a-9002-1cff465f9e7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48D1F4767E6A743813CDA8E0E66FB19" ma:contentTypeVersion="15" ma:contentTypeDescription="Create a new document." ma:contentTypeScope="" ma:versionID="d50b21dea82aba1383fd0f673f11c2cf">
  <xsd:schema xmlns:xsd="http://www.w3.org/2001/XMLSchema" xmlns:xs="http://www.w3.org/2001/XMLSchema" xmlns:p="http://schemas.microsoft.com/office/2006/metadata/properties" xmlns:ns3="19d62d14-ecb7-4b7a-9002-1cff465f9e73" xmlns:ns4="4fe50407-87a7-4c3d-9bd9-3f7ae928285c" targetNamespace="http://schemas.microsoft.com/office/2006/metadata/properties" ma:root="true" ma:fieldsID="7b404ab6a7f286a7a4697f86c059ad43" ns3:_="" ns4:_="">
    <xsd:import namespace="19d62d14-ecb7-4b7a-9002-1cff465f9e73"/>
    <xsd:import namespace="4fe50407-87a7-4c3d-9bd9-3f7ae928285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d62d14-ecb7-4b7a-9002-1cff465f9e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e50407-87a7-4c3d-9bd9-3f7ae928285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oDzx90NKUKWroY71T31heAOROw==">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</go:docsCustomData>
</go:gDocsCustomXmlDataStorage>
</file>

<file path=customXml/itemProps1.xml><?xml version="1.0" encoding="utf-8"?>
<ds:datastoreItem xmlns:ds="http://schemas.openxmlformats.org/officeDocument/2006/customXml" ds:itemID="{F9918241-D2FD-4F8E-8331-D3BACAF82EDC}">
  <ds:schemaRefs>
    <ds:schemaRef ds:uri="http://schemas.microsoft.com/office/2006/metadata/properties"/>
    <ds:schemaRef ds:uri="http://schemas.microsoft.com/office/infopath/2007/PartnerControls"/>
    <ds:schemaRef ds:uri="19d62d14-ecb7-4b7a-9002-1cff465f9e73"/>
  </ds:schemaRefs>
</ds:datastoreItem>
</file>

<file path=customXml/itemProps2.xml><?xml version="1.0" encoding="utf-8"?>
<ds:datastoreItem xmlns:ds="http://schemas.openxmlformats.org/officeDocument/2006/customXml" ds:itemID="{495717A4-78D9-4D2E-B487-E83B46BDE148}">
  <ds:schemaRefs>
    <ds:schemaRef ds:uri="http://schemas.microsoft.com/sharepoint/v3/contenttype/forms"/>
  </ds:schemaRefs>
</ds:datastoreItem>
</file>

<file path=customXml/itemProps3.xml><?xml version="1.0" encoding="utf-8"?>
<ds:datastoreItem xmlns:ds="http://schemas.openxmlformats.org/officeDocument/2006/customXml" ds:itemID="{5B793EE8-3A08-4375-83A0-06BCD2D521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d62d14-ecb7-4b7a-9002-1cff465f9e73"/>
    <ds:schemaRef ds:uri="4fe50407-87a7-4c3d-9bd9-3f7ae92828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17557</Words>
  <Characters>97269</Characters>
  <Application>Microsoft Office Word</Application>
  <DocSecurity>0</DocSecurity>
  <Lines>4631</Lines>
  <Paragraphs>3021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Victoria Schmer</cp:lastModifiedBy>
  <cp:revision>3</cp:revision>
  <dcterms:created xsi:type="dcterms:W3CDTF">2024-04-28T22:25:00Z</dcterms:created>
  <dcterms:modified xsi:type="dcterms:W3CDTF">2024-04-28T22:25:00Z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828fe0c3d6d1dff6d3dd3a054e8a74874a9409e4d5288ade41ac00dd538922e3</vt:lpwstr>
  </property>
  <property fmtid="{D5CDD505-2E9C-101B-9397-08002B2CF9AE}" pid="3" name="ContentTypeId">
    <vt:lpwstr>0x010100F48D1F4767E6A743813CDA8E0E66FB19</vt:lpwstr>
  </property>
</Properties>
</file>